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0F96DD9F" wp14:editId="29C0DF87">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ins w:id="4" w:author="Avin Mathew" w:date="2012-07-05T13:03:00Z">
        <w:r w:rsidR="00F5314C" w:rsidRPr="00F5314C">
          <w:rPr>
            <w:b/>
            <w:sz w:val="48"/>
            <w:szCs w:val="36"/>
          </w:rPr>
          <w:t>™</w:t>
        </w:r>
      </w:ins>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proofErr w:type="gramStart"/>
      <w:r>
        <w:rPr>
          <w:b/>
          <w:sz w:val="32"/>
          <w:szCs w:val="32"/>
        </w:rPr>
        <w:t>v</w:t>
      </w:r>
      <w:r w:rsidR="00AA62C1">
        <w:rPr>
          <w:b/>
          <w:sz w:val="32"/>
          <w:szCs w:val="32"/>
        </w:rPr>
        <w:t>1.0</w:t>
      </w:r>
      <w:proofErr w:type="gramEnd"/>
      <w:r w:rsidR="00AA62C1">
        <w:rPr>
          <w:b/>
          <w:sz w:val="32"/>
          <w:szCs w:val="32"/>
        </w:rPr>
        <w:t xml:space="preserve"> </w:t>
      </w:r>
      <w:r>
        <w:rPr>
          <w:b/>
          <w:sz w:val="32"/>
          <w:szCs w:val="32"/>
        </w:rPr>
        <w:t>RC</w:t>
      </w:r>
      <w:del w:id="5" w:author="Avin Mathew" w:date="2012-05-16T07:54:00Z">
        <w:r w:rsidR="006F792E" w:rsidDel="0027453A">
          <w:rPr>
            <w:b/>
            <w:sz w:val="32"/>
            <w:szCs w:val="32"/>
          </w:rPr>
          <w:delText>3</w:delText>
        </w:r>
      </w:del>
      <w:ins w:id="6" w:author="Avin Mathew" w:date="2012-05-16T07:54:00Z">
        <w:r w:rsidR="0027453A">
          <w:rPr>
            <w:b/>
            <w:sz w:val="32"/>
            <w:szCs w:val="32"/>
          </w:rPr>
          <w:t>4</w:t>
        </w:r>
      </w:ins>
    </w:p>
    <w:p w:rsidR="00FB1B81" w:rsidRPr="00A97BE0" w:rsidRDefault="00FB1B81" w:rsidP="0029293E">
      <w:pPr>
        <w:jc w:val="center"/>
        <w:rPr>
          <w:b/>
          <w:sz w:val="48"/>
          <w:szCs w:val="36"/>
        </w:rPr>
      </w:pPr>
    </w:p>
    <w:p w:rsidR="003D2CB3" w:rsidRDefault="00416985" w:rsidP="003D2CB3">
      <w:r>
        <w:t xml:space="preserve">This document defines the </w:t>
      </w:r>
      <w:proofErr w:type="spellStart"/>
      <w:r>
        <w:t>Open</w:t>
      </w:r>
      <w:r w:rsidR="005C7DB1">
        <w:t>O&amp;M</w:t>
      </w:r>
      <w:proofErr w:type="spellEnd"/>
      <w:r w:rsidR="005C7DB1">
        <w:t xml:space="preserve">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t>
      </w:r>
      <w:del w:id="7" w:author="Avin Mathew" w:date="2012-05-16T07:55:00Z">
        <w:r w:rsidDel="0027453A">
          <w:delText xml:space="preserve">web </w:delText>
        </w:r>
      </w:del>
      <w:r>
        <w:t xml:space="preserve">services for the registry, and a normative </w:t>
      </w:r>
      <w:r w:rsidR="005C7DB1">
        <w:t>XML</w:t>
      </w:r>
      <w:r w:rsidR="00100EF1">
        <w:t xml:space="preserve"> Schema/WSDL</w:t>
      </w:r>
      <w:r w:rsidR="005C7DB1">
        <w:t xml:space="preserve"> </w:t>
      </w:r>
      <w:r>
        <w:t xml:space="preserve">specification </w:t>
      </w:r>
      <w:ins w:id="8" w:author="Avin Mathew" w:date="2012-05-16T07:55:00Z">
        <w:r w:rsidR="0027453A">
          <w:t xml:space="preserve">as well as a message model </w:t>
        </w:r>
      </w:ins>
      <w:r>
        <w:t xml:space="preserve">for the </w:t>
      </w:r>
      <w:del w:id="9" w:author="Avin Mathew" w:date="2012-05-16T07:55:00Z">
        <w:r w:rsidDel="0027453A">
          <w:delText xml:space="preserve">web </w:delText>
        </w:r>
      </w:del>
      <w:r>
        <w:t>services.</w:t>
      </w:r>
    </w:p>
    <w:p w:rsidR="00FB1B81" w:rsidRDefault="00FB1B81" w:rsidP="00416985"/>
    <w:p w:rsidR="009E6976" w:rsidRPr="009E6976" w:rsidRDefault="009E6976" w:rsidP="009E6976">
      <w:pPr>
        <w:jc w:val="center"/>
        <w:rPr>
          <w:sz w:val="16"/>
          <w:szCs w:val="16"/>
        </w:rPr>
      </w:pPr>
      <w:proofErr w:type="spellStart"/>
      <w:r w:rsidRPr="009E6976">
        <w:rPr>
          <w:sz w:val="16"/>
          <w:szCs w:val="16"/>
        </w:rPr>
        <w:t>OpenO&amp;M</w:t>
      </w:r>
      <w:proofErr w:type="spellEnd"/>
      <w:del w:id="10" w:author="Avin Mathew" w:date="2012-07-05T13:03:00Z">
        <w:r w:rsidRPr="009E6976" w:rsidDel="00F5314C">
          <w:rPr>
            <w:sz w:val="16"/>
            <w:szCs w:val="16"/>
          </w:rPr>
          <w:delText>™</w:delText>
        </w:r>
      </w:del>
      <w:r w:rsidRPr="009E6976">
        <w:rPr>
          <w:sz w:val="16"/>
          <w:szCs w:val="16"/>
        </w:rPr>
        <w:t xml:space="preserve"> Common Interop</w:t>
      </w:r>
      <w:r w:rsidR="00416985">
        <w:rPr>
          <w:sz w:val="16"/>
          <w:szCs w:val="16"/>
        </w:rPr>
        <w:t>erability</w:t>
      </w:r>
      <w:r w:rsidRPr="009E6976">
        <w:rPr>
          <w:sz w:val="16"/>
          <w:szCs w:val="16"/>
        </w:rPr>
        <w:t xml:space="preserve"> Registry (CIR)</w:t>
      </w:r>
    </w:p>
    <w:p w:rsidR="009E6976" w:rsidRPr="009E6976" w:rsidDel="00716A84" w:rsidRDefault="00AA62C1" w:rsidP="009E6976">
      <w:pPr>
        <w:jc w:val="center"/>
        <w:rPr>
          <w:del w:id="11" w:author="Avin Mathew" w:date="2012-06-26T11:36:00Z"/>
          <w:sz w:val="16"/>
          <w:szCs w:val="16"/>
        </w:rPr>
      </w:pPr>
      <w:proofErr w:type="gramStart"/>
      <w:r>
        <w:rPr>
          <w:sz w:val="16"/>
          <w:szCs w:val="16"/>
        </w:rPr>
        <w:t>Copyright 201</w:t>
      </w:r>
      <w:del w:id="12" w:author="Avin Mathew" w:date="2012-06-20T10:43:00Z">
        <w:r w:rsidR="00416985" w:rsidDel="00226F55">
          <w:rPr>
            <w:sz w:val="16"/>
            <w:szCs w:val="16"/>
          </w:rPr>
          <w:delText>1</w:delText>
        </w:r>
      </w:del>
      <w:ins w:id="13" w:author="Avin Mathew" w:date="2012-06-20T10:43:00Z">
        <w:r w:rsidR="00226F55">
          <w:rPr>
            <w:sz w:val="16"/>
            <w:szCs w:val="16"/>
          </w:rPr>
          <w:t>2</w:t>
        </w:r>
      </w:ins>
      <w:del w:id="14" w:author="Avin Mathew" w:date="2012-06-26T11:36:00Z">
        <w:r w:rsidR="009E6976" w:rsidRPr="009E6976" w:rsidDel="00716A84">
          <w:rPr>
            <w:sz w:val="16"/>
            <w:szCs w:val="16"/>
          </w:rPr>
          <w:delText>.</w:delText>
        </w:r>
      </w:del>
      <w:r w:rsidR="009E6976" w:rsidRPr="009E6976">
        <w:rPr>
          <w:sz w:val="16"/>
          <w:szCs w:val="16"/>
        </w:rPr>
        <w:t xml:space="preserve"> MIMOSA</w:t>
      </w:r>
      <w:ins w:id="15" w:author="Avin Mathew" w:date="2012-06-26T11:36:00Z">
        <w:r w:rsidR="00716A84">
          <w:rPr>
            <w:sz w:val="16"/>
            <w:szCs w:val="16"/>
          </w:rPr>
          <w:t>.</w:t>
        </w:r>
        <w:proofErr w:type="gramEnd"/>
        <w:r w:rsidR="00716A84">
          <w:rPr>
            <w:sz w:val="16"/>
            <w:szCs w:val="16"/>
          </w:rPr>
          <w:t xml:space="preserve"> </w:t>
        </w:r>
      </w:ins>
    </w:p>
    <w:p w:rsidR="00716A84" w:rsidRDefault="009E6976" w:rsidP="009E6976">
      <w:pPr>
        <w:jc w:val="center"/>
        <w:rPr>
          <w:ins w:id="16" w:author="Avin Mathew" w:date="2012-06-26T11:36:00Z"/>
          <w:sz w:val="16"/>
          <w:szCs w:val="16"/>
        </w:rPr>
      </w:pPr>
      <w:r w:rsidRPr="009E6976">
        <w:rPr>
          <w:sz w:val="16"/>
          <w:szCs w:val="16"/>
        </w:rPr>
        <w:t>All Right</w:t>
      </w:r>
      <w:r w:rsidR="00CD0782">
        <w:rPr>
          <w:sz w:val="16"/>
          <w:szCs w:val="16"/>
        </w:rPr>
        <w:t>s Reserved.</w:t>
      </w:r>
      <w:del w:id="17" w:author="Avin Mathew" w:date="2012-06-26T11:36:00Z">
        <w:r w:rsidR="00CD0782" w:rsidDel="00716A84">
          <w:rPr>
            <w:sz w:val="16"/>
            <w:szCs w:val="16"/>
          </w:rPr>
          <w:delText xml:space="preserve"> </w:delText>
        </w:r>
      </w:del>
    </w:p>
    <w:p w:rsidR="00C02368" w:rsidRDefault="00C02368" w:rsidP="009E6976">
      <w:pPr>
        <w:jc w:val="center"/>
        <w:rPr>
          <w:ins w:id="18" w:author="Avin Mathew" w:date="2012-06-26T14:23:00Z"/>
          <w:sz w:val="16"/>
          <w:szCs w:val="16"/>
        </w:rPr>
      </w:pPr>
      <w:ins w:id="19" w:author="Avin Mathew" w:date="2012-06-26T14:23:00Z">
        <w:r>
          <w:rPr>
            <w:sz w:val="16"/>
            <w:szCs w:val="16"/>
          </w:rPr>
          <w:t>http://www.openoandm.info</w:t>
        </w:r>
      </w:ins>
    </w:p>
    <w:p w:rsidR="009E6976" w:rsidRPr="009E6976" w:rsidRDefault="00CD0782" w:rsidP="009E6976">
      <w:pPr>
        <w:jc w:val="center"/>
        <w:rPr>
          <w:sz w:val="16"/>
          <w:szCs w:val="16"/>
        </w:rPr>
      </w:pPr>
      <w:r>
        <w:rPr>
          <w:sz w:val="16"/>
          <w:szCs w:val="16"/>
        </w:rPr>
        <w:t>http://www.mimosa</w:t>
      </w:r>
      <w:r w:rsidR="009E6976" w:rsidRPr="009E6976">
        <w:rPr>
          <w:sz w:val="16"/>
          <w:szCs w:val="16"/>
        </w:rPr>
        <w:t>.org</w:t>
      </w:r>
    </w:p>
    <w:p w:rsidR="009E6976" w:rsidRPr="009E6976" w:rsidDel="00AB39E3" w:rsidRDefault="009E6976" w:rsidP="00416985">
      <w:pPr>
        <w:rPr>
          <w:del w:id="20" w:author="Avin Mathew" w:date="2012-06-26T10:06:00Z"/>
        </w:rPr>
      </w:pPr>
    </w:p>
    <w:p w:rsidR="009E6976" w:rsidRPr="009E6976" w:rsidDel="00AB39E3" w:rsidRDefault="009E6976" w:rsidP="00CD0782">
      <w:pPr>
        <w:jc w:val="center"/>
        <w:rPr>
          <w:del w:id="21" w:author="Avin Mathew" w:date="2012-06-26T10:06:00Z"/>
          <w:sz w:val="16"/>
          <w:szCs w:val="16"/>
        </w:rPr>
      </w:pPr>
      <w:del w:id="22" w:author="Avin Mathew" w:date="2012-06-26T10:06:00Z">
        <w:r w:rsidRPr="009E6976" w:rsidDel="00AB39E3">
          <w:rPr>
            <w:sz w:val="16"/>
            <w:szCs w:val="16"/>
          </w:rPr>
          <w:delText>Parts derived from WBF B2MML-V0401</w:delText>
        </w:r>
      </w:del>
    </w:p>
    <w:p w:rsidR="009E6976" w:rsidDel="00AB39E3" w:rsidRDefault="009E6976" w:rsidP="009E6976">
      <w:pPr>
        <w:jc w:val="center"/>
        <w:rPr>
          <w:del w:id="23" w:author="Avin Mathew" w:date="2012-06-26T10:06:00Z"/>
          <w:sz w:val="16"/>
          <w:szCs w:val="16"/>
        </w:rPr>
      </w:pPr>
      <w:del w:id="24" w:author="Avin Mathew" w:date="2012-06-26T10:06:00Z">
        <w:r w:rsidRPr="009E6976" w:rsidDel="00AB39E3">
          <w:rPr>
            <w:sz w:val="16"/>
            <w:szCs w:val="16"/>
          </w:rPr>
          <w:delText>"The Business To Manufacturing Markup Language (B2MML) is used</w:delText>
        </w:r>
        <w:r w:rsidDel="00AB39E3">
          <w:rPr>
            <w:sz w:val="16"/>
            <w:szCs w:val="16"/>
          </w:rPr>
          <w:delText xml:space="preserve"> </w:delText>
        </w:r>
        <w:r w:rsidRPr="009E6976" w:rsidDel="00AB39E3">
          <w:rPr>
            <w:sz w:val="16"/>
            <w:szCs w:val="16"/>
          </w:rPr>
          <w:delText>courtesy of WBF."</w:delText>
        </w:r>
      </w:del>
    </w:p>
    <w:p w:rsidR="00A97BE0" w:rsidRPr="00F5314C" w:rsidRDefault="00A97BE0" w:rsidP="00F5314C">
      <w:pPr>
        <w:rPr>
          <w:rPrChange w:id="25" w:author="Avin Mathew" w:date="2012-07-05T13:06:00Z">
            <w:rPr/>
          </w:rPrChange>
        </w:rPr>
        <w:pPrChange w:id="26" w:author="Avin Mathew" w:date="2012-07-05T13:06:00Z">
          <w:pPr/>
        </w:pPrChange>
      </w:pPr>
      <w:r>
        <w:br w:type="page"/>
      </w:r>
    </w:p>
    <w:p w:rsidR="00A97BE0" w:rsidRDefault="00A97BE0" w:rsidP="00A97BE0"/>
    <w:p w:rsidR="00A97BE0" w:rsidRPr="00CB18EC" w:rsidRDefault="00A97BE0" w:rsidP="00A97BE0">
      <w:pPr>
        <w:pStyle w:val="License"/>
      </w:pPr>
      <w:r w:rsidRPr="00CB18EC">
        <w:t xml:space="preserve">Copyright </w:t>
      </w:r>
      <w:ins w:id="27" w:author="Avin Mathew" w:date="2012-06-26T10:05:00Z">
        <w:r w:rsidR="00AB39E3">
          <w:t>2012</w:t>
        </w:r>
      </w:ins>
      <w:del w:id="28" w:author="Avin Mathew" w:date="2012-06-26T10:05:00Z">
        <w:r w:rsidRPr="00CB18EC" w:rsidDel="00AB39E3">
          <w:delText>©</w:delText>
        </w:r>
      </w:del>
      <w:r w:rsidRPr="00CB18EC">
        <w:t xml:space="preserve"> MIMOSA</w:t>
      </w:r>
      <w:del w:id="29" w:author="Avin Mathew" w:date="2012-06-26T10:05:00Z">
        <w:r w:rsidRPr="00CB18EC" w:rsidDel="00AB39E3">
          <w:delText xml:space="preserve"> 201</w:delText>
        </w:r>
      </w:del>
      <w:del w:id="30" w:author="Avin Mathew" w:date="2012-05-16T09:24:00Z">
        <w:r w:rsidRPr="00CB18EC" w:rsidDel="00524D99">
          <w:delText>1</w:delText>
        </w:r>
      </w:del>
      <w:r w:rsidRPr="00CB18EC">
        <w:t>.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ins w:id="31" w:author="Avin Mathew" w:date="2012-05-16T09:29:00Z">
        <w:r w:rsidR="00524D99">
          <w:t>s</w:t>
        </w:r>
      </w:ins>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pPr>
        <w:pStyle w:val="Title"/>
        <w:pPrChange w:id="32" w:author="Avin Mathew" w:date="2012-06-22T10:19:00Z">
          <w:pPr>
            <w:jc w:val="center"/>
          </w:pPr>
        </w:pPrChange>
      </w:pPr>
      <w:r>
        <w:br w:type="page"/>
      </w:r>
      <w:r w:rsidR="00941405" w:rsidRPr="00A97BE0">
        <w:lastRenderedPageBreak/>
        <w:t>Table of Contents</w:t>
      </w:r>
    </w:p>
    <w:p w:rsidR="00825EBD" w:rsidDel="00524D99" w:rsidRDefault="00941405">
      <w:pPr>
        <w:pStyle w:val="TOC1"/>
        <w:tabs>
          <w:tab w:val="left" w:pos="440"/>
          <w:tab w:val="right" w:leader="dot" w:pos="8630"/>
        </w:tabs>
        <w:rPr>
          <w:del w:id="33" w:author="Avin Mathew" w:date="2012-05-16T09:30:00Z"/>
          <w:rFonts w:asciiTheme="minorHAnsi" w:eastAsiaTheme="minorEastAsia" w:hAnsiTheme="minorHAnsi" w:cstheme="minorBidi"/>
          <w:noProof/>
          <w:szCs w:val="22"/>
          <w:lang w:val="en-AU" w:eastAsia="en-AU"/>
        </w:rPr>
      </w:pPr>
      <w:del w:id="34" w:author="Avin Mathew" w:date="2012-07-05T13:05:00Z">
        <w:r w:rsidDel="00F5314C">
          <w:fldChar w:fldCharType="begin"/>
        </w:r>
        <w:r w:rsidDel="00F5314C">
          <w:delInstrText xml:space="preserve"> TOC \o "1-3" \h \z \u </w:delInstrText>
        </w:r>
        <w:r w:rsidDel="00F5314C">
          <w:fldChar w:fldCharType="separate"/>
        </w:r>
      </w:del>
      <w:del w:id="35" w:author="Avin Mathew" w:date="2012-05-16T09:30:00Z">
        <w:r w:rsidR="00825EBD" w:rsidRPr="00524D99" w:rsidDel="00524D99">
          <w:rPr>
            <w:noProof/>
            <w:rPrChange w:id="36" w:author="Avin Mathew" w:date="2012-05-16T09:30:00Z">
              <w:rPr>
                <w:rStyle w:val="Hyperlink"/>
                <w:noProof/>
              </w:rPr>
            </w:rPrChange>
          </w:rPr>
          <w:delText>1</w:delText>
        </w:r>
        <w:r w:rsidR="00825EBD" w:rsidDel="00524D99">
          <w:rPr>
            <w:rFonts w:asciiTheme="minorHAnsi" w:eastAsiaTheme="minorEastAsia" w:hAnsiTheme="minorHAnsi" w:cstheme="minorBidi"/>
            <w:noProof/>
            <w:szCs w:val="22"/>
            <w:lang w:val="en-AU" w:eastAsia="en-AU"/>
          </w:rPr>
          <w:tab/>
        </w:r>
        <w:r w:rsidR="00825EBD" w:rsidRPr="00524D99" w:rsidDel="00524D99">
          <w:rPr>
            <w:noProof/>
            <w:rPrChange w:id="37" w:author="Avin Mathew" w:date="2012-05-16T09:30:00Z">
              <w:rPr>
                <w:rStyle w:val="Hyperlink"/>
                <w:noProof/>
              </w:rPr>
            </w:rPrChange>
          </w:rPr>
          <w:delText>Common Interoperability Registry</w:delText>
        </w:r>
        <w:r w:rsidR="00825EBD" w:rsidDel="00524D99">
          <w:rPr>
            <w:noProof/>
            <w:webHidden/>
          </w:rPr>
          <w:tab/>
          <w:delText>4</w:delText>
        </w:r>
      </w:del>
    </w:p>
    <w:p w:rsidR="00825EBD" w:rsidDel="00524D99" w:rsidRDefault="00825EBD">
      <w:pPr>
        <w:pStyle w:val="TOC1"/>
        <w:tabs>
          <w:tab w:val="left" w:pos="440"/>
          <w:tab w:val="right" w:leader="dot" w:pos="8630"/>
        </w:tabs>
        <w:rPr>
          <w:del w:id="38" w:author="Avin Mathew" w:date="2012-05-16T09:30:00Z"/>
          <w:rFonts w:asciiTheme="minorHAnsi" w:eastAsiaTheme="minorEastAsia" w:hAnsiTheme="minorHAnsi" w:cstheme="minorBidi"/>
          <w:noProof/>
          <w:szCs w:val="22"/>
          <w:lang w:val="en-AU" w:eastAsia="en-AU"/>
        </w:rPr>
      </w:pPr>
      <w:del w:id="39" w:author="Avin Mathew" w:date="2012-05-16T09:30:00Z">
        <w:r w:rsidRPr="00524D99" w:rsidDel="00524D99">
          <w:rPr>
            <w:noProof/>
            <w:rPrChange w:id="40" w:author="Avin Mathew" w:date="2012-05-16T09:30:00Z">
              <w:rPr>
                <w:rStyle w:val="Hyperlink"/>
                <w:noProof/>
              </w:rPr>
            </w:rPrChange>
          </w:rPr>
          <w:delText>2</w:delText>
        </w:r>
        <w:r w:rsidDel="00524D99">
          <w:rPr>
            <w:rFonts w:asciiTheme="minorHAnsi" w:eastAsiaTheme="minorEastAsia" w:hAnsiTheme="minorHAnsi" w:cstheme="minorBidi"/>
            <w:noProof/>
            <w:szCs w:val="22"/>
            <w:lang w:val="en-AU" w:eastAsia="en-AU"/>
          </w:rPr>
          <w:tab/>
        </w:r>
        <w:r w:rsidRPr="00524D99" w:rsidDel="00524D99">
          <w:rPr>
            <w:noProof/>
            <w:rPrChange w:id="41" w:author="Avin Mathew" w:date="2012-05-16T09:30:00Z">
              <w:rPr>
                <w:rStyle w:val="Hyperlink"/>
                <w:noProof/>
              </w:rPr>
            </w:rPrChange>
          </w:rPr>
          <w:delText>Logical Data Model</w:delText>
        </w:r>
        <w:r w:rsidDel="00524D99">
          <w:rPr>
            <w:noProof/>
            <w:webHidden/>
          </w:rPr>
          <w:tab/>
          <w:delText>4</w:delText>
        </w:r>
      </w:del>
    </w:p>
    <w:p w:rsidR="00825EBD" w:rsidDel="00524D99" w:rsidRDefault="00825EBD">
      <w:pPr>
        <w:pStyle w:val="TOC2"/>
        <w:tabs>
          <w:tab w:val="left" w:pos="720"/>
          <w:tab w:val="right" w:leader="dot" w:pos="8630"/>
        </w:tabs>
        <w:rPr>
          <w:del w:id="42" w:author="Avin Mathew" w:date="2012-05-16T09:30:00Z"/>
          <w:rFonts w:asciiTheme="minorHAnsi" w:eastAsiaTheme="minorEastAsia" w:hAnsiTheme="minorHAnsi" w:cstheme="minorBidi"/>
          <w:noProof/>
          <w:szCs w:val="22"/>
          <w:lang w:val="en-AU" w:eastAsia="en-AU"/>
        </w:rPr>
      </w:pPr>
      <w:del w:id="43" w:author="Avin Mathew" w:date="2012-05-16T09:30:00Z">
        <w:r w:rsidRPr="00524D99" w:rsidDel="00524D99">
          <w:rPr>
            <w:noProof/>
            <w:rPrChange w:id="44" w:author="Avin Mathew" w:date="2012-05-16T09:30:00Z">
              <w:rPr>
                <w:rStyle w:val="Hyperlink"/>
                <w:noProof/>
              </w:rPr>
            </w:rPrChange>
          </w:rPr>
          <w:delText>2.1</w:delText>
        </w:r>
        <w:r w:rsidDel="00524D99">
          <w:rPr>
            <w:rFonts w:asciiTheme="minorHAnsi" w:eastAsiaTheme="minorEastAsia" w:hAnsiTheme="minorHAnsi" w:cstheme="minorBidi"/>
            <w:noProof/>
            <w:szCs w:val="22"/>
            <w:lang w:val="en-AU" w:eastAsia="en-AU"/>
          </w:rPr>
          <w:tab/>
        </w:r>
        <w:r w:rsidRPr="00524D99" w:rsidDel="00524D99">
          <w:rPr>
            <w:noProof/>
            <w:rPrChange w:id="45" w:author="Avin Mathew" w:date="2012-05-16T09:30:00Z">
              <w:rPr>
                <w:rStyle w:val="Hyperlink"/>
                <w:noProof/>
              </w:rPr>
            </w:rPrChange>
          </w:rPr>
          <w:delText>Primitive Data Types</w:delText>
        </w:r>
        <w:r w:rsidDel="00524D99">
          <w:rPr>
            <w:noProof/>
            <w:webHidden/>
          </w:rPr>
          <w:tab/>
          <w:delText>4</w:delText>
        </w:r>
      </w:del>
    </w:p>
    <w:p w:rsidR="00825EBD" w:rsidDel="00524D99" w:rsidRDefault="00825EBD">
      <w:pPr>
        <w:pStyle w:val="TOC3"/>
        <w:tabs>
          <w:tab w:val="left" w:pos="1200"/>
          <w:tab w:val="right" w:leader="dot" w:pos="8630"/>
        </w:tabs>
        <w:rPr>
          <w:del w:id="46" w:author="Avin Mathew" w:date="2012-05-16T09:30:00Z"/>
          <w:rFonts w:asciiTheme="minorHAnsi" w:eastAsiaTheme="minorEastAsia" w:hAnsiTheme="minorHAnsi" w:cstheme="minorBidi"/>
          <w:noProof/>
          <w:szCs w:val="22"/>
          <w:lang w:val="en-AU" w:eastAsia="en-AU"/>
        </w:rPr>
      </w:pPr>
      <w:del w:id="47" w:author="Avin Mathew" w:date="2012-05-16T09:30:00Z">
        <w:r w:rsidRPr="00524D99" w:rsidDel="00524D99">
          <w:rPr>
            <w:noProof/>
            <w:rPrChange w:id="48" w:author="Avin Mathew" w:date="2012-05-16T09:30:00Z">
              <w:rPr>
                <w:rStyle w:val="Hyperlink"/>
                <w:noProof/>
              </w:rPr>
            </w:rPrChange>
          </w:rPr>
          <w:delText>2.1.1</w:delText>
        </w:r>
        <w:r w:rsidDel="00524D99">
          <w:rPr>
            <w:rFonts w:asciiTheme="minorHAnsi" w:eastAsiaTheme="minorEastAsia" w:hAnsiTheme="minorHAnsi" w:cstheme="minorBidi"/>
            <w:noProof/>
            <w:szCs w:val="22"/>
            <w:lang w:val="en-AU" w:eastAsia="en-AU"/>
          </w:rPr>
          <w:tab/>
        </w:r>
        <w:r w:rsidRPr="00524D99" w:rsidDel="00524D99">
          <w:rPr>
            <w:noProof/>
            <w:rPrChange w:id="49" w:author="Avin Mathew" w:date="2012-05-16T09:30:00Z">
              <w:rPr>
                <w:rStyle w:val="Hyperlink"/>
                <w:noProof/>
              </w:rPr>
            </w:rPrChange>
          </w:rPr>
          <w:delText>XML Schema Types</w:delText>
        </w:r>
        <w:r w:rsidDel="00524D99">
          <w:rPr>
            <w:noProof/>
            <w:webHidden/>
          </w:rPr>
          <w:tab/>
          <w:delText>4</w:delText>
        </w:r>
      </w:del>
    </w:p>
    <w:p w:rsidR="00825EBD" w:rsidDel="00524D99" w:rsidRDefault="00825EBD">
      <w:pPr>
        <w:pStyle w:val="TOC3"/>
        <w:tabs>
          <w:tab w:val="left" w:pos="1200"/>
          <w:tab w:val="right" w:leader="dot" w:pos="8630"/>
        </w:tabs>
        <w:rPr>
          <w:del w:id="50" w:author="Avin Mathew" w:date="2012-05-16T09:30:00Z"/>
          <w:rFonts w:asciiTheme="minorHAnsi" w:eastAsiaTheme="minorEastAsia" w:hAnsiTheme="minorHAnsi" w:cstheme="minorBidi"/>
          <w:noProof/>
          <w:szCs w:val="22"/>
          <w:lang w:val="en-AU" w:eastAsia="en-AU"/>
        </w:rPr>
      </w:pPr>
      <w:del w:id="51" w:author="Avin Mathew" w:date="2012-05-16T09:30:00Z">
        <w:r w:rsidRPr="00524D99" w:rsidDel="00524D99">
          <w:rPr>
            <w:noProof/>
            <w:rPrChange w:id="52" w:author="Avin Mathew" w:date="2012-05-16T09:30:00Z">
              <w:rPr>
                <w:rStyle w:val="Hyperlink"/>
                <w:noProof/>
              </w:rPr>
            </w:rPrChange>
          </w:rPr>
          <w:delText>2.1.2</w:delText>
        </w:r>
        <w:r w:rsidDel="00524D99">
          <w:rPr>
            <w:rFonts w:asciiTheme="minorHAnsi" w:eastAsiaTheme="minorEastAsia" w:hAnsiTheme="minorHAnsi" w:cstheme="minorBidi"/>
            <w:noProof/>
            <w:szCs w:val="22"/>
            <w:lang w:val="en-AU" w:eastAsia="en-AU"/>
          </w:rPr>
          <w:tab/>
        </w:r>
        <w:r w:rsidRPr="00524D99" w:rsidDel="00524D99">
          <w:rPr>
            <w:noProof/>
            <w:rPrChange w:id="53" w:author="Avin Mathew" w:date="2012-05-16T09:30:00Z">
              <w:rPr>
                <w:rStyle w:val="Hyperlink"/>
                <w:noProof/>
              </w:rPr>
            </w:rPrChange>
          </w:rPr>
          <w:delText>Core Component Types</w:delText>
        </w:r>
        <w:r w:rsidDel="00524D99">
          <w:rPr>
            <w:noProof/>
            <w:webHidden/>
          </w:rPr>
          <w:tab/>
          <w:delText>4</w:delText>
        </w:r>
      </w:del>
    </w:p>
    <w:p w:rsidR="00825EBD" w:rsidDel="00524D99" w:rsidRDefault="00825EBD">
      <w:pPr>
        <w:pStyle w:val="TOC2"/>
        <w:tabs>
          <w:tab w:val="left" w:pos="720"/>
          <w:tab w:val="right" w:leader="dot" w:pos="8630"/>
        </w:tabs>
        <w:rPr>
          <w:del w:id="54" w:author="Avin Mathew" w:date="2012-05-16T09:30:00Z"/>
          <w:rFonts w:asciiTheme="minorHAnsi" w:eastAsiaTheme="minorEastAsia" w:hAnsiTheme="minorHAnsi" w:cstheme="minorBidi"/>
          <w:noProof/>
          <w:szCs w:val="22"/>
          <w:lang w:val="en-AU" w:eastAsia="en-AU"/>
        </w:rPr>
      </w:pPr>
      <w:del w:id="55" w:author="Avin Mathew" w:date="2012-05-16T09:30:00Z">
        <w:r w:rsidRPr="00524D99" w:rsidDel="00524D99">
          <w:rPr>
            <w:noProof/>
            <w:rPrChange w:id="56" w:author="Avin Mathew" w:date="2012-05-16T09:30:00Z">
              <w:rPr>
                <w:rStyle w:val="Hyperlink"/>
                <w:noProof/>
              </w:rPr>
            </w:rPrChange>
          </w:rPr>
          <w:delText>2.2</w:delText>
        </w:r>
        <w:r w:rsidDel="00524D99">
          <w:rPr>
            <w:rFonts w:asciiTheme="minorHAnsi" w:eastAsiaTheme="minorEastAsia" w:hAnsiTheme="minorHAnsi" w:cstheme="minorBidi"/>
            <w:noProof/>
            <w:szCs w:val="22"/>
            <w:lang w:val="en-AU" w:eastAsia="en-AU"/>
          </w:rPr>
          <w:tab/>
        </w:r>
        <w:r w:rsidRPr="00524D99" w:rsidDel="00524D99">
          <w:rPr>
            <w:noProof/>
            <w:rPrChange w:id="57" w:author="Avin Mathew" w:date="2012-05-16T09:30:00Z">
              <w:rPr>
                <w:rStyle w:val="Hyperlink"/>
                <w:noProof/>
              </w:rPr>
            </w:rPrChange>
          </w:rPr>
          <w:delText>UML Model</w:delText>
        </w:r>
        <w:r w:rsidDel="00524D99">
          <w:rPr>
            <w:noProof/>
            <w:webHidden/>
          </w:rPr>
          <w:tab/>
          <w:delText>5</w:delText>
        </w:r>
      </w:del>
    </w:p>
    <w:p w:rsidR="00825EBD" w:rsidDel="00524D99" w:rsidRDefault="00825EBD">
      <w:pPr>
        <w:pStyle w:val="TOC2"/>
        <w:tabs>
          <w:tab w:val="left" w:pos="720"/>
          <w:tab w:val="right" w:leader="dot" w:pos="8630"/>
        </w:tabs>
        <w:rPr>
          <w:del w:id="58" w:author="Avin Mathew" w:date="2012-05-16T09:30:00Z"/>
          <w:rFonts w:asciiTheme="minorHAnsi" w:eastAsiaTheme="minorEastAsia" w:hAnsiTheme="minorHAnsi" w:cstheme="minorBidi"/>
          <w:noProof/>
          <w:szCs w:val="22"/>
          <w:lang w:val="en-AU" w:eastAsia="en-AU"/>
        </w:rPr>
      </w:pPr>
      <w:del w:id="59" w:author="Avin Mathew" w:date="2012-05-16T09:30:00Z">
        <w:r w:rsidRPr="00524D99" w:rsidDel="00524D99">
          <w:rPr>
            <w:noProof/>
            <w:rPrChange w:id="60" w:author="Avin Mathew" w:date="2012-05-16T09:30:00Z">
              <w:rPr>
                <w:rStyle w:val="Hyperlink"/>
                <w:noProof/>
              </w:rPr>
            </w:rPrChange>
          </w:rPr>
          <w:delText>2.3</w:delText>
        </w:r>
        <w:r w:rsidDel="00524D99">
          <w:rPr>
            <w:rFonts w:asciiTheme="minorHAnsi" w:eastAsiaTheme="minorEastAsia" w:hAnsiTheme="minorHAnsi" w:cstheme="minorBidi"/>
            <w:noProof/>
            <w:szCs w:val="22"/>
            <w:lang w:val="en-AU" w:eastAsia="en-AU"/>
          </w:rPr>
          <w:tab/>
        </w:r>
        <w:r w:rsidRPr="00524D99" w:rsidDel="00524D99">
          <w:rPr>
            <w:noProof/>
            <w:rPrChange w:id="61" w:author="Avin Mathew" w:date="2012-05-16T09:30:00Z">
              <w:rPr>
                <w:rStyle w:val="Hyperlink"/>
                <w:noProof/>
              </w:rPr>
            </w:rPrChange>
          </w:rPr>
          <w:delText>Registry</w:delText>
        </w:r>
        <w:r w:rsidDel="00524D99">
          <w:rPr>
            <w:noProof/>
            <w:webHidden/>
          </w:rPr>
          <w:tab/>
          <w:delText>5</w:delText>
        </w:r>
      </w:del>
    </w:p>
    <w:p w:rsidR="00825EBD" w:rsidDel="00524D99" w:rsidRDefault="00825EBD">
      <w:pPr>
        <w:pStyle w:val="TOC2"/>
        <w:tabs>
          <w:tab w:val="left" w:pos="720"/>
          <w:tab w:val="right" w:leader="dot" w:pos="8630"/>
        </w:tabs>
        <w:rPr>
          <w:del w:id="62" w:author="Avin Mathew" w:date="2012-05-16T09:30:00Z"/>
          <w:rFonts w:asciiTheme="minorHAnsi" w:eastAsiaTheme="minorEastAsia" w:hAnsiTheme="minorHAnsi" w:cstheme="minorBidi"/>
          <w:noProof/>
          <w:szCs w:val="22"/>
          <w:lang w:val="en-AU" w:eastAsia="en-AU"/>
        </w:rPr>
      </w:pPr>
      <w:del w:id="63" w:author="Avin Mathew" w:date="2012-05-16T09:30:00Z">
        <w:r w:rsidRPr="00524D99" w:rsidDel="00524D99">
          <w:rPr>
            <w:noProof/>
            <w:rPrChange w:id="64" w:author="Avin Mathew" w:date="2012-05-16T09:30:00Z">
              <w:rPr>
                <w:rStyle w:val="Hyperlink"/>
                <w:noProof/>
              </w:rPr>
            </w:rPrChange>
          </w:rPr>
          <w:delText>2.4</w:delText>
        </w:r>
        <w:r w:rsidDel="00524D99">
          <w:rPr>
            <w:rFonts w:asciiTheme="minorHAnsi" w:eastAsiaTheme="minorEastAsia" w:hAnsiTheme="minorHAnsi" w:cstheme="minorBidi"/>
            <w:noProof/>
            <w:szCs w:val="22"/>
            <w:lang w:val="en-AU" w:eastAsia="en-AU"/>
          </w:rPr>
          <w:tab/>
        </w:r>
        <w:r w:rsidRPr="00524D99" w:rsidDel="00524D99">
          <w:rPr>
            <w:noProof/>
            <w:rPrChange w:id="65" w:author="Avin Mathew" w:date="2012-05-16T09:30:00Z">
              <w:rPr>
                <w:rStyle w:val="Hyperlink"/>
                <w:noProof/>
              </w:rPr>
            </w:rPrChange>
          </w:rPr>
          <w:delText>Category</w:delText>
        </w:r>
        <w:r w:rsidDel="00524D99">
          <w:rPr>
            <w:noProof/>
            <w:webHidden/>
          </w:rPr>
          <w:tab/>
          <w:delText>6</w:delText>
        </w:r>
      </w:del>
    </w:p>
    <w:p w:rsidR="00825EBD" w:rsidDel="00524D99" w:rsidRDefault="00825EBD">
      <w:pPr>
        <w:pStyle w:val="TOC2"/>
        <w:tabs>
          <w:tab w:val="left" w:pos="720"/>
          <w:tab w:val="right" w:leader="dot" w:pos="8630"/>
        </w:tabs>
        <w:rPr>
          <w:del w:id="66" w:author="Avin Mathew" w:date="2012-05-16T09:30:00Z"/>
          <w:rFonts w:asciiTheme="minorHAnsi" w:eastAsiaTheme="minorEastAsia" w:hAnsiTheme="minorHAnsi" w:cstheme="minorBidi"/>
          <w:noProof/>
          <w:szCs w:val="22"/>
          <w:lang w:val="en-AU" w:eastAsia="en-AU"/>
        </w:rPr>
      </w:pPr>
      <w:del w:id="67" w:author="Avin Mathew" w:date="2012-05-16T09:30:00Z">
        <w:r w:rsidRPr="00524D99" w:rsidDel="00524D99">
          <w:rPr>
            <w:noProof/>
            <w:rPrChange w:id="68" w:author="Avin Mathew" w:date="2012-05-16T09:30:00Z">
              <w:rPr>
                <w:rStyle w:val="Hyperlink"/>
                <w:noProof/>
              </w:rPr>
            </w:rPrChange>
          </w:rPr>
          <w:delText>2.5</w:delText>
        </w:r>
        <w:r w:rsidDel="00524D99">
          <w:rPr>
            <w:rFonts w:asciiTheme="minorHAnsi" w:eastAsiaTheme="minorEastAsia" w:hAnsiTheme="minorHAnsi" w:cstheme="minorBidi"/>
            <w:noProof/>
            <w:szCs w:val="22"/>
            <w:lang w:val="en-AU" w:eastAsia="en-AU"/>
          </w:rPr>
          <w:tab/>
        </w:r>
        <w:r w:rsidRPr="00524D99" w:rsidDel="00524D99">
          <w:rPr>
            <w:noProof/>
            <w:rPrChange w:id="69" w:author="Avin Mathew" w:date="2012-05-16T09:30:00Z">
              <w:rPr>
                <w:rStyle w:val="Hyperlink"/>
                <w:noProof/>
              </w:rPr>
            </w:rPrChange>
          </w:rPr>
          <w:delText>Entry</w:delText>
        </w:r>
        <w:r w:rsidDel="00524D99">
          <w:rPr>
            <w:noProof/>
            <w:webHidden/>
          </w:rPr>
          <w:tab/>
          <w:delText>7</w:delText>
        </w:r>
      </w:del>
    </w:p>
    <w:p w:rsidR="00825EBD" w:rsidDel="00524D99" w:rsidRDefault="00825EBD">
      <w:pPr>
        <w:pStyle w:val="TOC2"/>
        <w:tabs>
          <w:tab w:val="left" w:pos="720"/>
          <w:tab w:val="right" w:leader="dot" w:pos="8630"/>
        </w:tabs>
        <w:rPr>
          <w:del w:id="70" w:author="Avin Mathew" w:date="2012-05-16T09:30:00Z"/>
          <w:rFonts w:asciiTheme="minorHAnsi" w:eastAsiaTheme="minorEastAsia" w:hAnsiTheme="minorHAnsi" w:cstheme="minorBidi"/>
          <w:noProof/>
          <w:szCs w:val="22"/>
          <w:lang w:val="en-AU" w:eastAsia="en-AU"/>
        </w:rPr>
      </w:pPr>
      <w:del w:id="71" w:author="Avin Mathew" w:date="2012-05-16T09:30:00Z">
        <w:r w:rsidRPr="00524D99" w:rsidDel="00524D99">
          <w:rPr>
            <w:noProof/>
            <w:rPrChange w:id="72" w:author="Avin Mathew" w:date="2012-05-16T09:30:00Z">
              <w:rPr>
                <w:rStyle w:val="Hyperlink"/>
                <w:noProof/>
              </w:rPr>
            </w:rPrChange>
          </w:rPr>
          <w:delText>2.6</w:delText>
        </w:r>
        <w:r w:rsidDel="00524D99">
          <w:rPr>
            <w:rFonts w:asciiTheme="minorHAnsi" w:eastAsiaTheme="minorEastAsia" w:hAnsiTheme="minorHAnsi" w:cstheme="minorBidi"/>
            <w:noProof/>
            <w:szCs w:val="22"/>
            <w:lang w:val="en-AU" w:eastAsia="en-AU"/>
          </w:rPr>
          <w:tab/>
        </w:r>
        <w:r w:rsidRPr="00524D99" w:rsidDel="00524D99">
          <w:rPr>
            <w:noProof/>
            <w:rPrChange w:id="73" w:author="Avin Mathew" w:date="2012-05-16T09:30:00Z">
              <w:rPr>
                <w:rStyle w:val="Hyperlink"/>
                <w:noProof/>
              </w:rPr>
            </w:rPrChange>
          </w:rPr>
          <w:delText>Property</w:delText>
        </w:r>
        <w:r w:rsidDel="00524D99">
          <w:rPr>
            <w:noProof/>
            <w:webHidden/>
          </w:rPr>
          <w:tab/>
          <w:delText>8</w:delText>
        </w:r>
      </w:del>
    </w:p>
    <w:p w:rsidR="00825EBD" w:rsidDel="00524D99" w:rsidRDefault="00825EBD">
      <w:pPr>
        <w:pStyle w:val="TOC2"/>
        <w:tabs>
          <w:tab w:val="left" w:pos="720"/>
          <w:tab w:val="right" w:leader="dot" w:pos="8630"/>
        </w:tabs>
        <w:rPr>
          <w:del w:id="74" w:author="Avin Mathew" w:date="2012-05-16T09:30:00Z"/>
          <w:rFonts w:asciiTheme="minorHAnsi" w:eastAsiaTheme="minorEastAsia" w:hAnsiTheme="minorHAnsi" w:cstheme="minorBidi"/>
          <w:noProof/>
          <w:szCs w:val="22"/>
          <w:lang w:val="en-AU" w:eastAsia="en-AU"/>
        </w:rPr>
      </w:pPr>
      <w:del w:id="75" w:author="Avin Mathew" w:date="2012-05-16T09:30:00Z">
        <w:r w:rsidRPr="00524D99" w:rsidDel="00524D99">
          <w:rPr>
            <w:noProof/>
            <w:rPrChange w:id="76" w:author="Avin Mathew" w:date="2012-05-16T09:30:00Z">
              <w:rPr>
                <w:rStyle w:val="Hyperlink"/>
                <w:noProof/>
              </w:rPr>
            </w:rPrChange>
          </w:rPr>
          <w:delText>2.7</w:delText>
        </w:r>
        <w:r w:rsidDel="00524D99">
          <w:rPr>
            <w:rFonts w:asciiTheme="minorHAnsi" w:eastAsiaTheme="minorEastAsia" w:hAnsiTheme="minorHAnsi" w:cstheme="minorBidi"/>
            <w:noProof/>
            <w:szCs w:val="22"/>
            <w:lang w:val="en-AU" w:eastAsia="en-AU"/>
          </w:rPr>
          <w:tab/>
        </w:r>
        <w:r w:rsidRPr="00524D99" w:rsidDel="00524D99">
          <w:rPr>
            <w:noProof/>
            <w:rPrChange w:id="77" w:author="Avin Mathew" w:date="2012-05-16T09:30:00Z">
              <w:rPr>
                <w:rStyle w:val="Hyperlink"/>
                <w:noProof/>
              </w:rPr>
            </w:rPrChange>
          </w:rPr>
          <w:delText>PropertyValue</w:delText>
        </w:r>
        <w:r w:rsidDel="00524D99">
          <w:rPr>
            <w:noProof/>
            <w:webHidden/>
          </w:rPr>
          <w:tab/>
          <w:delText>8</w:delText>
        </w:r>
      </w:del>
    </w:p>
    <w:p w:rsidR="00825EBD" w:rsidDel="00524D99" w:rsidRDefault="00825EBD">
      <w:pPr>
        <w:pStyle w:val="TOC1"/>
        <w:tabs>
          <w:tab w:val="left" w:pos="440"/>
          <w:tab w:val="right" w:leader="dot" w:pos="8630"/>
        </w:tabs>
        <w:rPr>
          <w:del w:id="78" w:author="Avin Mathew" w:date="2012-05-16T09:30:00Z"/>
          <w:rFonts w:asciiTheme="minorHAnsi" w:eastAsiaTheme="minorEastAsia" w:hAnsiTheme="minorHAnsi" w:cstheme="minorBidi"/>
          <w:noProof/>
          <w:szCs w:val="22"/>
          <w:lang w:val="en-AU" w:eastAsia="en-AU"/>
        </w:rPr>
      </w:pPr>
      <w:del w:id="79" w:author="Avin Mathew" w:date="2012-05-16T09:30:00Z">
        <w:r w:rsidRPr="00524D99" w:rsidDel="00524D99">
          <w:rPr>
            <w:noProof/>
            <w:rPrChange w:id="80" w:author="Avin Mathew" w:date="2012-05-16T09:30:00Z">
              <w:rPr>
                <w:rStyle w:val="Hyperlink"/>
                <w:noProof/>
              </w:rPr>
            </w:rPrChange>
          </w:rPr>
          <w:delText>3</w:delText>
        </w:r>
        <w:r w:rsidDel="00524D99">
          <w:rPr>
            <w:rFonts w:asciiTheme="minorHAnsi" w:eastAsiaTheme="minorEastAsia" w:hAnsiTheme="minorHAnsi" w:cstheme="minorBidi"/>
            <w:noProof/>
            <w:szCs w:val="22"/>
            <w:lang w:val="en-AU" w:eastAsia="en-AU"/>
          </w:rPr>
          <w:tab/>
        </w:r>
        <w:r w:rsidRPr="00524D99" w:rsidDel="00524D99">
          <w:rPr>
            <w:noProof/>
            <w:rPrChange w:id="81" w:author="Avin Mathew" w:date="2012-05-16T09:30:00Z">
              <w:rPr>
                <w:rStyle w:val="Hyperlink"/>
                <w:noProof/>
              </w:rPr>
            </w:rPrChange>
          </w:rPr>
          <w:delText>Service Definitions</w:delText>
        </w:r>
        <w:r w:rsidDel="00524D99">
          <w:rPr>
            <w:noProof/>
            <w:webHidden/>
          </w:rPr>
          <w:tab/>
          <w:delText>9</w:delText>
        </w:r>
      </w:del>
    </w:p>
    <w:p w:rsidR="00825EBD" w:rsidDel="00524D99" w:rsidRDefault="00825EBD">
      <w:pPr>
        <w:pStyle w:val="TOC2"/>
        <w:tabs>
          <w:tab w:val="left" w:pos="720"/>
          <w:tab w:val="right" w:leader="dot" w:pos="8630"/>
        </w:tabs>
        <w:rPr>
          <w:del w:id="82" w:author="Avin Mathew" w:date="2012-05-16T09:30:00Z"/>
          <w:rFonts w:asciiTheme="minorHAnsi" w:eastAsiaTheme="minorEastAsia" w:hAnsiTheme="minorHAnsi" w:cstheme="minorBidi"/>
          <w:noProof/>
          <w:szCs w:val="22"/>
          <w:lang w:val="en-AU" w:eastAsia="en-AU"/>
        </w:rPr>
      </w:pPr>
      <w:del w:id="83" w:author="Avin Mathew" w:date="2012-05-16T09:30:00Z">
        <w:r w:rsidRPr="00524D99" w:rsidDel="00524D99">
          <w:rPr>
            <w:noProof/>
            <w:rPrChange w:id="84" w:author="Avin Mathew" w:date="2012-05-16T09:30:00Z">
              <w:rPr>
                <w:rStyle w:val="Hyperlink"/>
                <w:noProof/>
              </w:rPr>
            </w:rPrChange>
          </w:rPr>
          <w:delText>3.1</w:delText>
        </w:r>
        <w:r w:rsidDel="00524D99">
          <w:rPr>
            <w:rFonts w:asciiTheme="minorHAnsi" w:eastAsiaTheme="minorEastAsia" w:hAnsiTheme="minorHAnsi" w:cstheme="minorBidi"/>
            <w:noProof/>
            <w:szCs w:val="22"/>
            <w:lang w:val="en-AU" w:eastAsia="en-AU"/>
          </w:rPr>
          <w:tab/>
        </w:r>
        <w:r w:rsidRPr="00524D99" w:rsidDel="00524D99">
          <w:rPr>
            <w:noProof/>
            <w:rPrChange w:id="85" w:author="Avin Mathew" w:date="2012-05-16T09:30:00Z">
              <w:rPr>
                <w:rStyle w:val="Hyperlink"/>
                <w:noProof/>
              </w:rPr>
            </w:rPrChange>
          </w:rPr>
          <w:delText>CIR Command Services</w:delText>
        </w:r>
        <w:r w:rsidDel="00524D99">
          <w:rPr>
            <w:noProof/>
            <w:webHidden/>
          </w:rPr>
          <w:tab/>
          <w:delText>9</w:delText>
        </w:r>
      </w:del>
    </w:p>
    <w:p w:rsidR="00825EBD" w:rsidDel="00524D99" w:rsidRDefault="00825EBD">
      <w:pPr>
        <w:pStyle w:val="TOC3"/>
        <w:tabs>
          <w:tab w:val="left" w:pos="1200"/>
          <w:tab w:val="right" w:leader="dot" w:pos="8630"/>
        </w:tabs>
        <w:rPr>
          <w:del w:id="86" w:author="Avin Mathew" w:date="2012-05-16T09:30:00Z"/>
          <w:rFonts w:asciiTheme="minorHAnsi" w:eastAsiaTheme="minorEastAsia" w:hAnsiTheme="minorHAnsi" w:cstheme="minorBidi"/>
          <w:noProof/>
          <w:szCs w:val="22"/>
          <w:lang w:val="en-AU" w:eastAsia="en-AU"/>
        </w:rPr>
      </w:pPr>
      <w:del w:id="87" w:author="Avin Mathew" w:date="2012-05-16T09:30:00Z">
        <w:r w:rsidRPr="00524D99" w:rsidDel="00524D99">
          <w:rPr>
            <w:noProof/>
            <w:rPrChange w:id="88" w:author="Avin Mathew" w:date="2012-05-16T09:30:00Z">
              <w:rPr>
                <w:rStyle w:val="Hyperlink"/>
                <w:noProof/>
              </w:rPr>
            </w:rPrChange>
          </w:rPr>
          <w:delText>3.1.1</w:delText>
        </w:r>
        <w:r w:rsidDel="00524D99">
          <w:rPr>
            <w:rFonts w:asciiTheme="minorHAnsi" w:eastAsiaTheme="minorEastAsia" w:hAnsiTheme="minorHAnsi" w:cstheme="minorBidi"/>
            <w:noProof/>
            <w:szCs w:val="22"/>
            <w:lang w:val="en-AU" w:eastAsia="en-AU"/>
          </w:rPr>
          <w:tab/>
        </w:r>
        <w:r w:rsidRPr="00524D99" w:rsidDel="00524D99">
          <w:rPr>
            <w:noProof/>
            <w:rPrChange w:id="89" w:author="Avin Mathew" w:date="2012-05-16T09:30:00Z">
              <w:rPr>
                <w:rStyle w:val="Hyperlink"/>
                <w:noProof/>
              </w:rPr>
            </w:rPrChange>
          </w:rPr>
          <w:delText>Create Registry</w:delText>
        </w:r>
        <w:r w:rsidDel="00524D99">
          <w:rPr>
            <w:noProof/>
            <w:webHidden/>
          </w:rPr>
          <w:tab/>
          <w:delText>9</w:delText>
        </w:r>
      </w:del>
    </w:p>
    <w:p w:rsidR="00825EBD" w:rsidDel="00524D99" w:rsidRDefault="00825EBD">
      <w:pPr>
        <w:pStyle w:val="TOC3"/>
        <w:tabs>
          <w:tab w:val="left" w:pos="1200"/>
          <w:tab w:val="right" w:leader="dot" w:pos="8630"/>
        </w:tabs>
        <w:rPr>
          <w:del w:id="90" w:author="Avin Mathew" w:date="2012-05-16T09:30:00Z"/>
          <w:rFonts w:asciiTheme="minorHAnsi" w:eastAsiaTheme="minorEastAsia" w:hAnsiTheme="minorHAnsi" w:cstheme="minorBidi"/>
          <w:noProof/>
          <w:szCs w:val="22"/>
          <w:lang w:val="en-AU" w:eastAsia="en-AU"/>
        </w:rPr>
      </w:pPr>
      <w:del w:id="91" w:author="Avin Mathew" w:date="2012-05-16T09:30:00Z">
        <w:r w:rsidRPr="00524D99" w:rsidDel="00524D99">
          <w:rPr>
            <w:noProof/>
            <w:rPrChange w:id="92" w:author="Avin Mathew" w:date="2012-05-16T09:30:00Z">
              <w:rPr>
                <w:rStyle w:val="Hyperlink"/>
                <w:noProof/>
              </w:rPr>
            </w:rPrChange>
          </w:rPr>
          <w:delText>3.1.2</w:delText>
        </w:r>
        <w:r w:rsidDel="00524D99">
          <w:rPr>
            <w:rFonts w:asciiTheme="minorHAnsi" w:eastAsiaTheme="minorEastAsia" w:hAnsiTheme="minorHAnsi" w:cstheme="minorBidi"/>
            <w:noProof/>
            <w:szCs w:val="22"/>
            <w:lang w:val="en-AU" w:eastAsia="en-AU"/>
          </w:rPr>
          <w:tab/>
        </w:r>
        <w:r w:rsidRPr="00524D99" w:rsidDel="00524D99">
          <w:rPr>
            <w:noProof/>
            <w:rPrChange w:id="93" w:author="Avin Mathew" w:date="2012-05-16T09:30:00Z">
              <w:rPr>
                <w:rStyle w:val="Hyperlink"/>
                <w:noProof/>
              </w:rPr>
            </w:rPrChange>
          </w:rPr>
          <w:delText>Create Equivalent Entry</w:delText>
        </w:r>
        <w:r w:rsidDel="00524D99">
          <w:rPr>
            <w:noProof/>
            <w:webHidden/>
          </w:rPr>
          <w:tab/>
          <w:delText>9</w:delText>
        </w:r>
      </w:del>
    </w:p>
    <w:p w:rsidR="00825EBD" w:rsidDel="00524D99" w:rsidRDefault="00825EBD">
      <w:pPr>
        <w:pStyle w:val="TOC3"/>
        <w:tabs>
          <w:tab w:val="left" w:pos="1200"/>
          <w:tab w:val="right" w:leader="dot" w:pos="8630"/>
        </w:tabs>
        <w:rPr>
          <w:del w:id="94" w:author="Avin Mathew" w:date="2012-05-16T09:30:00Z"/>
          <w:rFonts w:asciiTheme="minorHAnsi" w:eastAsiaTheme="minorEastAsia" w:hAnsiTheme="minorHAnsi" w:cstheme="minorBidi"/>
          <w:noProof/>
          <w:szCs w:val="22"/>
          <w:lang w:val="en-AU" w:eastAsia="en-AU"/>
        </w:rPr>
      </w:pPr>
      <w:del w:id="95" w:author="Avin Mathew" w:date="2012-05-16T09:30:00Z">
        <w:r w:rsidRPr="00524D99" w:rsidDel="00524D99">
          <w:rPr>
            <w:noProof/>
            <w:rPrChange w:id="96" w:author="Avin Mathew" w:date="2012-05-16T09:30:00Z">
              <w:rPr>
                <w:rStyle w:val="Hyperlink"/>
                <w:noProof/>
              </w:rPr>
            </w:rPrChange>
          </w:rPr>
          <w:delText>3.1.3</w:delText>
        </w:r>
        <w:r w:rsidDel="00524D99">
          <w:rPr>
            <w:rFonts w:asciiTheme="minorHAnsi" w:eastAsiaTheme="minorEastAsia" w:hAnsiTheme="minorHAnsi" w:cstheme="minorBidi"/>
            <w:noProof/>
            <w:szCs w:val="22"/>
            <w:lang w:val="en-AU" w:eastAsia="en-AU"/>
          </w:rPr>
          <w:tab/>
        </w:r>
        <w:r w:rsidRPr="00524D99" w:rsidDel="00524D99">
          <w:rPr>
            <w:noProof/>
            <w:rPrChange w:id="97" w:author="Avin Mathew" w:date="2012-05-16T09:30:00Z">
              <w:rPr>
                <w:rStyle w:val="Hyperlink"/>
                <w:noProof/>
              </w:rPr>
            </w:rPrChange>
          </w:rPr>
          <w:delText>Update Registry</w:delText>
        </w:r>
        <w:r w:rsidDel="00524D99">
          <w:rPr>
            <w:noProof/>
            <w:webHidden/>
          </w:rPr>
          <w:tab/>
          <w:delText>10</w:delText>
        </w:r>
      </w:del>
    </w:p>
    <w:p w:rsidR="00825EBD" w:rsidDel="00524D99" w:rsidRDefault="00825EBD">
      <w:pPr>
        <w:pStyle w:val="TOC3"/>
        <w:tabs>
          <w:tab w:val="left" w:pos="1200"/>
          <w:tab w:val="right" w:leader="dot" w:pos="8630"/>
        </w:tabs>
        <w:rPr>
          <w:del w:id="98" w:author="Avin Mathew" w:date="2012-05-16T09:30:00Z"/>
          <w:rFonts w:asciiTheme="minorHAnsi" w:eastAsiaTheme="minorEastAsia" w:hAnsiTheme="minorHAnsi" w:cstheme="minorBidi"/>
          <w:noProof/>
          <w:szCs w:val="22"/>
          <w:lang w:val="en-AU" w:eastAsia="en-AU"/>
        </w:rPr>
      </w:pPr>
      <w:del w:id="99" w:author="Avin Mathew" w:date="2012-05-16T09:30:00Z">
        <w:r w:rsidRPr="00524D99" w:rsidDel="00524D99">
          <w:rPr>
            <w:noProof/>
            <w:rPrChange w:id="100" w:author="Avin Mathew" w:date="2012-05-16T09:30:00Z">
              <w:rPr>
                <w:rStyle w:val="Hyperlink"/>
                <w:noProof/>
              </w:rPr>
            </w:rPrChange>
          </w:rPr>
          <w:delText>3.1.4</w:delText>
        </w:r>
        <w:r w:rsidDel="00524D99">
          <w:rPr>
            <w:rFonts w:asciiTheme="minorHAnsi" w:eastAsiaTheme="minorEastAsia" w:hAnsiTheme="minorHAnsi" w:cstheme="minorBidi"/>
            <w:noProof/>
            <w:szCs w:val="22"/>
            <w:lang w:val="en-AU" w:eastAsia="en-AU"/>
          </w:rPr>
          <w:tab/>
        </w:r>
        <w:r w:rsidRPr="00524D99" w:rsidDel="00524D99">
          <w:rPr>
            <w:noProof/>
            <w:rPrChange w:id="101" w:author="Avin Mathew" w:date="2012-05-16T09:30:00Z">
              <w:rPr>
                <w:rStyle w:val="Hyperlink"/>
                <w:noProof/>
              </w:rPr>
            </w:rPrChange>
          </w:rPr>
          <w:delText>Update Entry CIRID</w:delText>
        </w:r>
        <w:r w:rsidDel="00524D99">
          <w:rPr>
            <w:noProof/>
            <w:webHidden/>
          </w:rPr>
          <w:tab/>
          <w:delText>11</w:delText>
        </w:r>
      </w:del>
    </w:p>
    <w:p w:rsidR="00825EBD" w:rsidDel="00524D99" w:rsidRDefault="00825EBD">
      <w:pPr>
        <w:pStyle w:val="TOC3"/>
        <w:tabs>
          <w:tab w:val="left" w:pos="1200"/>
          <w:tab w:val="right" w:leader="dot" w:pos="8630"/>
        </w:tabs>
        <w:rPr>
          <w:del w:id="102" w:author="Avin Mathew" w:date="2012-05-16T09:30:00Z"/>
          <w:rFonts w:asciiTheme="minorHAnsi" w:eastAsiaTheme="minorEastAsia" w:hAnsiTheme="minorHAnsi" w:cstheme="minorBidi"/>
          <w:noProof/>
          <w:szCs w:val="22"/>
          <w:lang w:val="en-AU" w:eastAsia="en-AU"/>
        </w:rPr>
      </w:pPr>
      <w:del w:id="103" w:author="Avin Mathew" w:date="2012-05-16T09:30:00Z">
        <w:r w:rsidRPr="00524D99" w:rsidDel="00524D99">
          <w:rPr>
            <w:noProof/>
            <w:rPrChange w:id="104" w:author="Avin Mathew" w:date="2012-05-16T09:30:00Z">
              <w:rPr>
                <w:rStyle w:val="Hyperlink"/>
                <w:noProof/>
              </w:rPr>
            </w:rPrChange>
          </w:rPr>
          <w:delText>3.1.5</w:delText>
        </w:r>
        <w:r w:rsidDel="00524D99">
          <w:rPr>
            <w:rFonts w:asciiTheme="minorHAnsi" w:eastAsiaTheme="minorEastAsia" w:hAnsiTheme="minorHAnsi" w:cstheme="minorBidi"/>
            <w:noProof/>
            <w:szCs w:val="22"/>
            <w:lang w:val="en-AU" w:eastAsia="en-AU"/>
          </w:rPr>
          <w:tab/>
        </w:r>
        <w:r w:rsidRPr="00524D99" w:rsidDel="00524D99">
          <w:rPr>
            <w:noProof/>
            <w:rPrChange w:id="105" w:author="Avin Mathew" w:date="2012-05-16T09:30:00Z">
              <w:rPr>
                <w:rStyle w:val="Hyperlink"/>
                <w:noProof/>
              </w:rPr>
            </w:rPrChange>
          </w:rPr>
          <w:delText>Delete Registry</w:delText>
        </w:r>
        <w:r w:rsidDel="00524D99">
          <w:rPr>
            <w:noProof/>
            <w:webHidden/>
          </w:rPr>
          <w:tab/>
          <w:delText>11</w:delText>
        </w:r>
      </w:del>
    </w:p>
    <w:p w:rsidR="00825EBD" w:rsidDel="00524D99" w:rsidRDefault="00825EBD">
      <w:pPr>
        <w:pStyle w:val="TOC3"/>
        <w:tabs>
          <w:tab w:val="left" w:pos="1200"/>
          <w:tab w:val="right" w:leader="dot" w:pos="8630"/>
        </w:tabs>
        <w:rPr>
          <w:del w:id="106" w:author="Avin Mathew" w:date="2012-05-16T09:30:00Z"/>
          <w:rFonts w:asciiTheme="minorHAnsi" w:eastAsiaTheme="minorEastAsia" w:hAnsiTheme="minorHAnsi" w:cstheme="minorBidi"/>
          <w:noProof/>
          <w:szCs w:val="22"/>
          <w:lang w:val="en-AU" w:eastAsia="en-AU"/>
        </w:rPr>
      </w:pPr>
      <w:del w:id="107" w:author="Avin Mathew" w:date="2012-05-16T09:30:00Z">
        <w:r w:rsidRPr="00524D99" w:rsidDel="00524D99">
          <w:rPr>
            <w:noProof/>
            <w:rPrChange w:id="108" w:author="Avin Mathew" w:date="2012-05-16T09:30:00Z">
              <w:rPr>
                <w:rStyle w:val="Hyperlink"/>
                <w:noProof/>
              </w:rPr>
            </w:rPrChange>
          </w:rPr>
          <w:delText>3.1.6</w:delText>
        </w:r>
        <w:r w:rsidDel="00524D99">
          <w:rPr>
            <w:rFonts w:asciiTheme="minorHAnsi" w:eastAsiaTheme="minorEastAsia" w:hAnsiTheme="minorHAnsi" w:cstheme="minorBidi"/>
            <w:noProof/>
            <w:szCs w:val="22"/>
            <w:lang w:val="en-AU" w:eastAsia="en-AU"/>
          </w:rPr>
          <w:tab/>
        </w:r>
        <w:r w:rsidRPr="00524D99" w:rsidDel="00524D99">
          <w:rPr>
            <w:noProof/>
            <w:rPrChange w:id="109" w:author="Avin Mathew" w:date="2012-05-16T09:30:00Z">
              <w:rPr>
                <w:rStyle w:val="Hyperlink"/>
                <w:noProof/>
              </w:rPr>
            </w:rPrChange>
          </w:rPr>
          <w:delText>Delete Category</w:delText>
        </w:r>
        <w:r w:rsidDel="00524D99">
          <w:rPr>
            <w:noProof/>
            <w:webHidden/>
          </w:rPr>
          <w:tab/>
          <w:delText>11</w:delText>
        </w:r>
      </w:del>
    </w:p>
    <w:p w:rsidR="00825EBD" w:rsidDel="00524D99" w:rsidRDefault="00825EBD">
      <w:pPr>
        <w:pStyle w:val="TOC3"/>
        <w:tabs>
          <w:tab w:val="left" w:pos="1200"/>
          <w:tab w:val="right" w:leader="dot" w:pos="8630"/>
        </w:tabs>
        <w:rPr>
          <w:del w:id="110" w:author="Avin Mathew" w:date="2012-05-16T09:30:00Z"/>
          <w:rFonts w:asciiTheme="minorHAnsi" w:eastAsiaTheme="minorEastAsia" w:hAnsiTheme="minorHAnsi" w:cstheme="minorBidi"/>
          <w:noProof/>
          <w:szCs w:val="22"/>
          <w:lang w:val="en-AU" w:eastAsia="en-AU"/>
        </w:rPr>
      </w:pPr>
      <w:del w:id="111" w:author="Avin Mathew" w:date="2012-05-16T09:30:00Z">
        <w:r w:rsidRPr="00524D99" w:rsidDel="00524D99">
          <w:rPr>
            <w:noProof/>
            <w:rPrChange w:id="112" w:author="Avin Mathew" w:date="2012-05-16T09:30:00Z">
              <w:rPr>
                <w:rStyle w:val="Hyperlink"/>
                <w:noProof/>
              </w:rPr>
            </w:rPrChange>
          </w:rPr>
          <w:delText>3.1.7</w:delText>
        </w:r>
        <w:r w:rsidDel="00524D99">
          <w:rPr>
            <w:rFonts w:asciiTheme="minorHAnsi" w:eastAsiaTheme="minorEastAsia" w:hAnsiTheme="minorHAnsi" w:cstheme="minorBidi"/>
            <w:noProof/>
            <w:szCs w:val="22"/>
            <w:lang w:val="en-AU" w:eastAsia="en-AU"/>
          </w:rPr>
          <w:tab/>
        </w:r>
        <w:r w:rsidRPr="00524D99" w:rsidDel="00524D99">
          <w:rPr>
            <w:noProof/>
            <w:rPrChange w:id="113" w:author="Avin Mathew" w:date="2012-05-16T09:30:00Z">
              <w:rPr>
                <w:rStyle w:val="Hyperlink"/>
                <w:noProof/>
              </w:rPr>
            </w:rPrChange>
          </w:rPr>
          <w:delText>Delete Entries</w:delText>
        </w:r>
        <w:r w:rsidDel="00524D99">
          <w:rPr>
            <w:noProof/>
            <w:webHidden/>
          </w:rPr>
          <w:tab/>
          <w:delText>12</w:delText>
        </w:r>
      </w:del>
    </w:p>
    <w:p w:rsidR="00825EBD" w:rsidDel="00524D99" w:rsidRDefault="00825EBD">
      <w:pPr>
        <w:pStyle w:val="TOC3"/>
        <w:tabs>
          <w:tab w:val="left" w:pos="1200"/>
          <w:tab w:val="right" w:leader="dot" w:pos="8630"/>
        </w:tabs>
        <w:rPr>
          <w:del w:id="114" w:author="Avin Mathew" w:date="2012-05-16T09:30:00Z"/>
          <w:rFonts w:asciiTheme="minorHAnsi" w:eastAsiaTheme="minorEastAsia" w:hAnsiTheme="minorHAnsi" w:cstheme="minorBidi"/>
          <w:noProof/>
          <w:szCs w:val="22"/>
          <w:lang w:val="en-AU" w:eastAsia="en-AU"/>
        </w:rPr>
      </w:pPr>
      <w:del w:id="115" w:author="Avin Mathew" w:date="2012-05-16T09:30:00Z">
        <w:r w:rsidRPr="00524D99" w:rsidDel="00524D99">
          <w:rPr>
            <w:noProof/>
            <w:rPrChange w:id="116" w:author="Avin Mathew" w:date="2012-05-16T09:30:00Z">
              <w:rPr>
                <w:rStyle w:val="Hyperlink"/>
                <w:noProof/>
              </w:rPr>
            </w:rPrChange>
          </w:rPr>
          <w:delText>3.1.8</w:delText>
        </w:r>
        <w:r w:rsidDel="00524D99">
          <w:rPr>
            <w:rFonts w:asciiTheme="minorHAnsi" w:eastAsiaTheme="minorEastAsia" w:hAnsiTheme="minorHAnsi" w:cstheme="minorBidi"/>
            <w:noProof/>
            <w:szCs w:val="22"/>
            <w:lang w:val="en-AU" w:eastAsia="en-AU"/>
          </w:rPr>
          <w:tab/>
        </w:r>
        <w:r w:rsidRPr="00524D99" w:rsidDel="00524D99">
          <w:rPr>
            <w:noProof/>
            <w:rPrChange w:id="117" w:author="Avin Mathew" w:date="2012-05-16T09:30:00Z">
              <w:rPr>
                <w:rStyle w:val="Hyperlink"/>
                <w:noProof/>
              </w:rPr>
            </w:rPrChange>
          </w:rPr>
          <w:delText>Delete Properties</w:delText>
        </w:r>
        <w:r w:rsidDel="00524D99">
          <w:rPr>
            <w:noProof/>
            <w:webHidden/>
          </w:rPr>
          <w:tab/>
          <w:delText>12</w:delText>
        </w:r>
      </w:del>
    </w:p>
    <w:p w:rsidR="00825EBD" w:rsidDel="00524D99" w:rsidRDefault="00825EBD">
      <w:pPr>
        <w:pStyle w:val="TOC2"/>
        <w:tabs>
          <w:tab w:val="left" w:pos="720"/>
          <w:tab w:val="right" w:leader="dot" w:pos="8630"/>
        </w:tabs>
        <w:rPr>
          <w:del w:id="118" w:author="Avin Mathew" w:date="2012-05-16T09:30:00Z"/>
          <w:rFonts w:asciiTheme="minorHAnsi" w:eastAsiaTheme="minorEastAsia" w:hAnsiTheme="minorHAnsi" w:cstheme="minorBidi"/>
          <w:noProof/>
          <w:szCs w:val="22"/>
          <w:lang w:val="en-AU" w:eastAsia="en-AU"/>
        </w:rPr>
      </w:pPr>
      <w:del w:id="119" w:author="Avin Mathew" w:date="2012-05-16T09:30:00Z">
        <w:r w:rsidRPr="00524D99" w:rsidDel="00524D99">
          <w:rPr>
            <w:noProof/>
            <w:rPrChange w:id="120" w:author="Avin Mathew" w:date="2012-05-16T09:30:00Z">
              <w:rPr>
                <w:rStyle w:val="Hyperlink"/>
                <w:noProof/>
              </w:rPr>
            </w:rPrChange>
          </w:rPr>
          <w:delText>3.2</w:delText>
        </w:r>
        <w:r w:rsidDel="00524D99">
          <w:rPr>
            <w:rFonts w:asciiTheme="minorHAnsi" w:eastAsiaTheme="minorEastAsia" w:hAnsiTheme="minorHAnsi" w:cstheme="minorBidi"/>
            <w:noProof/>
            <w:szCs w:val="22"/>
            <w:lang w:val="en-AU" w:eastAsia="en-AU"/>
          </w:rPr>
          <w:tab/>
        </w:r>
        <w:r w:rsidRPr="00524D99" w:rsidDel="00524D99">
          <w:rPr>
            <w:noProof/>
            <w:rPrChange w:id="121" w:author="Avin Mathew" w:date="2012-05-16T09:30:00Z">
              <w:rPr>
                <w:rStyle w:val="Hyperlink"/>
                <w:noProof/>
              </w:rPr>
            </w:rPrChange>
          </w:rPr>
          <w:delText>CIR Query Services</w:delText>
        </w:r>
        <w:r w:rsidDel="00524D99">
          <w:rPr>
            <w:noProof/>
            <w:webHidden/>
          </w:rPr>
          <w:tab/>
          <w:delText>13</w:delText>
        </w:r>
      </w:del>
    </w:p>
    <w:p w:rsidR="00825EBD" w:rsidDel="00524D99" w:rsidRDefault="00825EBD">
      <w:pPr>
        <w:pStyle w:val="TOC3"/>
        <w:tabs>
          <w:tab w:val="left" w:pos="1200"/>
          <w:tab w:val="right" w:leader="dot" w:pos="8630"/>
        </w:tabs>
        <w:rPr>
          <w:del w:id="122" w:author="Avin Mathew" w:date="2012-05-16T09:30:00Z"/>
          <w:rFonts w:asciiTheme="minorHAnsi" w:eastAsiaTheme="minorEastAsia" w:hAnsiTheme="minorHAnsi" w:cstheme="minorBidi"/>
          <w:noProof/>
          <w:szCs w:val="22"/>
          <w:lang w:val="en-AU" w:eastAsia="en-AU"/>
        </w:rPr>
      </w:pPr>
      <w:del w:id="123" w:author="Avin Mathew" w:date="2012-05-16T09:30:00Z">
        <w:r w:rsidRPr="00524D99" w:rsidDel="00524D99">
          <w:rPr>
            <w:noProof/>
            <w:rPrChange w:id="124" w:author="Avin Mathew" w:date="2012-05-16T09:30:00Z">
              <w:rPr>
                <w:rStyle w:val="Hyperlink"/>
                <w:noProof/>
              </w:rPr>
            </w:rPrChange>
          </w:rPr>
          <w:delText>3.2.1</w:delText>
        </w:r>
        <w:r w:rsidDel="00524D99">
          <w:rPr>
            <w:rFonts w:asciiTheme="minorHAnsi" w:eastAsiaTheme="minorEastAsia" w:hAnsiTheme="minorHAnsi" w:cstheme="minorBidi"/>
            <w:noProof/>
            <w:szCs w:val="22"/>
            <w:lang w:val="en-AU" w:eastAsia="en-AU"/>
          </w:rPr>
          <w:tab/>
        </w:r>
        <w:r w:rsidRPr="00524D99" w:rsidDel="00524D99">
          <w:rPr>
            <w:noProof/>
            <w:rPrChange w:id="125" w:author="Avin Mathew" w:date="2012-05-16T09:30:00Z">
              <w:rPr>
                <w:rStyle w:val="Hyperlink"/>
                <w:noProof/>
              </w:rPr>
            </w:rPrChange>
          </w:rPr>
          <w:delText>Get Registry</w:delText>
        </w:r>
        <w:r w:rsidDel="00524D99">
          <w:rPr>
            <w:noProof/>
            <w:webHidden/>
          </w:rPr>
          <w:tab/>
          <w:delText>13</w:delText>
        </w:r>
      </w:del>
    </w:p>
    <w:p w:rsidR="00825EBD" w:rsidDel="00524D99" w:rsidRDefault="00825EBD">
      <w:pPr>
        <w:pStyle w:val="TOC3"/>
        <w:tabs>
          <w:tab w:val="left" w:pos="1200"/>
          <w:tab w:val="right" w:leader="dot" w:pos="8630"/>
        </w:tabs>
        <w:rPr>
          <w:del w:id="126" w:author="Avin Mathew" w:date="2012-05-16T09:30:00Z"/>
          <w:rFonts w:asciiTheme="minorHAnsi" w:eastAsiaTheme="minorEastAsia" w:hAnsiTheme="minorHAnsi" w:cstheme="minorBidi"/>
          <w:noProof/>
          <w:szCs w:val="22"/>
          <w:lang w:val="en-AU" w:eastAsia="en-AU"/>
        </w:rPr>
      </w:pPr>
      <w:del w:id="127" w:author="Avin Mathew" w:date="2012-05-16T09:30:00Z">
        <w:r w:rsidRPr="00524D99" w:rsidDel="00524D99">
          <w:rPr>
            <w:noProof/>
            <w:rPrChange w:id="128" w:author="Avin Mathew" w:date="2012-05-16T09:30:00Z">
              <w:rPr>
                <w:rStyle w:val="Hyperlink"/>
                <w:noProof/>
              </w:rPr>
            </w:rPrChange>
          </w:rPr>
          <w:delText>3.2.2</w:delText>
        </w:r>
        <w:r w:rsidDel="00524D99">
          <w:rPr>
            <w:rFonts w:asciiTheme="minorHAnsi" w:eastAsiaTheme="minorEastAsia" w:hAnsiTheme="minorHAnsi" w:cstheme="minorBidi"/>
            <w:noProof/>
            <w:szCs w:val="22"/>
            <w:lang w:val="en-AU" w:eastAsia="en-AU"/>
          </w:rPr>
          <w:tab/>
        </w:r>
        <w:r w:rsidRPr="00524D99" w:rsidDel="00524D99">
          <w:rPr>
            <w:noProof/>
            <w:rPrChange w:id="129" w:author="Avin Mathew" w:date="2012-05-16T09:30:00Z">
              <w:rPr>
                <w:rStyle w:val="Hyperlink"/>
                <w:noProof/>
              </w:rPr>
            </w:rPrChange>
          </w:rPr>
          <w:delText>Get Equivalent Entries</w:delText>
        </w:r>
        <w:r w:rsidDel="00524D99">
          <w:rPr>
            <w:noProof/>
            <w:webHidden/>
          </w:rPr>
          <w:tab/>
          <w:delText>13</w:delText>
        </w:r>
      </w:del>
    </w:p>
    <w:p w:rsidR="00825EBD" w:rsidDel="00524D99" w:rsidRDefault="00825EBD">
      <w:pPr>
        <w:pStyle w:val="TOC3"/>
        <w:tabs>
          <w:tab w:val="left" w:pos="1200"/>
          <w:tab w:val="right" w:leader="dot" w:pos="8630"/>
        </w:tabs>
        <w:rPr>
          <w:del w:id="130" w:author="Avin Mathew" w:date="2012-05-16T09:30:00Z"/>
          <w:rFonts w:asciiTheme="minorHAnsi" w:eastAsiaTheme="minorEastAsia" w:hAnsiTheme="minorHAnsi" w:cstheme="minorBidi"/>
          <w:noProof/>
          <w:szCs w:val="22"/>
          <w:lang w:val="en-AU" w:eastAsia="en-AU"/>
        </w:rPr>
      </w:pPr>
      <w:del w:id="131" w:author="Avin Mathew" w:date="2012-05-16T09:30:00Z">
        <w:r w:rsidRPr="00524D99" w:rsidDel="00524D99">
          <w:rPr>
            <w:noProof/>
            <w:rPrChange w:id="132" w:author="Avin Mathew" w:date="2012-05-16T09:30:00Z">
              <w:rPr>
                <w:rStyle w:val="Hyperlink"/>
                <w:noProof/>
              </w:rPr>
            </w:rPrChange>
          </w:rPr>
          <w:delText>3.2.3</w:delText>
        </w:r>
        <w:r w:rsidDel="00524D99">
          <w:rPr>
            <w:rFonts w:asciiTheme="minorHAnsi" w:eastAsiaTheme="minorEastAsia" w:hAnsiTheme="minorHAnsi" w:cstheme="minorBidi"/>
            <w:noProof/>
            <w:szCs w:val="22"/>
            <w:lang w:val="en-AU" w:eastAsia="en-AU"/>
          </w:rPr>
          <w:tab/>
        </w:r>
        <w:r w:rsidRPr="00524D99" w:rsidDel="00524D99">
          <w:rPr>
            <w:noProof/>
            <w:rPrChange w:id="133" w:author="Avin Mathew" w:date="2012-05-16T09:30:00Z">
              <w:rPr>
                <w:rStyle w:val="Hyperlink"/>
                <w:noProof/>
              </w:rPr>
            </w:rPrChange>
          </w:rPr>
          <w:delText>Get Equivalent Entries By CIRID</w:delText>
        </w:r>
        <w:r w:rsidDel="00524D99">
          <w:rPr>
            <w:noProof/>
            <w:webHidden/>
          </w:rPr>
          <w:tab/>
          <w:delText>14</w:delText>
        </w:r>
      </w:del>
    </w:p>
    <w:p w:rsidR="00825EBD" w:rsidDel="00524D99" w:rsidRDefault="00825EBD">
      <w:pPr>
        <w:pStyle w:val="TOC3"/>
        <w:tabs>
          <w:tab w:val="left" w:pos="1200"/>
          <w:tab w:val="right" w:leader="dot" w:pos="8630"/>
        </w:tabs>
        <w:rPr>
          <w:del w:id="134" w:author="Avin Mathew" w:date="2012-05-16T09:30:00Z"/>
          <w:rFonts w:asciiTheme="minorHAnsi" w:eastAsiaTheme="minorEastAsia" w:hAnsiTheme="minorHAnsi" w:cstheme="minorBidi"/>
          <w:noProof/>
          <w:szCs w:val="22"/>
          <w:lang w:val="en-AU" w:eastAsia="en-AU"/>
        </w:rPr>
      </w:pPr>
      <w:del w:id="135" w:author="Avin Mathew" w:date="2012-05-16T09:30:00Z">
        <w:r w:rsidRPr="00524D99" w:rsidDel="00524D99">
          <w:rPr>
            <w:noProof/>
            <w:rPrChange w:id="136" w:author="Avin Mathew" w:date="2012-05-16T09:30:00Z">
              <w:rPr>
                <w:rStyle w:val="Hyperlink"/>
                <w:noProof/>
              </w:rPr>
            </w:rPrChange>
          </w:rPr>
          <w:delText>3.2.4</w:delText>
        </w:r>
        <w:r w:rsidDel="00524D99">
          <w:rPr>
            <w:rFonts w:asciiTheme="minorHAnsi" w:eastAsiaTheme="minorEastAsia" w:hAnsiTheme="minorHAnsi" w:cstheme="minorBidi"/>
            <w:noProof/>
            <w:szCs w:val="22"/>
            <w:lang w:val="en-AU" w:eastAsia="en-AU"/>
          </w:rPr>
          <w:tab/>
        </w:r>
        <w:r w:rsidRPr="00524D99" w:rsidDel="00524D99">
          <w:rPr>
            <w:noProof/>
            <w:rPrChange w:id="137" w:author="Avin Mathew" w:date="2012-05-16T09:30:00Z">
              <w:rPr>
                <w:rStyle w:val="Hyperlink"/>
                <w:noProof/>
              </w:rPr>
            </w:rPrChange>
          </w:rPr>
          <w:delText>Wildcard Specification</w:delText>
        </w:r>
        <w:r w:rsidDel="00524D99">
          <w:rPr>
            <w:noProof/>
            <w:webHidden/>
          </w:rPr>
          <w:tab/>
          <w:delText>14</w:delText>
        </w:r>
      </w:del>
    </w:p>
    <w:p w:rsidR="00825EBD" w:rsidDel="00524D99" w:rsidRDefault="00825EBD">
      <w:pPr>
        <w:pStyle w:val="TOC1"/>
        <w:tabs>
          <w:tab w:val="right" w:leader="dot" w:pos="8630"/>
        </w:tabs>
        <w:rPr>
          <w:del w:id="138" w:author="Avin Mathew" w:date="2012-05-16T09:30:00Z"/>
          <w:rFonts w:asciiTheme="minorHAnsi" w:eastAsiaTheme="minorEastAsia" w:hAnsiTheme="minorHAnsi" w:cstheme="minorBidi"/>
          <w:noProof/>
          <w:szCs w:val="22"/>
          <w:lang w:val="en-AU" w:eastAsia="en-AU"/>
        </w:rPr>
      </w:pPr>
      <w:del w:id="139" w:author="Avin Mathew" w:date="2012-05-16T09:30:00Z">
        <w:r w:rsidRPr="00524D99" w:rsidDel="00524D99">
          <w:rPr>
            <w:noProof/>
            <w:rPrChange w:id="140" w:author="Avin Mathew" w:date="2012-05-16T09:30:00Z">
              <w:rPr>
                <w:rStyle w:val="Hyperlink"/>
                <w:noProof/>
              </w:rPr>
            </w:rPrChange>
          </w:rPr>
          <w:delText>Appendix A: OpenO&amp;M Defined Properties</w:delText>
        </w:r>
        <w:r w:rsidDel="00524D99">
          <w:rPr>
            <w:noProof/>
            <w:webHidden/>
          </w:rPr>
          <w:tab/>
          <w:delText>16</w:delText>
        </w:r>
      </w:del>
    </w:p>
    <w:p w:rsidR="00825EBD" w:rsidDel="00524D99" w:rsidRDefault="00825EBD">
      <w:pPr>
        <w:pStyle w:val="TOC2"/>
        <w:tabs>
          <w:tab w:val="right" w:leader="dot" w:pos="8630"/>
        </w:tabs>
        <w:rPr>
          <w:del w:id="141" w:author="Avin Mathew" w:date="2012-05-16T09:30:00Z"/>
          <w:rFonts w:asciiTheme="minorHAnsi" w:eastAsiaTheme="minorEastAsia" w:hAnsiTheme="minorHAnsi" w:cstheme="minorBidi"/>
          <w:noProof/>
          <w:szCs w:val="22"/>
          <w:lang w:val="en-AU" w:eastAsia="en-AU"/>
        </w:rPr>
      </w:pPr>
      <w:del w:id="142" w:author="Avin Mathew" w:date="2012-05-16T09:30:00Z">
        <w:r w:rsidRPr="00524D99" w:rsidDel="00524D99">
          <w:rPr>
            <w:noProof/>
            <w:rPrChange w:id="143" w:author="Avin Mathew" w:date="2012-05-16T09:30:00Z">
              <w:rPr>
                <w:rStyle w:val="Hyperlink"/>
                <w:noProof/>
              </w:rPr>
            </w:rPrChange>
          </w:rPr>
          <w:delText>ParentEntityID</w:delText>
        </w:r>
        <w:r w:rsidDel="00524D99">
          <w:rPr>
            <w:noProof/>
            <w:webHidden/>
          </w:rPr>
          <w:tab/>
          <w:delText>16</w:delText>
        </w:r>
      </w:del>
    </w:p>
    <w:p w:rsidR="00825EBD" w:rsidDel="00524D99" w:rsidRDefault="00825EBD">
      <w:pPr>
        <w:pStyle w:val="TOC2"/>
        <w:tabs>
          <w:tab w:val="right" w:leader="dot" w:pos="8630"/>
        </w:tabs>
        <w:rPr>
          <w:del w:id="144" w:author="Avin Mathew" w:date="2012-05-16T09:30:00Z"/>
          <w:rFonts w:asciiTheme="minorHAnsi" w:eastAsiaTheme="minorEastAsia" w:hAnsiTheme="minorHAnsi" w:cstheme="minorBidi"/>
          <w:noProof/>
          <w:szCs w:val="22"/>
          <w:lang w:val="en-AU" w:eastAsia="en-AU"/>
        </w:rPr>
      </w:pPr>
      <w:del w:id="145" w:author="Avin Mathew" w:date="2012-05-16T09:30:00Z">
        <w:r w:rsidRPr="00524D99" w:rsidDel="00524D99">
          <w:rPr>
            <w:noProof/>
            <w:rPrChange w:id="146" w:author="Avin Mathew" w:date="2012-05-16T09:30:00Z">
              <w:rPr>
                <w:rStyle w:val="Hyperlink"/>
                <w:noProof/>
              </w:rPr>
            </w:rPrChange>
          </w:rPr>
          <w:delText>ChildEntityID</w:delText>
        </w:r>
        <w:r w:rsidDel="00524D99">
          <w:rPr>
            <w:noProof/>
            <w:webHidden/>
          </w:rPr>
          <w:tab/>
          <w:delText>16</w:delText>
        </w:r>
      </w:del>
    </w:p>
    <w:p w:rsidR="00825EBD" w:rsidDel="00524D99" w:rsidRDefault="00825EBD">
      <w:pPr>
        <w:pStyle w:val="TOC2"/>
        <w:tabs>
          <w:tab w:val="right" w:leader="dot" w:pos="8630"/>
        </w:tabs>
        <w:rPr>
          <w:del w:id="147" w:author="Avin Mathew" w:date="2012-05-16T09:30:00Z"/>
          <w:rFonts w:asciiTheme="minorHAnsi" w:eastAsiaTheme="minorEastAsia" w:hAnsiTheme="minorHAnsi" w:cstheme="minorBidi"/>
          <w:noProof/>
          <w:szCs w:val="22"/>
          <w:lang w:val="en-AU" w:eastAsia="en-AU"/>
        </w:rPr>
      </w:pPr>
      <w:del w:id="148" w:author="Avin Mathew" w:date="2012-05-16T09:30:00Z">
        <w:r w:rsidRPr="00524D99" w:rsidDel="00524D99">
          <w:rPr>
            <w:noProof/>
            <w:rPrChange w:id="149" w:author="Avin Mathew" w:date="2012-05-16T09:30:00Z">
              <w:rPr>
                <w:rStyle w:val="Hyperlink"/>
                <w:noProof/>
              </w:rPr>
            </w:rPrChange>
          </w:rPr>
          <w:delText>PossibleEquivalentEntryID</w:delText>
        </w:r>
        <w:r w:rsidDel="00524D99">
          <w:rPr>
            <w:noProof/>
            <w:webHidden/>
          </w:rPr>
          <w:tab/>
          <w:delText>16</w:delText>
        </w:r>
      </w:del>
    </w:p>
    <w:p w:rsidR="00F5314C" w:rsidRDefault="00941405">
      <w:pPr>
        <w:pStyle w:val="TOC1"/>
        <w:tabs>
          <w:tab w:val="left" w:pos="440"/>
          <w:tab w:val="right" w:leader="dot" w:pos="8630"/>
        </w:tabs>
        <w:rPr>
          <w:ins w:id="150" w:author="Avin Mathew" w:date="2012-07-05T13:05:00Z"/>
          <w:rFonts w:asciiTheme="minorHAnsi" w:eastAsiaTheme="minorEastAsia" w:hAnsiTheme="minorHAnsi" w:cstheme="minorBidi"/>
          <w:noProof/>
          <w:szCs w:val="22"/>
          <w:lang w:val="en-AU" w:eastAsia="en-AU"/>
        </w:rPr>
      </w:pPr>
      <w:del w:id="151" w:author="Avin Mathew" w:date="2012-07-05T13:05:00Z">
        <w:r w:rsidDel="00F5314C">
          <w:fldChar w:fldCharType="end"/>
        </w:r>
      </w:del>
      <w:ins w:id="152" w:author="Avin Mathew" w:date="2012-07-05T13:05:00Z">
        <w:r w:rsidR="00F5314C">
          <w:fldChar w:fldCharType="begin"/>
        </w:r>
        <w:r w:rsidR="00F5314C">
          <w:instrText xml:space="preserve"> TOC \o "2-3" \h \z \t "Heading 1,1" </w:instrText>
        </w:r>
      </w:ins>
      <w:r w:rsidR="00F5314C">
        <w:fldChar w:fldCharType="separate"/>
      </w:r>
      <w:ins w:id="153" w:author="Avin Mathew" w:date="2012-07-05T13:05:00Z">
        <w:r w:rsidR="00F5314C" w:rsidRPr="003D744B">
          <w:rPr>
            <w:rStyle w:val="Hyperlink"/>
            <w:noProof/>
          </w:rPr>
          <w:fldChar w:fldCharType="begin"/>
        </w:r>
        <w:r w:rsidR="00F5314C" w:rsidRPr="003D744B">
          <w:rPr>
            <w:rStyle w:val="Hyperlink"/>
            <w:noProof/>
          </w:rPr>
          <w:instrText xml:space="preserve"> </w:instrText>
        </w:r>
        <w:r w:rsidR="00F5314C">
          <w:rPr>
            <w:noProof/>
          </w:rPr>
          <w:instrText>HYPERLINK \l "_Toc329256863"</w:instrText>
        </w:r>
        <w:r w:rsidR="00F5314C" w:rsidRPr="003D744B">
          <w:rPr>
            <w:rStyle w:val="Hyperlink"/>
            <w:noProof/>
          </w:rPr>
          <w:instrText xml:space="preserve"> </w:instrText>
        </w:r>
        <w:r w:rsidR="00F5314C" w:rsidRPr="003D744B">
          <w:rPr>
            <w:rStyle w:val="Hyperlink"/>
            <w:noProof/>
          </w:rPr>
        </w:r>
        <w:r w:rsidR="00F5314C" w:rsidRPr="003D744B">
          <w:rPr>
            <w:rStyle w:val="Hyperlink"/>
            <w:noProof/>
          </w:rPr>
          <w:fldChar w:fldCharType="separate"/>
        </w:r>
        <w:r w:rsidR="00F5314C" w:rsidRPr="003D744B">
          <w:rPr>
            <w:rStyle w:val="Hyperlink"/>
            <w:noProof/>
          </w:rPr>
          <w:t>1</w:t>
        </w:r>
        <w:r w:rsidR="00F5314C">
          <w:rPr>
            <w:rFonts w:asciiTheme="minorHAnsi" w:eastAsiaTheme="minorEastAsia" w:hAnsiTheme="minorHAnsi" w:cstheme="minorBidi"/>
            <w:noProof/>
            <w:szCs w:val="22"/>
            <w:lang w:val="en-AU" w:eastAsia="en-AU"/>
          </w:rPr>
          <w:tab/>
        </w:r>
        <w:r w:rsidR="00F5314C" w:rsidRPr="003D744B">
          <w:rPr>
            <w:rStyle w:val="Hyperlink"/>
            <w:noProof/>
          </w:rPr>
          <w:t>Common Interoperability Registry</w:t>
        </w:r>
        <w:r w:rsidR="00F5314C">
          <w:rPr>
            <w:noProof/>
            <w:webHidden/>
          </w:rPr>
          <w:tab/>
        </w:r>
        <w:r w:rsidR="00F5314C">
          <w:rPr>
            <w:noProof/>
            <w:webHidden/>
          </w:rPr>
          <w:fldChar w:fldCharType="begin"/>
        </w:r>
        <w:r w:rsidR="00F5314C">
          <w:rPr>
            <w:noProof/>
            <w:webHidden/>
          </w:rPr>
          <w:instrText xml:space="preserve"> PAGEREF _Toc329256863 \h </w:instrText>
        </w:r>
        <w:r w:rsidR="00F5314C">
          <w:rPr>
            <w:noProof/>
            <w:webHidden/>
          </w:rPr>
        </w:r>
      </w:ins>
      <w:r w:rsidR="00F5314C">
        <w:rPr>
          <w:noProof/>
          <w:webHidden/>
        </w:rPr>
        <w:fldChar w:fldCharType="separate"/>
      </w:r>
      <w:ins w:id="154" w:author="Avin Mathew" w:date="2012-07-05T13:05:00Z">
        <w:r w:rsidR="00F5314C">
          <w:rPr>
            <w:noProof/>
            <w:webHidden/>
          </w:rPr>
          <w:t>5</w:t>
        </w:r>
        <w:r w:rsidR="00F5314C">
          <w:rPr>
            <w:noProof/>
            <w:webHidden/>
          </w:rPr>
          <w:fldChar w:fldCharType="end"/>
        </w:r>
        <w:r w:rsidR="00F5314C" w:rsidRPr="003D744B">
          <w:rPr>
            <w:rStyle w:val="Hyperlink"/>
            <w:noProof/>
          </w:rPr>
          <w:fldChar w:fldCharType="end"/>
        </w:r>
      </w:ins>
    </w:p>
    <w:p w:rsidR="00F5314C" w:rsidRDefault="00F5314C">
      <w:pPr>
        <w:pStyle w:val="TOC1"/>
        <w:tabs>
          <w:tab w:val="left" w:pos="440"/>
          <w:tab w:val="right" w:leader="dot" w:pos="8630"/>
        </w:tabs>
        <w:rPr>
          <w:ins w:id="155" w:author="Avin Mathew" w:date="2012-07-05T13:05:00Z"/>
          <w:rFonts w:asciiTheme="minorHAnsi" w:eastAsiaTheme="minorEastAsia" w:hAnsiTheme="minorHAnsi" w:cstheme="minorBidi"/>
          <w:noProof/>
          <w:szCs w:val="22"/>
          <w:lang w:val="en-AU" w:eastAsia="en-AU"/>
        </w:rPr>
      </w:pPr>
      <w:ins w:id="15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"_Toc329256864"</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w:t>
        </w:r>
        <w:r>
          <w:rPr>
            <w:rFonts w:asciiTheme="minorHAnsi" w:eastAsiaTheme="minorEastAsia" w:hAnsiTheme="minorHAnsi" w:cstheme="minorBidi"/>
            <w:noProof/>
            <w:szCs w:val="22"/>
            <w:lang w:val="en-AU" w:eastAsia="en-AU"/>
          </w:rPr>
          <w:tab/>
        </w:r>
        <w:r w:rsidRPr="003D744B">
          <w:rPr>
            <w:rStyle w:val="Hyperlink"/>
            <w:noProof/>
          </w:rPr>
          <w:t>Logical Data Model</w:t>
        </w:r>
        <w:r>
          <w:rPr>
            <w:noProof/>
            <w:webHidden/>
          </w:rPr>
          <w:tab/>
        </w:r>
        <w:r>
          <w:rPr>
            <w:noProof/>
            <w:webHidden/>
          </w:rPr>
          <w:fldChar w:fldCharType="begin"/>
        </w:r>
        <w:r>
          <w:rPr>
            <w:noProof/>
            <w:webHidden/>
          </w:rPr>
          <w:instrText xml:space="preserve"> PAGEREF _Toc329256864 \h </w:instrText>
        </w:r>
        <w:r>
          <w:rPr>
            <w:noProof/>
            <w:webHidden/>
          </w:rPr>
        </w:r>
      </w:ins>
      <w:r>
        <w:rPr>
          <w:noProof/>
          <w:webHidden/>
        </w:rPr>
        <w:fldChar w:fldCharType="separate"/>
      </w:r>
      <w:ins w:id="157"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58" w:author="Avin Mathew" w:date="2012-07-05T13:05:00Z"/>
          <w:rFonts w:asciiTheme="minorHAnsi" w:eastAsiaTheme="minorEastAsia" w:hAnsiTheme="minorHAnsi" w:cstheme="minorBidi"/>
          <w:noProof/>
          <w:szCs w:val="22"/>
          <w:lang w:val="en-AU" w:eastAsia="en-AU"/>
        </w:rPr>
      </w:pPr>
      <w:ins w:id="15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"_Toc329256865"</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2.1</w:t>
        </w:r>
        <w:r>
          <w:rPr>
            <w:rFonts w:asciiTheme="minorHAnsi" w:eastAsiaTheme="minorEastAsia" w:hAnsiTheme="minorHAnsi" w:cstheme="minorBidi"/>
            <w:noProof/>
            <w:szCs w:val="22"/>
            <w:lang w:val="en-AU" w:eastAsia="en-AU"/>
          </w:rPr>
          <w:tab/>
        </w:r>
        <w:r w:rsidRPr="003D744B">
          <w:rPr>
            <w:rStyle w:val="Hyperlink"/>
            <w:noProof/>
          </w:rPr>
          <w:t>Primitive Data Types</w:t>
        </w:r>
        <w:r>
          <w:rPr>
            <w:noProof/>
            <w:webHidden/>
          </w:rPr>
          <w:tab/>
        </w:r>
        <w:r>
          <w:rPr>
            <w:noProof/>
            <w:webHidden/>
          </w:rPr>
          <w:fldChar w:fldCharType="begin"/>
        </w:r>
        <w:r>
          <w:rPr>
            <w:noProof/>
            <w:webHidden/>
          </w:rPr>
          <w:instrText xml:space="preserve"> PAGEREF _Toc329256865 \h </w:instrText>
        </w:r>
        <w:r>
          <w:rPr>
            <w:noProof/>
            <w:webHidden/>
          </w:rPr>
        </w:r>
      </w:ins>
      <w:r>
        <w:rPr>
          <w:noProof/>
          <w:webHidden/>
        </w:rPr>
        <w:fldChar w:fldCharType="separate"/>
      </w:r>
      <w:ins w:id="160"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61" w:author="Avin Mathew" w:date="2012-07-05T13:05:00Z"/>
          <w:rFonts w:asciiTheme="minorHAnsi" w:eastAsiaTheme="minorEastAsia" w:hAnsiTheme="minorHAnsi" w:cstheme="minorBidi"/>
          <w:noProof/>
          <w:szCs w:val="22"/>
          <w:lang w:val="en-AU" w:eastAsia="en-AU"/>
        </w:rPr>
      </w:pPr>
      <w:ins w:id="16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"_Toc329256866"</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2.1.1</w:t>
        </w:r>
        <w:r>
          <w:rPr>
            <w:rFonts w:asciiTheme="minorHAnsi" w:eastAsiaTheme="minorEastAsia" w:hAnsiTheme="minorHAnsi" w:cstheme="minorBidi"/>
            <w:noProof/>
            <w:szCs w:val="22"/>
            <w:lang w:val="en-AU" w:eastAsia="en-AU"/>
          </w:rPr>
          <w:tab/>
        </w:r>
        <w:r w:rsidRPr="003D744B">
          <w:rPr>
            <w:rStyle w:val="Hyperlink"/>
            <w:noProof/>
          </w:rPr>
          <w:t>XML Schema Types</w:t>
        </w:r>
        <w:r>
          <w:rPr>
            <w:noProof/>
            <w:webHidden/>
          </w:rPr>
          <w:tab/>
        </w:r>
        <w:r>
          <w:rPr>
            <w:noProof/>
            <w:webHidden/>
          </w:rPr>
          <w:fldChar w:fldCharType="begin"/>
        </w:r>
        <w:r>
          <w:rPr>
            <w:noProof/>
            <w:webHidden/>
          </w:rPr>
          <w:instrText xml:space="preserve"> PAGEREF _Toc329256866 \h </w:instrText>
        </w:r>
        <w:r>
          <w:rPr>
            <w:noProof/>
            <w:webHidden/>
          </w:rPr>
        </w:r>
      </w:ins>
      <w:r>
        <w:rPr>
          <w:noProof/>
          <w:webHidden/>
        </w:rPr>
        <w:fldChar w:fldCharType="separate"/>
      </w:r>
      <w:ins w:id="163"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64" w:author="Avin Mathew" w:date="2012-07-05T13:05:00Z"/>
          <w:rFonts w:asciiTheme="minorHAnsi" w:eastAsiaTheme="minorEastAsia" w:hAnsiTheme="minorHAnsi" w:cstheme="minorBidi"/>
          <w:noProof/>
          <w:szCs w:val="22"/>
          <w:lang w:val="en-AU" w:eastAsia="en-AU"/>
        </w:rPr>
      </w:pPr>
      <w:ins w:id="16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"_Toc329256867"</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2.1.2</w:t>
        </w:r>
        <w:r>
          <w:rPr>
            <w:rFonts w:asciiTheme="minorHAnsi" w:eastAsiaTheme="minorEastAsia" w:hAnsiTheme="minorHAnsi" w:cstheme="minorBidi"/>
            <w:noProof/>
            <w:szCs w:val="22"/>
            <w:lang w:val="en-AU" w:eastAsia="en-AU"/>
          </w:rPr>
          <w:tab/>
        </w:r>
        <w:r w:rsidRPr="003D744B">
          <w:rPr>
            <w:rStyle w:val="Hyperlink"/>
            <w:noProof/>
          </w:rPr>
          <w:t>Core Component Types</w:t>
        </w:r>
        <w:r>
          <w:rPr>
            <w:noProof/>
            <w:webHidden/>
          </w:rPr>
          <w:tab/>
        </w:r>
        <w:r>
          <w:rPr>
            <w:noProof/>
            <w:webHidden/>
          </w:rPr>
          <w:fldChar w:fldCharType="begin"/>
        </w:r>
        <w:r>
          <w:rPr>
            <w:noProof/>
            <w:webHidden/>
          </w:rPr>
          <w:instrText xml:space="preserve"> PAGEREF _Toc329256867 \h </w:instrText>
        </w:r>
        <w:r>
          <w:rPr>
            <w:noProof/>
            <w:webHidden/>
          </w:rPr>
        </w:r>
      </w:ins>
      <w:r>
        <w:rPr>
          <w:noProof/>
          <w:webHidden/>
        </w:rPr>
        <w:fldChar w:fldCharType="separate"/>
      </w:r>
      <w:ins w:id="166"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67" w:author="Avin Mathew" w:date="2012-07-05T13:05:00Z"/>
          <w:rFonts w:asciiTheme="minorHAnsi" w:eastAsiaTheme="minorEastAsia" w:hAnsiTheme="minorHAnsi" w:cstheme="minorBidi"/>
          <w:noProof/>
          <w:szCs w:val="22"/>
          <w:lang w:val="en-AU" w:eastAsia="en-AU"/>
        </w:rPr>
      </w:pPr>
      <w:ins w:id="16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"_Toc329256868"</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2.2</w:t>
        </w:r>
        <w:r>
          <w:rPr>
            <w:rFonts w:asciiTheme="minorHAnsi" w:eastAsiaTheme="minorEastAsia" w:hAnsiTheme="minorHAnsi" w:cstheme="minorBidi"/>
            <w:noProof/>
            <w:szCs w:val="22"/>
            <w:lang w:val="en-AU" w:eastAsia="en-AU"/>
          </w:rPr>
          <w:tab/>
        </w:r>
        <w:r w:rsidRPr="003D744B">
          <w:rPr>
            <w:rStyle w:val="Hyperlink"/>
            <w:noProof/>
          </w:rPr>
          <w:t>UML Model</w:t>
        </w:r>
        <w:r>
          <w:rPr>
            <w:noProof/>
            <w:webHidden/>
          </w:rPr>
          <w:tab/>
        </w:r>
        <w:r>
          <w:rPr>
            <w:noProof/>
            <w:webHidden/>
          </w:rPr>
          <w:fldChar w:fldCharType="begin"/>
        </w:r>
        <w:r>
          <w:rPr>
            <w:noProof/>
            <w:webHidden/>
          </w:rPr>
          <w:instrText xml:space="preserve"> PAGEREF _Toc329256868 \h </w:instrText>
        </w:r>
        <w:r>
          <w:rPr>
            <w:noProof/>
            <w:webHidden/>
          </w:rPr>
        </w:r>
      </w:ins>
      <w:r>
        <w:rPr>
          <w:noProof/>
          <w:webHidden/>
        </w:rPr>
        <w:fldChar w:fldCharType="separate"/>
      </w:r>
      <w:ins w:id="169" w:author="Avin Mathew" w:date="2012-07-05T13:05:00Z">
        <w:r>
          <w:rPr>
            <w:noProof/>
            <w:webHidden/>
          </w:rPr>
          <w:t>6</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70" w:author="Avin Mathew" w:date="2012-07-05T13:05:00Z"/>
          <w:rFonts w:asciiTheme="minorHAnsi" w:eastAsiaTheme="minorEastAsia" w:hAnsiTheme="minorHAnsi" w:cstheme="minorBidi"/>
          <w:noProof/>
          <w:szCs w:val="22"/>
          <w:lang w:val="en-AU" w:eastAsia="en-AU"/>
        </w:rPr>
      </w:pPr>
      <w:ins w:id="17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"_Toc329256869"</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2.3</w:t>
        </w:r>
        <w:r>
          <w:rPr>
            <w:rFonts w:asciiTheme="minorHAnsi" w:eastAsiaTheme="minorEastAsia" w:hAnsiTheme="minorHAnsi" w:cstheme="minorBidi"/>
            <w:noProof/>
            <w:szCs w:val="22"/>
            <w:lang w:val="en-AU" w:eastAsia="en-AU"/>
          </w:rPr>
          <w:tab/>
        </w:r>
        <w:r w:rsidRPr="003D744B">
          <w:rPr>
            <w:rStyle w:val="Hyperlink"/>
            <w:noProof/>
          </w:rPr>
          <w:t>Registry</w:t>
        </w:r>
        <w:r>
          <w:rPr>
            <w:noProof/>
            <w:webHidden/>
          </w:rPr>
          <w:tab/>
        </w:r>
        <w:r>
          <w:rPr>
            <w:noProof/>
            <w:webHidden/>
          </w:rPr>
          <w:fldChar w:fldCharType="begin"/>
        </w:r>
        <w:r>
          <w:rPr>
            <w:noProof/>
            <w:webHidden/>
          </w:rPr>
          <w:instrText xml:space="preserve"> PAGEREF _Toc329256869 \h </w:instrText>
        </w:r>
        <w:r>
          <w:rPr>
            <w:noProof/>
            <w:webHidden/>
          </w:rPr>
        </w:r>
      </w:ins>
      <w:r>
        <w:rPr>
          <w:noProof/>
          <w:webHidden/>
        </w:rPr>
        <w:fldChar w:fldCharType="separate"/>
      </w:r>
      <w:ins w:id="172" w:author="Avin Mathew" w:date="2012-07-05T13:05:00Z">
        <w:r>
          <w:rPr>
            <w:noProof/>
            <w:webHidden/>
          </w:rPr>
          <w:t>6</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73" w:author="Avin Mathew" w:date="2012-07-05T13:05:00Z"/>
          <w:rFonts w:asciiTheme="minorHAnsi" w:eastAsiaTheme="minorEastAsia" w:hAnsiTheme="minorHAnsi" w:cstheme="minorBidi"/>
          <w:noProof/>
          <w:szCs w:val="22"/>
          <w:lang w:val="en-AU" w:eastAsia="en-AU"/>
        </w:rPr>
      </w:pPr>
      <w:ins w:id="17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"_Toc329256870"</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2.4</w:t>
        </w:r>
        <w:r>
          <w:rPr>
            <w:rFonts w:asciiTheme="minorHAnsi" w:eastAsiaTheme="minorEastAsia" w:hAnsiTheme="minorHAnsi" w:cstheme="minorBidi"/>
            <w:noProof/>
            <w:szCs w:val="22"/>
            <w:lang w:val="en-AU" w:eastAsia="en-AU"/>
          </w:rPr>
          <w:tab/>
        </w:r>
        <w:r w:rsidRPr="003D744B">
          <w:rPr>
            <w:rStyle w:val="Hyperlink"/>
            <w:noProof/>
          </w:rPr>
          <w:t>Category</w:t>
        </w:r>
        <w:r>
          <w:rPr>
            <w:noProof/>
            <w:webHidden/>
          </w:rPr>
          <w:tab/>
        </w:r>
        <w:r>
          <w:rPr>
            <w:noProof/>
            <w:webHidden/>
          </w:rPr>
          <w:fldChar w:fldCharType="begin"/>
        </w:r>
        <w:r>
          <w:rPr>
            <w:noProof/>
            <w:webHidden/>
          </w:rPr>
          <w:instrText xml:space="preserve"> PAGEREF _Toc329256870 \h </w:instrText>
        </w:r>
        <w:r>
          <w:rPr>
            <w:noProof/>
            <w:webHidden/>
          </w:rPr>
        </w:r>
      </w:ins>
      <w:r>
        <w:rPr>
          <w:noProof/>
          <w:webHidden/>
        </w:rPr>
        <w:fldChar w:fldCharType="separate"/>
      </w:r>
      <w:ins w:id="175" w:author="Avin Mathew" w:date="2012-07-05T13:05:00Z">
        <w:r>
          <w:rPr>
            <w:noProof/>
            <w:webHidden/>
          </w:rPr>
          <w:t>7</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76" w:author="Avin Mathew" w:date="2012-07-05T13:05:00Z"/>
          <w:rFonts w:asciiTheme="minorHAnsi" w:eastAsiaTheme="minorEastAsia" w:hAnsiTheme="minorHAnsi" w:cstheme="minorBidi"/>
          <w:noProof/>
          <w:szCs w:val="22"/>
          <w:lang w:val="en-AU" w:eastAsia="en-AU"/>
        </w:rPr>
      </w:pPr>
      <w:ins w:id="17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"_Toc329256871"</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2.5</w:t>
        </w:r>
        <w:r>
          <w:rPr>
            <w:rFonts w:asciiTheme="minorHAnsi" w:eastAsiaTheme="minorEastAsia" w:hAnsiTheme="minorHAnsi" w:cstheme="minorBidi"/>
            <w:noProof/>
            <w:szCs w:val="22"/>
            <w:lang w:val="en-AU" w:eastAsia="en-AU"/>
          </w:rPr>
          <w:tab/>
        </w:r>
        <w:r w:rsidRPr="003D744B">
          <w:rPr>
            <w:rStyle w:val="Hyperlink"/>
            <w:noProof/>
          </w:rPr>
          <w:t>Entry</w:t>
        </w:r>
        <w:r>
          <w:rPr>
            <w:noProof/>
            <w:webHidden/>
          </w:rPr>
          <w:tab/>
        </w:r>
        <w:r>
          <w:rPr>
            <w:noProof/>
            <w:webHidden/>
          </w:rPr>
          <w:fldChar w:fldCharType="begin"/>
        </w:r>
        <w:r>
          <w:rPr>
            <w:noProof/>
            <w:webHidden/>
          </w:rPr>
          <w:instrText xml:space="preserve"> PAGEREF _Toc329256871 \h </w:instrText>
        </w:r>
        <w:r>
          <w:rPr>
            <w:noProof/>
            <w:webHidden/>
          </w:rPr>
        </w:r>
      </w:ins>
      <w:r>
        <w:rPr>
          <w:noProof/>
          <w:webHidden/>
        </w:rPr>
        <w:fldChar w:fldCharType="separate"/>
      </w:r>
      <w:ins w:id="178" w:author="Avin Mathew" w:date="2012-07-05T13:05:00Z">
        <w:r>
          <w:rPr>
            <w:noProof/>
            <w:webHidden/>
          </w:rPr>
          <w:t>8</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79" w:author="Avin Mathew" w:date="2012-07-05T13:05:00Z"/>
          <w:rFonts w:asciiTheme="minorHAnsi" w:eastAsiaTheme="minorEastAsia" w:hAnsiTheme="minorHAnsi" w:cstheme="minorBidi"/>
          <w:noProof/>
          <w:szCs w:val="22"/>
          <w:lang w:val="en-AU" w:eastAsia="en-AU"/>
        </w:rPr>
      </w:pPr>
      <w:ins w:id="18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"_Toc329256872"</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2.6</w:t>
        </w:r>
        <w:r>
          <w:rPr>
            <w:rFonts w:asciiTheme="minorHAnsi" w:eastAsiaTheme="minorEastAsia" w:hAnsiTheme="minorHAnsi" w:cstheme="minorBidi"/>
            <w:noProof/>
            <w:szCs w:val="22"/>
            <w:lang w:val="en-AU" w:eastAsia="en-AU"/>
          </w:rPr>
          <w:tab/>
        </w:r>
        <w:r w:rsidRPr="003D744B">
          <w:rPr>
            <w:rStyle w:val="Hyperlink"/>
            <w:noProof/>
          </w:rPr>
          <w:t>Property</w:t>
        </w:r>
        <w:r>
          <w:rPr>
            <w:noProof/>
            <w:webHidden/>
          </w:rPr>
          <w:tab/>
        </w:r>
        <w:r>
          <w:rPr>
            <w:noProof/>
            <w:webHidden/>
          </w:rPr>
          <w:fldChar w:fldCharType="begin"/>
        </w:r>
        <w:r>
          <w:rPr>
            <w:noProof/>
            <w:webHidden/>
          </w:rPr>
          <w:instrText xml:space="preserve"> PAGEREF _Toc329256872 \h </w:instrText>
        </w:r>
        <w:r>
          <w:rPr>
            <w:noProof/>
            <w:webHidden/>
          </w:rPr>
        </w:r>
      </w:ins>
      <w:r>
        <w:rPr>
          <w:noProof/>
          <w:webHidden/>
        </w:rPr>
        <w:fldChar w:fldCharType="separate"/>
      </w:r>
      <w:ins w:id="181" w:author="Avin Mathew" w:date="2012-07-05T13:05:00Z">
        <w:r>
          <w:rPr>
            <w:noProof/>
            <w:webHidden/>
          </w:rPr>
          <w:t>9</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82" w:author="Avin Mathew" w:date="2012-07-05T13:05:00Z"/>
          <w:rFonts w:asciiTheme="minorHAnsi" w:eastAsiaTheme="minorEastAsia" w:hAnsiTheme="minorHAnsi" w:cstheme="minorBidi"/>
          <w:noProof/>
          <w:szCs w:val="22"/>
          <w:lang w:val="en-AU" w:eastAsia="en-AU"/>
        </w:rPr>
      </w:pPr>
      <w:ins w:id="18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"_Toc329256873"</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2.7</w:t>
        </w:r>
        <w:r>
          <w:rPr>
            <w:rFonts w:asciiTheme="minorHAnsi" w:eastAsiaTheme="minorEastAsia" w:hAnsiTheme="minorHAnsi" w:cstheme="minorBidi"/>
            <w:noProof/>
            <w:szCs w:val="22"/>
            <w:lang w:val="en-AU" w:eastAsia="en-AU"/>
          </w:rPr>
          <w:tab/>
        </w:r>
        <w:r w:rsidRPr="003D744B">
          <w:rPr>
            <w:rStyle w:val="Hyperlink"/>
            <w:noProof/>
          </w:rPr>
          <w:t>PropertyValue</w:t>
        </w:r>
        <w:r>
          <w:rPr>
            <w:noProof/>
            <w:webHidden/>
          </w:rPr>
          <w:tab/>
        </w:r>
        <w:r>
          <w:rPr>
            <w:noProof/>
            <w:webHidden/>
          </w:rPr>
          <w:fldChar w:fldCharType="begin"/>
        </w:r>
        <w:r>
          <w:rPr>
            <w:noProof/>
            <w:webHidden/>
          </w:rPr>
          <w:instrText xml:space="preserve"> PAGEREF _Toc329256873 \h </w:instrText>
        </w:r>
        <w:r>
          <w:rPr>
            <w:noProof/>
            <w:webHidden/>
          </w:rPr>
        </w:r>
      </w:ins>
      <w:r>
        <w:rPr>
          <w:noProof/>
          <w:webHidden/>
        </w:rPr>
        <w:fldChar w:fldCharType="separate"/>
      </w:r>
      <w:ins w:id="184" w:author="Avin Mathew" w:date="2012-07-05T13:05:00Z">
        <w:r>
          <w:rPr>
            <w:noProof/>
            <w:webHidden/>
          </w:rPr>
          <w:t>9</w:t>
        </w:r>
        <w:r>
          <w:rPr>
            <w:noProof/>
            <w:webHidden/>
          </w:rPr>
          <w:fldChar w:fldCharType="end"/>
        </w:r>
        <w:r w:rsidRPr="003D744B">
          <w:rPr>
            <w:rStyle w:val="Hyperlink"/>
            <w:noProof/>
          </w:rPr>
          <w:fldChar w:fldCharType="end"/>
        </w:r>
      </w:ins>
    </w:p>
    <w:p w:rsidR="00F5314C" w:rsidRDefault="00F5314C">
      <w:pPr>
        <w:pStyle w:val="TOC1"/>
        <w:tabs>
          <w:tab w:val="left" w:pos="440"/>
          <w:tab w:val="right" w:leader="dot" w:pos="8630"/>
        </w:tabs>
        <w:rPr>
          <w:ins w:id="185" w:author="Avin Mathew" w:date="2012-07-05T13:05:00Z"/>
          <w:rFonts w:asciiTheme="minorHAnsi" w:eastAsiaTheme="minorEastAsia" w:hAnsiTheme="minorHAnsi" w:cstheme="minorBidi"/>
          <w:noProof/>
          <w:szCs w:val="22"/>
          <w:lang w:val="en-AU" w:eastAsia="en-AU"/>
        </w:rPr>
      </w:pPr>
      <w:ins w:id="18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"_Toc329256874"</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w:t>
        </w:r>
        <w:r>
          <w:rPr>
            <w:rFonts w:asciiTheme="minorHAnsi" w:eastAsiaTheme="minorEastAsia" w:hAnsiTheme="minorHAnsi" w:cstheme="minorBidi"/>
            <w:noProof/>
            <w:szCs w:val="22"/>
            <w:lang w:val="en-AU" w:eastAsia="en-AU"/>
          </w:rPr>
          <w:tab/>
        </w:r>
        <w:r w:rsidRPr="003D744B">
          <w:rPr>
            <w:rStyle w:val="Hyperlink"/>
            <w:noProof/>
          </w:rPr>
          <w:t>Service Definitions</w:t>
        </w:r>
        <w:r>
          <w:rPr>
            <w:noProof/>
            <w:webHidden/>
          </w:rPr>
          <w:tab/>
        </w:r>
        <w:r>
          <w:rPr>
            <w:noProof/>
            <w:webHidden/>
          </w:rPr>
          <w:fldChar w:fldCharType="begin"/>
        </w:r>
        <w:r>
          <w:rPr>
            <w:noProof/>
            <w:webHidden/>
          </w:rPr>
          <w:instrText xml:space="preserve"> PAGEREF _Toc329256874 \h </w:instrText>
        </w:r>
        <w:r>
          <w:rPr>
            <w:noProof/>
            <w:webHidden/>
          </w:rPr>
        </w:r>
      </w:ins>
      <w:r>
        <w:rPr>
          <w:noProof/>
          <w:webHidden/>
        </w:rPr>
        <w:fldChar w:fldCharType="separate"/>
      </w:r>
      <w:ins w:id="187"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88" w:author="Avin Mathew" w:date="2012-07-05T13:05:00Z"/>
          <w:rFonts w:asciiTheme="minorHAnsi" w:eastAsiaTheme="minorEastAsia" w:hAnsiTheme="minorHAnsi" w:cstheme="minorBidi"/>
          <w:noProof/>
          <w:szCs w:val="22"/>
          <w:lang w:val="en-AU" w:eastAsia="en-AU"/>
        </w:rPr>
      </w:pPr>
      <w:ins w:id="18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"_Toc329256875"</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w:t>
        </w:r>
        <w:r>
          <w:rPr>
            <w:rFonts w:asciiTheme="minorHAnsi" w:eastAsiaTheme="minorEastAsia" w:hAnsiTheme="minorHAnsi" w:cstheme="minorBidi"/>
            <w:noProof/>
            <w:szCs w:val="22"/>
            <w:lang w:val="en-AU" w:eastAsia="en-AU"/>
          </w:rPr>
          <w:tab/>
        </w:r>
        <w:r w:rsidRPr="003D744B">
          <w:rPr>
            <w:rStyle w:val="Hyperlink"/>
            <w:noProof/>
          </w:rPr>
          <w:t>CIR Command Services</w:t>
        </w:r>
        <w:r>
          <w:rPr>
            <w:noProof/>
            <w:webHidden/>
          </w:rPr>
          <w:tab/>
        </w:r>
        <w:r>
          <w:rPr>
            <w:noProof/>
            <w:webHidden/>
          </w:rPr>
          <w:fldChar w:fldCharType="begin"/>
        </w:r>
        <w:r>
          <w:rPr>
            <w:noProof/>
            <w:webHidden/>
          </w:rPr>
          <w:instrText xml:space="preserve"> PAGEREF _Toc329256875 \h </w:instrText>
        </w:r>
        <w:r>
          <w:rPr>
            <w:noProof/>
            <w:webHidden/>
          </w:rPr>
        </w:r>
      </w:ins>
      <w:r>
        <w:rPr>
          <w:noProof/>
          <w:webHidden/>
        </w:rPr>
        <w:fldChar w:fldCharType="separate"/>
      </w:r>
      <w:ins w:id="190"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1" w:author="Avin Mathew" w:date="2012-07-05T13:05:00Z"/>
          <w:rFonts w:asciiTheme="minorHAnsi" w:eastAsiaTheme="minorEastAsia" w:hAnsiTheme="minorHAnsi" w:cstheme="minorBidi"/>
          <w:noProof/>
          <w:szCs w:val="22"/>
          <w:lang w:val="en-AU" w:eastAsia="en-AU"/>
        </w:rPr>
      </w:pPr>
      <w:ins w:id="19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"_Toc329256876"</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3.1.1</w:t>
        </w:r>
        <w:r>
          <w:rPr>
            <w:rFonts w:asciiTheme="minorHAnsi" w:eastAsiaTheme="minorEastAsia" w:hAnsiTheme="minorHAnsi" w:cstheme="minorBidi"/>
            <w:noProof/>
            <w:szCs w:val="22"/>
            <w:lang w:val="en-AU" w:eastAsia="en-AU"/>
          </w:rPr>
          <w:tab/>
        </w:r>
        <w:r w:rsidRPr="003D744B">
          <w:rPr>
            <w:rStyle w:val="Hyperlink"/>
            <w:noProof/>
          </w:rPr>
          <w:t>Create Registry</w:t>
        </w:r>
        <w:r>
          <w:rPr>
            <w:noProof/>
            <w:webHidden/>
          </w:rPr>
          <w:tab/>
        </w:r>
        <w:r>
          <w:rPr>
            <w:noProof/>
            <w:webHidden/>
          </w:rPr>
          <w:fldChar w:fldCharType="begin"/>
        </w:r>
        <w:r>
          <w:rPr>
            <w:noProof/>
            <w:webHidden/>
          </w:rPr>
          <w:instrText xml:space="preserve"> PAGEREF _Toc329256876 \h </w:instrText>
        </w:r>
        <w:r>
          <w:rPr>
            <w:noProof/>
            <w:webHidden/>
          </w:rPr>
        </w:r>
      </w:ins>
      <w:r>
        <w:rPr>
          <w:noProof/>
          <w:webHidden/>
        </w:rPr>
        <w:fldChar w:fldCharType="separate"/>
      </w:r>
      <w:ins w:id="193"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4" w:author="Avin Mathew" w:date="2012-07-05T13:05:00Z"/>
          <w:rFonts w:asciiTheme="minorHAnsi" w:eastAsiaTheme="minorEastAsia" w:hAnsiTheme="minorHAnsi" w:cstheme="minorBidi"/>
          <w:noProof/>
          <w:szCs w:val="22"/>
          <w:lang w:val="en-AU" w:eastAsia="en-AU"/>
        </w:rPr>
      </w:pPr>
      <w:ins w:id="19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"_Toc329256877"</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3.1.2</w:t>
        </w:r>
        <w:r>
          <w:rPr>
            <w:rFonts w:asciiTheme="minorHAnsi" w:eastAsiaTheme="minorEastAsia" w:hAnsiTheme="minorHAnsi" w:cstheme="minorBidi"/>
            <w:noProof/>
            <w:szCs w:val="22"/>
            <w:lang w:val="en-AU" w:eastAsia="en-AU"/>
          </w:rPr>
          <w:tab/>
        </w:r>
        <w:r w:rsidRPr="003D744B">
          <w:rPr>
            <w:rStyle w:val="Hyperlink"/>
            <w:noProof/>
          </w:rPr>
          <w:t>Create Equivalent Entries</w:t>
        </w:r>
        <w:r>
          <w:rPr>
            <w:noProof/>
            <w:webHidden/>
          </w:rPr>
          <w:tab/>
        </w:r>
        <w:r>
          <w:rPr>
            <w:noProof/>
            <w:webHidden/>
          </w:rPr>
          <w:fldChar w:fldCharType="begin"/>
        </w:r>
        <w:r>
          <w:rPr>
            <w:noProof/>
            <w:webHidden/>
          </w:rPr>
          <w:instrText xml:space="preserve"> PAGEREF _Toc329256877 \h </w:instrText>
        </w:r>
        <w:r>
          <w:rPr>
            <w:noProof/>
            <w:webHidden/>
          </w:rPr>
        </w:r>
      </w:ins>
      <w:r>
        <w:rPr>
          <w:noProof/>
          <w:webHidden/>
        </w:rPr>
        <w:fldChar w:fldCharType="separate"/>
      </w:r>
      <w:ins w:id="196"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7" w:author="Avin Mathew" w:date="2012-07-05T13:05:00Z"/>
          <w:rFonts w:asciiTheme="minorHAnsi" w:eastAsiaTheme="minorEastAsia" w:hAnsiTheme="minorHAnsi" w:cstheme="minorBidi"/>
          <w:noProof/>
          <w:szCs w:val="22"/>
          <w:lang w:val="en-AU" w:eastAsia="en-AU"/>
        </w:rPr>
      </w:pPr>
      <w:ins w:id="19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"_Toc329256878"</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3.1.3</w:t>
        </w:r>
        <w:r>
          <w:rPr>
            <w:rFonts w:asciiTheme="minorHAnsi" w:eastAsiaTheme="minorEastAsia" w:hAnsiTheme="minorHAnsi" w:cstheme="minorBidi"/>
            <w:noProof/>
            <w:szCs w:val="22"/>
            <w:lang w:val="en-AU" w:eastAsia="en-AU"/>
          </w:rPr>
          <w:tab/>
        </w:r>
        <w:r w:rsidRPr="003D744B">
          <w:rPr>
            <w:rStyle w:val="Hyperlink"/>
            <w:noProof/>
          </w:rPr>
          <w:t>Update Registry</w:t>
        </w:r>
        <w:r>
          <w:rPr>
            <w:noProof/>
            <w:webHidden/>
          </w:rPr>
          <w:tab/>
        </w:r>
        <w:r>
          <w:rPr>
            <w:noProof/>
            <w:webHidden/>
          </w:rPr>
          <w:fldChar w:fldCharType="begin"/>
        </w:r>
        <w:r>
          <w:rPr>
            <w:noProof/>
            <w:webHidden/>
          </w:rPr>
          <w:instrText xml:space="preserve"> PAGEREF _Toc329256878 \h </w:instrText>
        </w:r>
        <w:r>
          <w:rPr>
            <w:noProof/>
            <w:webHidden/>
          </w:rPr>
        </w:r>
      </w:ins>
      <w:r>
        <w:rPr>
          <w:noProof/>
          <w:webHidden/>
        </w:rPr>
        <w:fldChar w:fldCharType="separate"/>
      </w:r>
      <w:ins w:id="199" w:author="Avin Mathew" w:date="2012-07-05T13:05:00Z">
        <w:r>
          <w:rPr>
            <w:noProof/>
            <w:webHidden/>
          </w:rPr>
          <w:t>11</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00" w:author="Avin Mathew" w:date="2012-07-05T13:05:00Z"/>
          <w:rFonts w:asciiTheme="minorHAnsi" w:eastAsiaTheme="minorEastAsia" w:hAnsiTheme="minorHAnsi" w:cstheme="minorBidi"/>
          <w:noProof/>
          <w:szCs w:val="22"/>
          <w:lang w:val="en-AU" w:eastAsia="en-AU"/>
        </w:rPr>
      </w:pPr>
      <w:ins w:id="20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"_Toc329256879"</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3.1.4</w:t>
        </w:r>
        <w:r>
          <w:rPr>
            <w:rFonts w:asciiTheme="minorHAnsi" w:eastAsiaTheme="minorEastAsia" w:hAnsiTheme="minorHAnsi" w:cstheme="minorBidi"/>
            <w:noProof/>
            <w:szCs w:val="22"/>
            <w:lang w:val="en-AU" w:eastAsia="en-AU"/>
          </w:rPr>
          <w:tab/>
        </w:r>
        <w:r w:rsidRPr="003D744B">
          <w:rPr>
            <w:rStyle w:val="Hyperlink"/>
            <w:noProof/>
          </w:rPr>
          <w:t>Update Entry CIRID</w:t>
        </w:r>
        <w:r>
          <w:rPr>
            <w:noProof/>
            <w:webHidden/>
          </w:rPr>
          <w:tab/>
        </w:r>
        <w:r>
          <w:rPr>
            <w:noProof/>
            <w:webHidden/>
          </w:rPr>
          <w:fldChar w:fldCharType="begin"/>
        </w:r>
        <w:r>
          <w:rPr>
            <w:noProof/>
            <w:webHidden/>
          </w:rPr>
          <w:instrText xml:space="preserve"> PAGEREF _Toc329256879 \h </w:instrText>
        </w:r>
        <w:r>
          <w:rPr>
            <w:noProof/>
            <w:webHidden/>
          </w:rPr>
        </w:r>
      </w:ins>
      <w:r>
        <w:rPr>
          <w:noProof/>
          <w:webHidden/>
        </w:rPr>
        <w:fldChar w:fldCharType="separate"/>
      </w:r>
      <w:ins w:id="202"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03" w:author="Avin Mathew" w:date="2012-07-05T13:05:00Z"/>
          <w:rFonts w:asciiTheme="minorHAnsi" w:eastAsiaTheme="minorEastAsia" w:hAnsiTheme="minorHAnsi" w:cstheme="minorBidi"/>
          <w:noProof/>
          <w:szCs w:val="22"/>
          <w:lang w:val="en-AU" w:eastAsia="en-AU"/>
        </w:rPr>
      </w:pPr>
      <w:ins w:id="20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"_Toc329256880"</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3.1.5</w:t>
        </w:r>
        <w:r>
          <w:rPr>
            <w:rFonts w:asciiTheme="minorHAnsi" w:eastAsiaTheme="minorEastAsia" w:hAnsiTheme="minorHAnsi" w:cstheme="minorBidi"/>
            <w:noProof/>
            <w:szCs w:val="22"/>
            <w:lang w:val="en-AU" w:eastAsia="en-AU"/>
          </w:rPr>
          <w:tab/>
        </w:r>
        <w:r w:rsidRPr="003D744B">
          <w:rPr>
            <w:rStyle w:val="Hyperlink"/>
            <w:noProof/>
          </w:rPr>
          <w:t>Delete Registry</w:t>
        </w:r>
        <w:r>
          <w:rPr>
            <w:noProof/>
            <w:webHidden/>
          </w:rPr>
          <w:tab/>
        </w:r>
        <w:r>
          <w:rPr>
            <w:noProof/>
            <w:webHidden/>
          </w:rPr>
          <w:fldChar w:fldCharType="begin"/>
        </w:r>
        <w:r>
          <w:rPr>
            <w:noProof/>
            <w:webHidden/>
          </w:rPr>
          <w:instrText xml:space="preserve"> PAGEREF _Toc329256880 \h </w:instrText>
        </w:r>
        <w:r>
          <w:rPr>
            <w:noProof/>
            <w:webHidden/>
          </w:rPr>
        </w:r>
      </w:ins>
      <w:r>
        <w:rPr>
          <w:noProof/>
          <w:webHidden/>
        </w:rPr>
        <w:fldChar w:fldCharType="separate"/>
      </w:r>
      <w:ins w:id="205"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06" w:author="Avin Mathew" w:date="2012-07-05T13:05:00Z"/>
          <w:rFonts w:asciiTheme="minorHAnsi" w:eastAsiaTheme="minorEastAsia" w:hAnsiTheme="minorHAnsi" w:cstheme="minorBidi"/>
          <w:noProof/>
          <w:szCs w:val="22"/>
          <w:lang w:val="en-AU" w:eastAsia="en-AU"/>
        </w:rPr>
      </w:pPr>
      <w:ins w:id="20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"_Toc329256881"</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3.1.6</w:t>
        </w:r>
        <w:r>
          <w:rPr>
            <w:rFonts w:asciiTheme="minorHAnsi" w:eastAsiaTheme="minorEastAsia" w:hAnsiTheme="minorHAnsi" w:cstheme="minorBidi"/>
            <w:noProof/>
            <w:szCs w:val="22"/>
            <w:lang w:val="en-AU" w:eastAsia="en-AU"/>
          </w:rPr>
          <w:tab/>
        </w:r>
        <w:r w:rsidRPr="003D744B">
          <w:rPr>
            <w:rStyle w:val="Hyperlink"/>
            <w:noProof/>
          </w:rPr>
          <w:t>Delete Category</w:t>
        </w:r>
        <w:r>
          <w:rPr>
            <w:noProof/>
            <w:webHidden/>
          </w:rPr>
          <w:tab/>
        </w:r>
        <w:r>
          <w:rPr>
            <w:noProof/>
            <w:webHidden/>
          </w:rPr>
          <w:fldChar w:fldCharType="begin"/>
        </w:r>
        <w:r>
          <w:rPr>
            <w:noProof/>
            <w:webHidden/>
          </w:rPr>
          <w:instrText xml:space="preserve"> PAGEREF _Toc329256881 \h </w:instrText>
        </w:r>
        <w:r>
          <w:rPr>
            <w:noProof/>
            <w:webHidden/>
          </w:rPr>
        </w:r>
      </w:ins>
      <w:r>
        <w:rPr>
          <w:noProof/>
          <w:webHidden/>
        </w:rPr>
        <w:fldChar w:fldCharType="separate"/>
      </w:r>
      <w:ins w:id="208"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09" w:author="Avin Mathew" w:date="2012-07-05T13:05:00Z"/>
          <w:rFonts w:asciiTheme="minorHAnsi" w:eastAsiaTheme="minorEastAsia" w:hAnsiTheme="minorHAnsi" w:cstheme="minorBidi"/>
          <w:noProof/>
          <w:szCs w:val="22"/>
          <w:lang w:val="en-AU" w:eastAsia="en-AU"/>
        </w:rPr>
      </w:pPr>
      <w:ins w:id="21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"_Toc329256882"</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3.1.7</w:t>
        </w:r>
        <w:r>
          <w:rPr>
            <w:rFonts w:asciiTheme="minorHAnsi" w:eastAsiaTheme="minorEastAsia" w:hAnsiTheme="minorHAnsi" w:cstheme="minorBidi"/>
            <w:noProof/>
            <w:szCs w:val="22"/>
            <w:lang w:val="en-AU" w:eastAsia="en-AU"/>
          </w:rPr>
          <w:tab/>
        </w:r>
        <w:r w:rsidRPr="003D744B">
          <w:rPr>
            <w:rStyle w:val="Hyperlink"/>
            <w:noProof/>
          </w:rPr>
          <w:t>Delete Entries</w:t>
        </w:r>
        <w:r>
          <w:rPr>
            <w:noProof/>
            <w:webHidden/>
          </w:rPr>
          <w:tab/>
        </w:r>
        <w:r>
          <w:rPr>
            <w:noProof/>
            <w:webHidden/>
          </w:rPr>
          <w:fldChar w:fldCharType="begin"/>
        </w:r>
        <w:r>
          <w:rPr>
            <w:noProof/>
            <w:webHidden/>
          </w:rPr>
          <w:instrText xml:space="preserve"> PAGEREF _Toc329256882 \h </w:instrText>
        </w:r>
        <w:r>
          <w:rPr>
            <w:noProof/>
            <w:webHidden/>
          </w:rPr>
        </w:r>
      </w:ins>
      <w:r>
        <w:rPr>
          <w:noProof/>
          <w:webHidden/>
        </w:rPr>
        <w:fldChar w:fldCharType="separate"/>
      </w:r>
      <w:ins w:id="211" w:author="Avin Mathew" w:date="2012-07-05T13:05:00Z">
        <w:r>
          <w:rPr>
            <w:noProof/>
            <w:webHidden/>
          </w:rPr>
          <w:t>13</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12" w:author="Avin Mathew" w:date="2012-07-05T13:05:00Z"/>
          <w:rFonts w:asciiTheme="minorHAnsi" w:eastAsiaTheme="minorEastAsia" w:hAnsiTheme="minorHAnsi" w:cstheme="minorBidi"/>
          <w:noProof/>
          <w:szCs w:val="22"/>
          <w:lang w:val="en-AU" w:eastAsia="en-AU"/>
        </w:rPr>
      </w:pPr>
      <w:ins w:id="21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"_Toc329256883"</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3.1.8</w:t>
        </w:r>
        <w:r>
          <w:rPr>
            <w:rFonts w:asciiTheme="minorHAnsi" w:eastAsiaTheme="minorEastAsia" w:hAnsiTheme="minorHAnsi" w:cstheme="minorBidi"/>
            <w:noProof/>
            <w:szCs w:val="22"/>
            <w:lang w:val="en-AU" w:eastAsia="en-AU"/>
          </w:rPr>
          <w:tab/>
        </w:r>
        <w:r w:rsidRPr="003D744B">
          <w:rPr>
            <w:rStyle w:val="Hyperlink"/>
            <w:noProof/>
          </w:rPr>
          <w:t>Delete Properties</w:t>
        </w:r>
        <w:r>
          <w:rPr>
            <w:noProof/>
            <w:webHidden/>
          </w:rPr>
          <w:tab/>
        </w:r>
        <w:r>
          <w:rPr>
            <w:noProof/>
            <w:webHidden/>
          </w:rPr>
          <w:fldChar w:fldCharType="begin"/>
        </w:r>
        <w:r>
          <w:rPr>
            <w:noProof/>
            <w:webHidden/>
          </w:rPr>
          <w:instrText xml:space="preserve"> PAGEREF _Toc329256883 \h </w:instrText>
        </w:r>
        <w:r>
          <w:rPr>
            <w:noProof/>
            <w:webHidden/>
          </w:rPr>
        </w:r>
      </w:ins>
      <w:r>
        <w:rPr>
          <w:noProof/>
          <w:webHidden/>
        </w:rPr>
        <w:fldChar w:fldCharType="separate"/>
      </w:r>
      <w:ins w:id="214" w:author="Avin Mathew" w:date="2012-07-05T13:05:00Z">
        <w:r>
          <w:rPr>
            <w:noProof/>
            <w:webHidden/>
          </w:rPr>
          <w:t>13</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215" w:author="Avin Mathew" w:date="2012-07-05T13:05:00Z"/>
          <w:rFonts w:asciiTheme="minorHAnsi" w:eastAsiaTheme="minorEastAsia" w:hAnsiTheme="minorHAnsi" w:cstheme="minorBidi"/>
          <w:noProof/>
          <w:szCs w:val="22"/>
          <w:lang w:val="en-AU" w:eastAsia="en-AU"/>
        </w:rPr>
      </w:pPr>
      <w:ins w:id="21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"_Toc329256884"</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3.2</w:t>
        </w:r>
        <w:r>
          <w:rPr>
            <w:rFonts w:asciiTheme="minorHAnsi" w:eastAsiaTheme="minorEastAsia" w:hAnsiTheme="minorHAnsi" w:cstheme="minorBidi"/>
            <w:noProof/>
            <w:szCs w:val="22"/>
            <w:lang w:val="en-AU" w:eastAsia="en-AU"/>
          </w:rPr>
          <w:tab/>
        </w:r>
        <w:r w:rsidRPr="003D744B">
          <w:rPr>
            <w:rStyle w:val="Hyperlink"/>
            <w:noProof/>
          </w:rPr>
          <w:t>CIR Query Services</w:t>
        </w:r>
        <w:r>
          <w:rPr>
            <w:noProof/>
            <w:webHidden/>
          </w:rPr>
          <w:tab/>
        </w:r>
        <w:r>
          <w:rPr>
            <w:noProof/>
            <w:webHidden/>
          </w:rPr>
          <w:fldChar w:fldCharType="begin"/>
        </w:r>
        <w:r>
          <w:rPr>
            <w:noProof/>
            <w:webHidden/>
          </w:rPr>
          <w:instrText xml:space="preserve"> PAGEREF _Toc329256884 \h </w:instrText>
        </w:r>
        <w:r>
          <w:rPr>
            <w:noProof/>
            <w:webHidden/>
          </w:rPr>
        </w:r>
      </w:ins>
      <w:r>
        <w:rPr>
          <w:noProof/>
          <w:webHidden/>
        </w:rPr>
        <w:fldChar w:fldCharType="separate"/>
      </w:r>
      <w:ins w:id="217"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18" w:author="Avin Mathew" w:date="2012-07-05T13:05:00Z"/>
          <w:rFonts w:asciiTheme="minorHAnsi" w:eastAsiaTheme="minorEastAsia" w:hAnsiTheme="minorHAnsi" w:cstheme="minorBidi"/>
          <w:noProof/>
          <w:szCs w:val="22"/>
          <w:lang w:val="en-AU" w:eastAsia="en-AU"/>
        </w:rPr>
      </w:pPr>
      <w:ins w:id="21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"_Toc329256885"</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3.2.1</w:t>
        </w:r>
        <w:r>
          <w:rPr>
            <w:rFonts w:asciiTheme="minorHAnsi" w:eastAsiaTheme="minorEastAsia" w:hAnsiTheme="minorHAnsi" w:cstheme="minorBidi"/>
            <w:noProof/>
            <w:szCs w:val="22"/>
            <w:lang w:val="en-AU" w:eastAsia="en-AU"/>
          </w:rPr>
          <w:tab/>
        </w:r>
        <w:r w:rsidRPr="003D744B">
          <w:rPr>
            <w:rStyle w:val="Hyperlink"/>
            <w:noProof/>
          </w:rPr>
          <w:t>Get Registry</w:t>
        </w:r>
        <w:r>
          <w:rPr>
            <w:noProof/>
            <w:webHidden/>
          </w:rPr>
          <w:tab/>
        </w:r>
        <w:r>
          <w:rPr>
            <w:noProof/>
            <w:webHidden/>
          </w:rPr>
          <w:fldChar w:fldCharType="begin"/>
        </w:r>
        <w:r>
          <w:rPr>
            <w:noProof/>
            <w:webHidden/>
          </w:rPr>
          <w:instrText xml:space="preserve"> PAGEREF _Toc329256885 \h </w:instrText>
        </w:r>
        <w:r>
          <w:rPr>
            <w:noProof/>
            <w:webHidden/>
          </w:rPr>
        </w:r>
      </w:ins>
      <w:r>
        <w:rPr>
          <w:noProof/>
          <w:webHidden/>
        </w:rPr>
        <w:fldChar w:fldCharType="separate"/>
      </w:r>
      <w:ins w:id="220"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1" w:author="Avin Mathew" w:date="2012-07-05T13:05:00Z"/>
          <w:rFonts w:asciiTheme="minorHAnsi" w:eastAsiaTheme="minorEastAsia" w:hAnsiTheme="minorHAnsi" w:cstheme="minorBidi"/>
          <w:noProof/>
          <w:szCs w:val="22"/>
          <w:lang w:val="en-AU" w:eastAsia="en-AU"/>
        </w:rPr>
      </w:pPr>
      <w:ins w:id="22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"_Toc329256886"</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3.2.2</w:t>
        </w:r>
        <w:r>
          <w:rPr>
            <w:rFonts w:asciiTheme="minorHAnsi" w:eastAsiaTheme="minorEastAsia" w:hAnsiTheme="minorHAnsi" w:cstheme="minorBidi"/>
            <w:noProof/>
            <w:szCs w:val="22"/>
            <w:lang w:val="en-AU" w:eastAsia="en-AU"/>
          </w:rPr>
          <w:tab/>
        </w:r>
        <w:r w:rsidRPr="003D744B">
          <w:rPr>
            <w:rStyle w:val="Hyperlink"/>
            <w:noProof/>
          </w:rPr>
          <w:t>Get Equivalent Entries</w:t>
        </w:r>
        <w:r>
          <w:rPr>
            <w:noProof/>
            <w:webHidden/>
          </w:rPr>
          <w:tab/>
        </w:r>
        <w:r>
          <w:rPr>
            <w:noProof/>
            <w:webHidden/>
          </w:rPr>
          <w:fldChar w:fldCharType="begin"/>
        </w:r>
        <w:r>
          <w:rPr>
            <w:noProof/>
            <w:webHidden/>
          </w:rPr>
          <w:instrText xml:space="preserve"> PAGEREF _Toc329256886 \h </w:instrText>
        </w:r>
        <w:r>
          <w:rPr>
            <w:noProof/>
            <w:webHidden/>
          </w:rPr>
        </w:r>
      </w:ins>
      <w:r>
        <w:rPr>
          <w:noProof/>
          <w:webHidden/>
        </w:rPr>
        <w:fldChar w:fldCharType="separate"/>
      </w:r>
      <w:ins w:id="223"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4" w:author="Avin Mathew" w:date="2012-07-05T13:05:00Z"/>
          <w:rFonts w:asciiTheme="minorHAnsi" w:eastAsiaTheme="minorEastAsia" w:hAnsiTheme="minorHAnsi" w:cstheme="minorBidi"/>
          <w:noProof/>
          <w:szCs w:val="22"/>
          <w:lang w:val="en-AU" w:eastAsia="en-AU"/>
        </w:rPr>
      </w:pPr>
      <w:ins w:id="22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"_Toc329256887"</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3.2.3</w:t>
        </w:r>
        <w:r>
          <w:rPr>
            <w:rFonts w:asciiTheme="minorHAnsi" w:eastAsiaTheme="minorEastAsia" w:hAnsiTheme="minorHAnsi" w:cstheme="minorBidi"/>
            <w:noProof/>
            <w:szCs w:val="22"/>
            <w:lang w:val="en-AU" w:eastAsia="en-AU"/>
          </w:rPr>
          <w:tab/>
        </w:r>
        <w:r w:rsidRPr="003D744B">
          <w:rPr>
            <w:rStyle w:val="Hyperlink"/>
            <w:noProof/>
          </w:rPr>
          <w:t>Get Entries By CIRID</w:t>
        </w:r>
        <w:r>
          <w:rPr>
            <w:noProof/>
            <w:webHidden/>
          </w:rPr>
          <w:tab/>
        </w:r>
        <w:r>
          <w:rPr>
            <w:noProof/>
            <w:webHidden/>
          </w:rPr>
          <w:fldChar w:fldCharType="begin"/>
        </w:r>
        <w:r>
          <w:rPr>
            <w:noProof/>
            <w:webHidden/>
          </w:rPr>
          <w:instrText xml:space="preserve"> PAGEREF _Toc329256887 \h </w:instrText>
        </w:r>
        <w:r>
          <w:rPr>
            <w:noProof/>
            <w:webHidden/>
          </w:rPr>
        </w:r>
      </w:ins>
      <w:r>
        <w:rPr>
          <w:noProof/>
          <w:webHidden/>
        </w:rPr>
        <w:fldChar w:fldCharType="separate"/>
      </w:r>
      <w:ins w:id="226" w:author="Avin Mathew" w:date="2012-07-05T13:05:00Z">
        <w:r>
          <w:rPr>
            <w:noProof/>
            <w:webHidden/>
          </w:rPr>
          <w:t>15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7" w:author="Avin Mathew" w:date="2012-07-05T13:05:00Z"/>
          <w:rFonts w:asciiTheme="minorHAnsi" w:eastAsiaTheme="minorEastAsia" w:hAnsiTheme="minorHAnsi" w:cstheme="minorBidi"/>
          <w:noProof/>
          <w:szCs w:val="22"/>
          <w:lang w:val="en-AU" w:eastAsia="en-AU"/>
        </w:rPr>
      </w:pPr>
      <w:ins w:id="22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"_Toc329256888"</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3.2.4</w:t>
        </w:r>
        <w:r>
          <w:rPr>
            <w:rFonts w:asciiTheme="minorHAnsi" w:eastAsiaTheme="minorEastAsia" w:hAnsiTheme="minorHAnsi" w:cstheme="minorBidi"/>
            <w:noProof/>
            <w:szCs w:val="22"/>
            <w:lang w:val="en-AU" w:eastAsia="en-AU"/>
          </w:rPr>
          <w:tab/>
        </w:r>
        <w:r w:rsidRPr="003D744B">
          <w:rPr>
            <w:rStyle w:val="Hyperlink"/>
            <w:noProof/>
          </w:rPr>
          <w:t>Wildcard Specification</w:t>
        </w:r>
        <w:r>
          <w:rPr>
            <w:noProof/>
            <w:webHidden/>
          </w:rPr>
          <w:tab/>
        </w:r>
        <w:r>
          <w:rPr>
            <w:noProof/>
            <w:webHidden/>
          </w:rPr>
          <w:fldChar w:fldCharType="begin"/>
        </w:r>
        <w:r>
          <w:rPr>
            <w:noProof/>
            <w:webHidden/>
          </w:rPr>
          <w:instrText xml:space="preserve"> PAGEREF _Toc329256888 \h </w:instrText>
        </w:r>
        <w:r>
          <w:rPr>
            <w:noProof/>
            <w:webHidden/>
          </w:rPr>
        </w:r>
      </w:ins>
      <w:r>
        <w:rPr>
          <w:noProof/>
          <w:webHidden/>
        </w:rPr>
        <w:fldChar w:fldCharType="separate"/>
      </w:r>
      <w:ins w:id="229" w:author="Avin Mathew" w:date="2012-07-05T13:05:00Z">
        <w:r>
          <w:rPr>
            <w:noProof/>
            <w:webHidden/>
          </w:rPr>
          <w:t>15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230" w:author="Avin Mathew" w:date="2012-07-05T13:05:00Z"/>
          <w:rFonts w:asciiTheme="minorHAnsi" w:eastAsiaTheme="minorEastAsia" w:hAnsiTheme="minorHAnsi" w:cstheme="minorBidi"/>
          <w:noProof/>
          <w:szCs w:val="22"/>
          <w:lang w:val="en-AU" w:eastAsia="en-AU"/>
        </w:rPr>
      </w:pPr>
      <w:ins w:id="23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"_Toc329256889"</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w:t>
        </w:r>
        <w:r>
          <w:rPr>
            <w:rFonts w:asciiTheme="minorHAnsi" w:eastAsiaTheme="minorEastAsia" w:hAnsiTheme="minorHAnsi" w:cstheme="minorBidi"/>
            <w:noProof/>
            <w:szCs w:val="22"/>
            <w:lang w:val="en-AU" w:eastAsia="en-AU"/>
          </w:rPr>
          <w:tab/>
        </w:r>
        <w:r w:rsidRPr="003D744B">
          <w:rPr>
            <w:rStyle w:val="Hyperlink"/>
            <w:noProof/>
          </w:rPr>
          <w:t>Fault Definitions</w:t>
        </w:r>
        <w:r>
          <w:rPr>
            <w:noProof/>
            <w:webHidden/>
          </w:rPr>
          <w:tab/>
        </w:r>
        <w:r>
          <w:rPr>
            <w:noProof/>
            <w:webHidden/>
          </w:rPr>
          <w:fldChar w:fldCharType="begin"/>
        </w:r>
        <w:r>
          <w:rPr>
            <w:noProof/>
            <w:webHidden/>
          </w:rPr>
          <w:instrText xml:space="preserve"> PAGEREF _Toc329256889 \h </w:instrText>
        </w:r>
        <w:r>
          <w:rPr>
            <w:noProof/>
            <w:webHidden/>
          </w:rPr>
        </w:r>
      </w:ins>
      <w:r>
        <w:rPr>
          <w:noProof/>
          <w:webHidden/>
        </w:rPr>
        <w:fldChar w:fldCharType="separate"/>
      </w:r>
      <w:ins w:id="232"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3" w:author="Avin Mathew" w:date="2012-07-05T13:05:00Z"/>
          <w:rFonts w:asciiTheme="minorHAnsi" w:eastAsiaTheme="minorEastAsia" w:hAnsiTheme="minorHAnsi" w:cstheme="minorBidi"/>
          <w:noProof/>
          <w:szCs w:val="22"/>
          <w:lang w:val="en-AU" w:eastAsia="en-AU"/>
        </w:rPr>
      </w:pPr>
      <w:ins w:id="23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"_Toc329256890"</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3.3.1</w:t>
        </w:r>
        <w:r>
          <w:rPr>
            <w:rFonts w:asciiTheme="minorHAnsi" w:eastAsiaTheme="minorEastAsia" w:hAnsiTheme="minorHAnsi" w:cstheme="minorBidi"/>
            <w:noProof/>
            <w:szCs w:val="22"/>
            <w:lang w:val="en-AU" w:eastAsia="en-AU"/>
          </w:rPr>
          <w:tab/>
        </w:r>
        <w:r w:rsidRPr="003D744B">
          <w:rPr>
            <w:rStyle w:val="Hyperlink"/>
            <w:noProof/>
          </w:rPr>
          <w:t>CreateRegistryFault</w:t>
        </w:r>
        <w:r>
          <w:rPr>
            <w:noProof/>
            <w:webHidden/>
          </w:rPr>
          <w:tab/>
        </w:r>
        <w:r>
          <w:rPr>
            <w:noProof/>
            <w:webHidden/>
          </w:rPr>
          <w:fldChar w:fldCharType="begin"/>
        </w:r>
        <w:r>
          <w:rPr>
            <w:noProof/>
            <w:webHidden/>
          </w:rPr>
          <w:instrText xml:space="preserve"> PAGEREF _Toc329256890 \h </w:instrText>
        </w:r>
        <w:r>
          <w:rPr>
            <w:noProof/>
            <w:webHidden/>
          </w:rPr>
        </w:r>
      </w:ins>
      <w:r>
        <w:rPr>
          <w:noProof/>
          <w:webHidden/>
        </w:rPr>
        <w:fldChar w:fldCharType="separate"/>
      </w:r>
      <w:ins w:id="235"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6" w:author="Avin Mathew" w:date="2012-07-05T13:05:00Z"/>
          <w:rFonts w:asciiTheme="minorHAnsi" w:eastAsiaTheme="minorEastAsia" w:hAnsiTheme="minorHAnsi" w:cstheme="minorBidi"/>
          <w:noProof/>
          <w:szCs w:val="22"/>
          <w:lang w:val="en-AU" w:eastAsia="en-AU"/>
        </w:rPr>
      </w:pPr>
      <w:ins w:id="23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"_Toc329256891"</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3.3.2</w:t>
        </w:r>
        <w:r>
          <w:rPr>
            <w:rFonts w:asciiTheme="minorHAnsi" w:eastAsiaTheme="minorEastAsia" w:hAnsiTheme="minorHAnsi" w:cstheme="minorBidi"/>
            <w:noProof/>
            <w:szCs w:val="22"/>
            <w:lang w:val="en-AU" w:eastAsia="en-AU"/>
          </w:rPr>
          <w:tab/>
        </w:r>
        <w:r w:rsidRPr="003D744B">
          <w:rPr>
            <w:rStyle w:val="Hyperlink"/>
            <w:noProof/>
          </w:rPr>
          <w:t>CreateCategoryFault</w:t>
        </w:r>
        <w:r>
          <w:rPr>
            <w:noProof/>
            <w:webHidden/>
          </w:rPr>
          <w:tab/>
        </w:r>
        <w:r>
          <w:rPr>
            <w:noProof/>
            <w:webHidden/>
          </w:rPr>
          <w:fldChar w:fldCharType="begin"/>
        </w:r>
        <w:r>
          <w:rPr>
            <w:noProof/>
            <w:webHidden/>
          </w:rPr>
          <w:instrText xml:space="preserve"> PAGEREF _Toc329256891 \h </w:instrText>
        </w:r>
        <w:r>
          <w:rPr>
            <w:noProof/>
            <w:webHidden/>
          </w:rPr>
        </w:r>
      </w:ins>
      <w:r>
        <w:rPr>
          <w:noProof/>
          <w:webHidden/>
        </w:rPr>
        <w:fldChar w:fldCharType="separate"/>
      </w:r>
      <w:ins w:id="238"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9" w:author="Avin Mathew" w:date="2012-07-05T13:05:00Z"/>
          <w:rFonts w:asciiTheme="minorHAnsi" w:eastAsiaTheme="minorEastAsia" w:hAnsiTheme="minorHAnsi" w:cstheme="minorBidi"/>
          <w:noProof/>
          <w:szCs w:val="22"/>
          <w:lang w:val="en-AU" w:eastAsia="en-AU"/>
        </w:rPr>
      </w:pPr>
      <w:ins w:id="24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"_Toc329256892"</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3.3.3</w:t>
        </w:r>
        <w:r>
          <w:rPr>
            <w:rFonts w:asciiTheme="minorHAnsi" w:eastAsiaTheme="minorEastAsia" w:hAnsiTheme="minorHAnsi" w:cstheme="minorBidi"/>
            <w:noProof/>
            <w:szCs w:val="22"/>
            <w:lang w:val="en-AU" w:eastAsia="en-AU"/>
          </w:rPr>
          <w:tab/>
        </w:r>
        <w:r w:rsidRPr="003D744B">
          <w:rPr>
            <w:rStyle w:val="Hyperlink"/>
            <w:noProof/>
          </w:rPr>
          <w:t>RegistryNotFoundFault</w:t>
        </w:r>
        <w:r>
          <w:rPr>
            <w:noProof/>
            <w:webHidden/>
          </w:rPr>
          <w:tab/>
        </w:r>
        <w:r>
          <w:rPr>
            <w:noProof/>
            <w:webHidden/>
          </w:rPr>
          <w:fldChar w:fldCharType="begin"/>
        </w:r>
        <w:r>
          <w:rPr>
            <w:noProof/>
            <w:webHidden/>
          </w:rPr>
          <w:instrText xml:space="preserve"> PAGEREF _Toc329256892 \h </w:instrText>
        </w:r>
        <w:r>
          <w:rPr>
            <w:noProof/>
            <w:webHidden/>
          </w:rPr>
        </w:r>
      </w:ins>
      <w:r>
        <w:rPr>
          <w:noProof/>
          <w:webHidden/>
        </w:rPr>
        <w:fldChar w:fldCharType="separate"/>
      </w:r>
      <w:ins w:id="241"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42" w:author="Avin Mathew" w:date="2012-07-05T13:05:00Z"/>
          <w:rFonts w:asciiTheme="minorHAnsi" w:eastAsiaTheme="minorEastAsia" w:hAnsiTheme="minorHAnsi" w:cstheme="minorBidi"/>
          <w:noProof/>
          <w:szCs w:val="22"/>
          <w:lang w:val="en-AU" w:eastAsia="en-AU"/>
        </w:rPr>
      </w:pPr>
      <w:ins w:id="24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"_Toc329256893"</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3.3.4</w:t>
        </w:r>
        <w:r>
          <w:rPr>
            <w:rFonts w:asciiTheme="minorHAnsi" w:eastAsiaTheme="minorEastAsia" w:hAnsiTheme="minorHAnsi" w:cstheme="minorBidi"/>
            <w:noProof/>
            <w:szCs w:val="22"/>
            <w:lang w:val="en-AU" w:eastAsia="en-AU"/>
          </w:rPr>
          <w:tab/>
        </w:r>
        <w:r w:rsidRPr="003D744B">
          <w:rPr>
            <w:rStyle w:val="Hyperlink"/>
            <w:noProof/>
          </w:rPr>
          <w:t>CategoryNotFoundFault</w:t>
        </w:r>
        <w:r>
          <w:rPr>
            <w:noProof/>
            <w:webHidden/>
          </w:rPr>
          <w:tab/>
        </w:r>
        <w:r>
          <w:rPr>
            <w:noProof/>
            <w:webHidden/>
          </w:rPr>
          <w:fldChar w:fldCharType="begin"/>
        </w:r>
        <w:r>
          <w:rPr>
            <w:noProof/>
            <w:webHidden/>
          </w:rPr>
          <w:instrText xml:space="preserve"> PAGEREF _Toc329256893 \h </w:instrText>
        </w:r>
        <w:r>
          <w:rPr>
            <w:noProof/>
            <w:webHidden/>
          </w:rPr>
        </w:r>
      </w:ins>
      <w:r>
        <w:rPr>
          <w:noProof/>
          <w:webHidden/>
        </w:rPr>
        <w:fldChar w:fldCharType="separate"/>
      </w:r>
      <w:ins w:id="244"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45" w:author="Avin Mathew" w:date="2012-07-05T13:05:00Z"/>
          <w:rFonts w:asciiTheme="minorHAnsi" w:eastAsiaTheme="minorEastAsia" w:hAnsiTheme="minorHAnsi" w:cstheme="minorBidi"/>
          <w:noProof/>
          <w:szCs w:val="22"/>
          <w:lang w:val="en-AU" w:eastAsia="en-AU"/>
        </w:rPr>
      </w:pPr>
      <w:ins w:id="24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"_Toc329256894"</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3.3.5</w:t>
        </w:r>
        <w:r>
          <w:rPr>
            <w:rFonts w:asciiTheme="minorHAnsi" w:eastAsiaTheme="minorEastAsia" w:hAnsiTheme="minorHAnsi" w:cstheme="minorBidi"/>
            <w:noProof/>
            <w:szCs w:val="22"/>
            <w:lang w:val="en-AU" w:eastAsia="en-AU"/>
          </w:rPr>
          <w:tab/>
        </w:r>
        <w:r w:rsidRPr="003D744B">
          <w:rPr>
            <w:rStyle w:val="Hyperlink"/>
            <w:noProof/>
          </w:rPr>
          <w:t>EntryNotFoundFault</w:t>
        </w:r>
        <w:r>
          <w:rPr>
            <w:noProof/>
            <w:webHidden/>
          </w:rPr>
          <w:tab/>
        </w:r>
        <w:r>
          <w:rPr>
            <w:noProof/>
            <w:webHidden/>
          </w:rPr>
          <w:fldChar w:fldCharType="begin"/>
        </w:r>
        <w:r>
          <w:rPr>
            <w:noProof/>
            <w:webHidden/>
          </w:rPr>
          <w:instrText xml:space="preserve"> PAGEREF _Toc329256894 \h </w:instrText>
        </w:r>
        <w:r>
          <w:rPr>
            <w:noProof/>
            <w:webHidden/>
          </w:rPr>
        </w:r>
      </w:ins>
      <w:r>
        <w:rPr>
          <w:noProof/>
          <w:webHidden/>
        </w:rPr>
        <w:fldChar w:fldCharType="separate"/>
      </w:r>
      <w:ins w:id="247"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48" w:author="Avin Mathew" w:date="2012-07-05T13:05:00Z"/>
          <w:rFonts w:asciiTheme="minorHAnsi" w:eastAsiaTheme="minorEastAsia" w:hAnsiTheme="minorHAnsi" w:cstheme="minorBidi"/>
          <w:noProof/>
          <w:szCs w:val="22"/>
          <w:lang w:val="en-AU" w:eastAsia="en-AU"/>
        </w:rPr>
      </w:pPr>
      <w:ins w:id="24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"_Toc329256895"</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3.3.6</w:t>
        </w:r>
        <w:r>
          <w:rPr>
            <w:rFonts w:asciiTheme="minorHAnsi" w:eastAsiaTheme="minorEastAsia" w:hAnsiTheme="minorHAnsi" w:cstheme="minorBidi"/>
            <w:noProof/>
            <w:szCs w:val="22"/>
            <w:lang w:val="en-AU" w:eastAsia="en-AU"/>
          </w:rPr>
          <w:tab/>
        </w:r>
        <w:r w:rsidRPr="003D744B">
          <w:rPr>
            <w:rStyle w:val="Hyperlink"/>
            <w:noProof/>
          </w:rPr>
          <w:t>PropertyNotFoundFault</w:t>
        </w:r>
        <w:r>
          <w:rPr>
            <w:noProof/>
            <w:webHidden/>
          </w:rPr>
          <w:tab/>
        </w:r>
        <w:r>
          <w:rPr>
            <w:noProof/>
            <w:webHidden/>
          </w:rPr>
          <w:fldChar w:fldCharType="begin"/>
        </w:r>
        <w:r>
          <w:rPr>
            <w:noProof/>
            <w:webHidden/>
          </w:rPr>
          <w:instrText xml:space="preserve"> PAGEREF _Toc329256895 \h </w:instrText>
        </w:r>
        <w:r>
          <w:rPr>
            <w:noProof/>
            <w:webHidden/>
          </w:rPr>
        </w:r>
      </w:ins>
      <w:r>
        <w:rPr>
          <w:noProof/>
          <w:webHidden/>
        </w:rPr>
        <w:fldChar w:fldCharType="separate"/>
      </w:r>
      <w:ins w:id="250"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51" w:author="Avin Mathew" w:date="2012-07-05T13:05:00Z"/>
          <w:rFonts w:asciiTheme="minorHAnsi" w:eastAsiaTheme="minorEastAsia" w:hAnsiTheme="minorHAnsi" w:cstheme="minorBidi"/>
          <w:noProof/>
          <w:szCs w:val="22"/>
          <w:lang w:val="en-AU" w:eastAsia="en-AU"/>
        </w:rPr>
      </w:pPr>
      <w:ins w:id="25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"_Toc329256896"</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3.3.7</w:t>
        </w:r>
        <w:r>
          <w:rPr>
            <w:rFonts w:asciiTheme="minorHAnsi" w:eastAsiaTheme="minorEastAsia" w:hAnsiTheme="minorHAnsi" w:cstheme="minorBidi"/>
            <w:noProof/>
            <w:szCs w:val="22"/>
            <w:lang w:val="en-AU" w:eastAsia="en-AU"/>
          </w:rPr>
          <w:tab/>
        </w:r>
        <w:r w:rsidRPr="003D744B">
          <w:rPr>
            <w:rStyle w:val="Hyperlink"/>
            <w:noProof/>
          </w:rPr>
          <w:t>DuplicateEntryFault</w:t>
        </w:r>
        <w:r>
          <w:rPr>
            <w:noProof/>
            <w:webHidden/>
          </w:rPr>
          <w:tab/>
        </w:r>
        <w:r>
          <w:rPr>
            <w:noProof/>
            <w:webHidden/>
          </w:rPr>
          <w:fldChar w:fldCharType="begin"/>
        </w:r>
        <w:r>
          <w:rPr>
            <w:noProof/>
            <w:webHidden/>
          </w:rPr>
          <w:instrText xml:space="preserve"> PAGEREF _Toc329256896 \h </w:instrText>
        </w:r>
        <w:r>
          <w:rPr>
            <w:noProof/>
            <w:webHidden/>
          </w:rPr>
        </w:r>
      </w:ins>
      <w:r>
        <w:rPr>
          <w:noProof/>
          <w:webHidden/>
        </w:rPr>
        <w:fldChar w:fldCharType="separate"/>
      </w:r>
      <w:ins w:id="253"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54" w:author="Avin Mathew" w:date="2012-07-05T13:05:00Z"/>
          <w:rFonts w:asciiTheme="minorHAnsi" w:eastAsiaTheme="minorEastAsia" w:hAnsiTheme="minorHAnsi" w:cstheme="minorBidi"/>
          <w:noProof/>
          <w:szCs w:val="22"/>
          <w:lang w:val="en-AU" w:eastAsia="en-AU"/>
        </w:rPr>
      </w:pPr>
      <w:ins w:id="25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"_Toc329256897"</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3.3.8</w:t>
        </w:r>
        <w:r>
          <w:rPr>
            <w:rFonts w:asciiTheme="minorHAnsi" w:eastAsiaTheme="minorEastAsia" w:hAnsiTheme="minorHAnsi" w:cstheme="minorBidi"/>
            <w:noProof/>
            <w:szCs w:val="22"/>
            <w:lang w:val="en-AU" w:eastAsia="en-AU"/>
          </w:rPr>
          <w:tab/>
        </w:r>
        <w:r w:rsidRPr="003D744B">
          <w:rPr>
            <w:rStyle w:val="Hyperlink"/>
            <w:noProof/>
          </w:rPr>
          <w:t>DuplicatePropertyFault</w:t>
        </w:r>
        <w:r>
          <w:rPr>
            <w:noProof/>
            <w:webHidden/>
          </w:rPr>
          <w:tab/>
        </w:r>
        <w:r>
          <w:rPr>
            <w:noProof/>
            <w:webHidden/>
          </w:rPr>
          <w:fldChar w:fldCharType="begin"/>
        </w:r>
        <w:r>
          <w:rPr>
            <w:noProof/>
            <w:webHidden/>
          </w:rPr>
          <w:instrText xml:space="preserve"> PAGEREF _Toc329256897 \h </w:instrText>
        </w:r>
        <w:r>
          <w:rPr>
            <w:noProof/>
            <w:webHidden/>
          </w:rPr>
        </w:r>
      </w:ins>
      <w:r>
        <w:rPr>
          <w:noProof/>
          <w:webHidden/>
        </w:rPr>
        <w:fldChar w:fldCharType="separate"/>
      </w:r>
      <w:ins w:id="256"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57" w:author="Avin Mathew" w:date="2012-07-05T13:05:00Z"/>
          <w:rFonts w:asciiTheme="minorHAnsi" w:eastAsiaTheme="minorEastAsia" w:hAnsiTheme="minorHAnsi" w:cstheme="minorBidi"/>
          <w:noProof/>
          <w:szCs w:val="22"/>
          <w:lang w:val="en-AU" w:eastAsia="en-AU"/>
        </w:rPr>
      </w:pPr>
      <w:ins w:id="25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"_Toc329256898"</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ParentEntityID</w:t>
        </w:r>
        <w:r>
          <w:rPr>
            <w:noProof/>
            <w:webHidden/>
          </w:rPr>
          <w:tab/>
        </w:r>
        <w:r>
          <w:rPr>
            <w:noProof/>
            <w:webHidden/>
          </w:rPr>
          <w:fldChar w:fldCharType="begin"/>
        </w:r>
        <w:r>
          <w:rPr>
            <w:noProof/>
            <w:webHidden/>
          </w:rPr>
          <w:instrText xml:space="preserve"> PAGEREF _Toc329256898 \h </w:instrText>
        </w:r>
        <w:r>
          <w:rPr>
            <w:noProof/>
            <w:webHidden/>
          </w:rPr>
        </w:r>
      </w:ins>
      <w:r>
        <w:rPr>
          <w:noProof/>
          <w:webHidden/>
        </w:rPr>
        <w:fldChar w:fldCharType="separate"/>
      </w:r>
      <w:ins w:id="259"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60" w:author="Avin Mathew" w:date="2012-07-05T13:05:00Z"/>
          <w:rFonts w:asciiTheme="minorHAnsi" w:eastAsiaTheme="minorEastAsia" w:hAnsiTheme="minorHAnsi" w:cstheme="minorBidi"/>
          <w:noProof/>
          <w:szCs w:val="22"/>
          <w:lang w:val="en-AU" w:eastAsia="en-AU"/>
        </w:rPr>
      </w:pPr>
      <w:ins w:id="26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"_Toc329256899"</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ChildEntityID</w:t>
        </w:r>
        <w:r>
          <w:rPr>
            <w:noProof/>
            <w:webHidden/>
          </w:rPr>
          <w:tab/>
        </w:r>
        <w:r>
          <w:rPr>
            <w:noProof/>
            <w:webHidden/>
          </w:rPr>
          <w:fldChar w:fldCharType="begin"/>
        </w:r>
        <w:r>
          <w:rPr>
            <w:noProof/>
            <w:webHidden/>
          </w:rPr>
          <w:instrText xml:space="preserve"> PAGEREF _Toc329256899 \h </w:instrText>
        </w:r>
        <w:r>
          <w:rPr>
            <w:noProof/>
            <w:webHidden/>
          </w:rPr>
        </w:r>
      </w:ins>
      <w:r>
        <w:rPr>
          <w:noProof/>
          <w:webHidden/>
        </w:rPr>
        <w:fldChar w:fldCharType="separate"/>
      </w:r>
      <w:ins w:id="262"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63" w:author="Avin Mathew" w:date="2012-07-05T13:05:00Z"/>
          <w:rFonts w:asciiTheme="minorHAnsi" w:eastAsiaTheme="minorEastAsia" w:hAnsiTheme="minorHAnsi" w:cstheme="minorBidi"/>
          <w:noProof/>
          <w:szCs w:val="22"/>
          <w:lang w:val="en-AU" w:eastAsia="en-AU"/>
        </w:rPr>
      </w:pPr>
      <w:ins w:id="26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"_Toc329256900"</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PossibleEquivalentEntryID</w:t>
        </w:r>
        <w:r>
          <w:rPr>
            <w:noProof/>
            <w:webHidden/>
          </w:rPr>
          <w:tab/>
        </w:r>
        <w:r>
          <w:rPr>
            <w:noProof/>
            <w:webHidden/>
          </w:rPr>
          <w:fldChar w:fldCharType="begin"/>
        </w:r>
        <w:r>
          <w:rPr>
            <w:noProof/>
            <w:webHidden/>
          </w:rPr>
          <w:instrText xml:space="preserve"> PAGEREF _Toc329256900 \h </w:instrText>
        </w:r>
        <w:r>
          <w:rPr>
            <w:noProof/>
            <w:webHidden/>
          </w:rPr>
        </w:r>
      </w:ins>
      <w:r>
        <w:rPr>
          <w:noProof/>
          <w:webHidden/>
        </w:rPr>
        <w:fldChar w:fldCharType="separate"/>
      </w:r>
      <w:ins w:id="265"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66" w:author="Avin Mathew" w:date="2012-07-05T13:05:00Z"/>
          <w:rFonts w:asciiTheme="minorHAnsi" w:eastAsiaTheme="minorEastAsia" w:hAnsiTheme="minorHAnsi" w:cstheme="minorBidi"/>
          <w:noProof/>
          <w:szCs w:val="22"/>
          <w:lang w:val="en-AU" w:eastAsia="en-AU"/>
        </w:rPr>
      </w:pPr>
      <w:ins w:id="26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"_Toc329256901"</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BOD Catalogue</w:t>
        </w:r>
        <w:r>
          <w:rPr>
            <w:noProof/>
            <w:webHidden/>
          </w:rPr>
          <w:tab/>
        </w:r>
        <w:r>
          <w:rPr>
            <w:noProof/>
            <w:webHidden/>
          </w:rPr>
          <w:fldChar w:fldCharType="begin"/>
        </w:r>
        <w:r>
          <w:rPr>
            <w:noProof/>
            <w:webHidden/>
          </w:rPr>
          <w:instrText xml:space="preserve"> PAGEREF _Toc329256901 \h </w:instrText>
        </w:r>
        <w:r>
          <w:rPr>
            <w:noProof/>
            <w:webHidden/>
          </w:rPr>
        </w:r>
      </w:ins>
      <w:r>
        <w:rPr>
          <w:noProof/>
          <w:webHidden/>
        </w:rPr>
        <w:fldChar w:fldCharType="separate"/>
      </w:r>
      <w:ins w:id="268" w:author="Avin Mathew" w:date="2012-07-05T13:05:00Z">
        <w:r>
          <w:rPr>
            <w:noProof/>
            <w:webHidden/>
          </w:rPr>
          <w:t>19</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69" w:author="Avin Mathew" w:date="2012-07-05T13:05:00Z"/>
          <w:rFonts w:asciiTheme="minorHAnsi" w:eastAsiaTheme="minorEastAsia" w:hAnsiTheme="minorHAnsi" w:cstheme="minorBidi"/>
          <w:noProof/>
          <w:szCs w:val="22"/>
          <w:lang w:val="en-AU" w:eastAsia="en-AU"/>
        </w:rPr>
      </w:pPr>
      <w:ins w:id="27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"_Toc329256902"</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Request/Response BODs</w:t>
        </w:r>
        <w:r>
          <w:rPr>
            <w:noProof/>
            <w:webHidden/>
          </w:rPr>
          <w:tab/>
        </w:r>
        <w:r>
          <w:rPr>
            <w:noProof/>
            <w:webHidden/>
          </w:rPr>
          <w:fldChar w:fldCharType="begin"/>
        </w:r>
        <w:r>
          <w:rPr>
            <w:noProof/>
            <w:webHidden/>
          </w:rPr>
          <w:instrText xml:space="preserve"> PAGEREF _Toc329256902 \h </w:instrText>
        </w:r>
        <w:r>
          <w:rPr>
            <w:noProof/>
            <w:webHidden/>
          </w:rPr>
        </w:r>
      </w:ins>
      <w:r>
        <w:rPr>
          <w:noProof/>
          <w:webHidden/>
        </w:rPr>
        <w:fldChar w:fldCharType="separate"/>
      </w:r>
      <w:ins w:id="271" w:author="Avin Mathew" w:date="2012-07-05T13:05:00Z">
        <w:r>
          <w:rPr>
            <w:noProof/>
            <w:webHidden/>
          </w:rPr>
          <w:t>19</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72" w:author="Avin Mathew" w:date="2012-07-05T13:05:00Z"/>
          <w:rFonts w:asciiTheme="minorHAnsi" w:eastAsiaTheme="minorEastAsia" w:hAnsiTheme="minorHAnsi" w:cstheme="minorBidi"/>
          <w:noProof/>
          <w:szCs w:val="22"/>
          <w:lang w:val="en-AU" w:eastAsia="en-AU"/>
        </w:rPr>
      </w:pPr>
      <w:ins w:id="273" w:author="Avin Mathew" w:date="2012-07-05T13:05:00Z">
        <w:r w:rsidRPr="003D744B">
          <w:rPr>
            <w:rStyle w:val="Hyperlink"/>
            <w:noProof/>
          </w:rPr>
          <w:lastRenderedPageBreak/>
          <w:fldChar w:fldCharType="begin"/>
        </w:r>
        <w:r w:rsidRPr="003D744B">
          <w:rPr>
            <w:rStyle w:val="Hyperlink"/>
            <w:noProof/>
          </w:rPr>
          <w:instrText xml:space="preserve"> </w:instrText>
        </w:r>
        <w:r>
          <w:rPr>
            <w:noProof/>
          </w:rPr>
          <w:instrText>HYPERLINK \l "_Toc329256903"</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CIR Usage of BOD Elements</w:t>
        </w:r>
        <w:r>
          <w:rPr>
            <w:noProof/>
            <w:webHidden/>
          </w:rPr>
          <w:tab/>
        </w:r>
        <w:r>
          <w:rPr>
            <w:noProof/>
            <w:webHidden/>
          </w:rPr>
          <w:fldChar w:fldCharType="begin"/>
        </w:r>
        <w:r>
          <w:rPr>
            <w:noProof/>
            <w:webHidden/>
          </w:rPr>
          <w:instrText xml:space="preserve"> PAGEREF _Toc329256903 \h </w:instrText>
        </w:r>
        <w:r>
          <w:rPr>
            <w:noProof/>
            <w:webHidden/>
          </w:rPr>
        </w:r>
      </w:ins>
      <w:r>
        <w:rPr>
          <w:noProof/>
          <w:webHidden/>
        </w:rPr>
        <w:fldChar w:fldCharType="separate"/>
      </w:r>
      <w:ins w:id="274"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75" w:author="Avin Mathew" w:date="2012-07-05T13:05:00Z"/>
          <w:rFonts w:asciiTheme="minorHAnsi" w:eastAsiaTheme="minorEastAsia" w:hAnsiTheme="minorHAnsi" w:cstheme="minorBidi"/>
          <w:noProof/>
          <w:szCs w:val="22"/>
          <w:lang w:val="en-AU" w:eastAsia="en-AU"/>
        </w:rPr>
      </w:pPr>
      <w:ins w:id="27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"_Toc329256904"</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BOD Attributes</w:t>
        </w:r>
        <w:r>
          <w:rPr>
            <w:noProof/>
            <w:webHidden/>
          </w:rPr>
          <w:tab/>
        </w:r>
        <w:r>
          <w:rPr>
            <w:noProof/>
            <w:webHidden/>
          </w:rPr>
          <w:fldChar w:fldCharType="begin"/>
        </w:r>
        <w:r>
          <w:rPr>
            <w:noProof/>
            <w:webHidden/>
          </w:rPr>
          <w:instrText xml:space="preserve"> PAGEREF _Toc329256904 \h </w:instrText>
        </w:r>
        <w:r>
          <w:rPr>
            <w:noProof/>
            <w:webHidden/>
          </w:rPr>
        </w:r>
      </w:ins>
      <w:r>
        <w:rPr>
          <w:noProof/>
          <w:webHidden/>
        </w:rPr>
        <w:fldChar w:fldCharType="separate"/>
      </w:r>
      <w:ins w:id="277"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78" w:author="Avin Mathew" w:date="2012-07-05T13:05:00Z"/>
          <w:rFonts w:asciiTheme="minorHAnsi" w:eastAsiaTheme="minorEastAsia" w:hAnsiTheme="minorHAnsi" w:cstheme="minorBidi"/>
          <w:noProof/>
          <w:szCs w:val="22"/>
          <w:lang w:val="en-AU" w:eastAsia="en-AU"/>
        </w:rPr>
      </w:pPr>
      <w:ins w:id="27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"_Toc329256905"</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Application Area</w:t>
        </w:r>
        <w:r>
          <w:rPr>
            <w:noProof/>
            <w:webHidden/>
          </w:rPr>
          <w:tab/>
        </w:r>
        <w:r>
          <w:rPr>
            <w:noProof/>
            <w:webHidden/>
          </w:rPr>
          <w:fldChar w:fldCharType="begin"/>
        </w:r>
        <w:r>
          <w:rPr>
            <w:noProof/>
            <w:webHidden/>
          </w:rPr>
          <w:instrText xml:space="preserve"> PAGEREF _Toc329256905 \h </w:instrText>
        </w:r>
        <w:r>
          <w:rPr>
            <w:noProof/>
            <w:webHidden/>
          </w:rPr>
        </w:r>
      </w:ins>
      <w:r>
        <w:rPr>
          <w:noProof/>
          <w:webHidden/>
        </w:rPr>
        <w:fldChar w:fldCharType="separate"/>
      </w:r>
      <w:ins w:id="280"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81" w:author="Avin Mathew" w:date="2012-07-05T13:05:00Z"/>
          <w:rFonts w:asciiTheme="minorHAnsi" w:eastAsiaTheme="minorEastAsia" w:hAnsiTheme="minorHAnsi" w:cstheme="minorBidi"/>
          <w:noProof/>
          <w:szCs w:val="22"/>
          <w:lang w:val="en-AU" w:eastAsia="en-AU"/>
        </w:rPr>
      </w:pPr>
      <w:ins w:id="28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"_Toc329256906"</w:instrText>
        </w:r>
        <w:r w:rsidRPr="003D744B">
          <w:rPr>
            <w:rStyle w:val="Hyperlink"/>
            <w:noProof/>
          </w:rPr>
          <w:instrText xml:space="preserve"> </w:instrText>
        </w:r>
        <w:r w:rsidRPr="003D744B">
          <w:rPr>
            <w:rStyle w:val="Hyperlink"/>
            <w:noProof/>
          </w:rPr>
        </w:r>
        <w:r w:rsidRPr="003D744B">
          <w:rPr>
            <w:rStyle w:val="Hyperlink"/>
            <w:noProof/>
          </w:rPr>
          <w:fldChar w:fldCharType="separate"/>
        </w:r>
        <w:r w:rsidRPr="003D744B">
          <w:rPr>
            <w:rStyle w:val="Hyperlink"/>
            <w:noProof/>
          </w:rPr>
          <w:t>Verbs</w:t>
        </w:r>
        <w:r>
          <w:rPr>
            <w:noProof/>
            <w:webHidden/>
          </w:rPr>
          <w:tab/>
        </w:r>
        <w:r>
          <w:rPr>
            <w:noProof/>
            <w:webHidden/>
          </w:rPr>
          <w:fldChar w:fldCharType="begin"/>
        </w:r>
        <w:r>
          <w:rPr>
            <w:noProof/>
            <w:webHidden/>
          </w:rPr>
          <w:instrText xml:space="preserve"> PAGEREF _Toc329256906 \h </w:instrText>
        </w:r>
        <w:r>
          <w:rPr>
            <w:noProof/>
            <w:webHidden/>
          </w:rPr>
        </w:r>
      </w:ins>
      <w:r>
        <w:rPr>
          <w:noProof/>
          <w:webHidden/>
        </w:rPr>
        <w:fldChar w:fldCharType="separate"/>
      </w:r>
      <w:ins w:id="283" w:author="Avin Mathew" w:date="2012-07-05T13:05:00Z">
        <w:r>
          <w:rPr>
            <w:noProof/>
            <w:webHidden/>
          </w:rPr>
          <w:t>20</w:t>
        </w:r>
        <w:r>
          <w:rPr>
            <w:noProof/>
            <w:webHidden/>
          </w:rPr>
          <w:fldChar w:fldCharType="end"/>
        </w:r>
        <w:r w:rsidRPr="003D744B">
          <w:rPr>
            <w:rStyle w:val="Hyperlink"/>
            <w:noProof/>
          </w:rPr>
          <w:fldChar w:fldCharType="end"/>
        </w:r>
      </w:ins>
    </w:p>
    <w:p w:rsidR="00F5314C" w:rsidDel="00F5314C" w:rsidRDefault="00F5314C" w:rsidP="00941405">
      <w:pPr>
        <w:rPr>
          <w:del w:id="284" w:author="Avin Mathew" w:date="2012-07-05T13:05:00Z"/>
          <w:noProof/>
        </w:rPr>
      </w:pPr>
    </w:p>
    <w:p w:rsidR="00941405" w:rsidRDefault="00F5314C" w:rsidP="00941405">
      <w:pPr>
        <w:rPr>
          <w:ins w:id="285" w:author="Avin Mathew" w:date="2012-07-05T13:21:00Z"/>
        </w:rPr>
      </w:pPr>
      <w:ins w:id="286" w:author="Avin Mathew" w:date="2012-07-05T13:05:00Z">
        <w:r>
          <w:fldChar w:fldCharType="end"/>
        </w:r>
      </w:ins>
    </w:p>
    <w:p w:rsidR="00F5314C" w:rsidRDefault="00F5314C">
      <w:pPr>
        <w:spacing w:before="0" w:after="0"/>
        <w:jc w:val="left"/>
        <w:rPr>
          <w:ins w:id="287" w:author="Avin Mathew" w:date="2012-07-05T13:21:00Z"/>
        </w:rPr>
      </w:pPr>
      <w:ins w:id="288" w:author="Avin Mathew" w:date="2012-07-05T13:21:00Z">
        <w:r>
          <w:br w:type="page"/>
        </w:r>
      </w:ins>
    </w:p>
    <w:p w:rsidR="00F5314C" w:rsidRPr="00F5314C" w:rsidDel="00F5314C" w:rsidRDefault="00F5314C" w:rsidP="00941405">
      <w:pPr>
        <w:rPr>
          <w:del w:id="289" w:author="Avin Mathew" w:date="2012-07-05T13:21:00Z"/>
          <w:rPrChange w:id="290" w:author="Avin Mathew" w:date="2012-07-05T13:27:00Z">
            <w:rPr>
              <w:del w:id="291" w:author="Avin Mathew" w:date="2012-07-05T13:21:00Z"/>
            </w:rPr>
          </w:rPrChange>
        </w:rPr>
      </w:pPr>
    </w:p>
    <w:p w:rsidR="00E674C5" w:rsidRDefault="000B3BF8" w:rsidP="00F5314C">
      <w:pPr>
        <w:pStyle w:val="Heading1"/>
        <w:pPrChange w:id="292" w:author="Avin Mathew" w:date="2012-07-05T13:27:00Z">
          <w:pPr>
            <w:pStyle w:val="Heading1"/>
            <w:pageBreakBefore/>
          </w:pPr>
        </w:pPrChange>
      </w:pPr>
      <w:bookmarkStart w:id="293" w:name="_Toc329256863"/>
      <w:r w:rsidRPr="00F5314C">
        <w:rPr>
          <w:rPrChange w:id="294" w:author="Avin Mathew" w:date="2012-07-05T13:27:00Z">
            <w:rPr/>
          </w:rPrChange>
        </w:rPr>
        <w:t>Common</w:t>
      </w:r>
      <w:r>
        <w:t xml:space="preserve"> </w:t>
      </w:r>
      <w:r w:rsidR="005C7DB1">
        <w:t>Interoperability Regist</w:t>
      </w:r>
      <w:bookmarkStart w:id="295" w:name="_GoBack"/>
      <w:bookmarkEnd w:id="295"/>
      <w:r w:rsidR="005C7DB1">
        <w:t>ry</w:t>
      </w:r>
      <w:bookmarkEnd w:id="293"/>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rPr>
          <w:ins w:id="296" w:author="Avin Mathew" w:date="2012-05-16T07:55:00Z"/>
        </w:rPr>
      </w:pPr>
      <w:r>
        <w:t>WSDL service definitions (with associated XML Schema definitions)</w:t>
      </w:r>
    </w:p>
    <w:p w:rsidR="0027453A" w:rsidRDefault="0027453A" w:rsidP="00226FD3">
      <w:pPr>
        <w:pStyle w:val="ListParagraph"/>
        <w:numPr>
          <w:ilvl w:val="0"/>
          <w:numId w:val="8"/>
        </w:numPr>
      </w:pPr>
      <w:ins w:id="297" w:author="Avin Mathew" w:date="2012-05-16T07:55:00Z">
        <w:r>
          <w:t xml:space="preserve">Message model based on </w:t>
        </w:r>
      </w:ins>
      <w:ins w:id="298" w:author="Avin Mathew" w:date="2012-05-16T07:56:00Z">
        <w:r>
          <w:t>Open Applications Group Integration Specification (</w:t>
        </w:r>
      </w:ins>
      <w:ins w:id="299" w:author="Avin Mathew" w:date="2012-05-16T07:55:00Z">
        <w:r>
          <w:t>OAGIS</w:t>
        </w:r>
      </w:ins>
      <w:ins w:id="300" w:author="Avin Mathew" w:date="2012-06-19T09:57:00Z">
        <w:r w:rsidR="00226FD3" w:rsidRPr="00226FD3">
          <w:rPr>
            <w:vertAlign w:val="superscript"/>
            <w:rPrChange w:id="301" w:author="Avin Mathew" w:date="2012-06-19T09:57:00Z">
              <w:rPr/>
            </w:rPrChange>
          </w:rPr>
          <w:t>®</w:t>
        </w:r>
      </w:ins>
      <w:ins w:id="302" w:author="Avin Mathew" w:date="2012-05-16T07:56:00Z">
        <w:r>
          <w:t>)</w:t>
        </w:r>
      </w:ins>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303" w:name="_Toc329256864"/>
      <w:r>
        <w:t>Logical Data Model</w:t>
      </w:r>
      <w:bookmarkEnd w:id="303"/>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305" w:name="_Toc329256865"/>
      <w:r>
        <w:t>Primitive Data Types</w:t>
      </w:r>
      <w:bookmarkEnd w:id="305"/>
    </w:p>
    <w:p w:rsidR="004C26DC" w:rsidRDefault="004C26DC" w:rsidP="00034D71">
      <w:pPr>
        <w:pStyle w:val="Heading3"/>
      </w:pPr>
      <w:bookmarkStart w:id="306" w:name="_Toc329256866"/>
      <w:r>
        <w:t>XML Schema Types</w:t>
      </w:r>
      <w:bookmarkEnd w:id="306"/>
    </w:p>
    <w:p w:rsidR="00034D71" w:rsidRDefault="004C26DC" w:rsidP="004C26DC">
      <w:r>
        <w:t xml:space="preserve">As the CIR Services use XML Schema for schema definitions </w:t>
      </w:r>
      <w:del w:id="307" w:author="Avin Mathew" w:date="2012-05-16T07:57:00Z">
        <w:r w:rsidDel="0027453A">
          <w:delText xml:space="preserve">in </w:delText>
        </w:r>
      </w:del>
      <w:ins w:id="308" w:author="Avin Mathew" w:date="2012-05-16T07:57:00Z">
        <w:r w:rsidR="0027453A">
          <w:t xml:space="preserve">used by </w:t>
        </w:r>
      </w:ins>
      <w:r>
        <w:t>the WSDL services</w:t>
      </w:r>
      <w:ins w:id="309" w:author="Avin Mathew" w:date="2012-05-16T07:57:00Z">
        <w:r w:rsidR="0027453A">
          <w:t xml:space="preserve"> and message model</w:t>
        </w:r>
      </w:ins>
      <w:r>
        <w:t>, all primitive types used in the CIR model are derived f</w:t>
      </w:r>
      <w:r w:rsidR="00034D71">
        <w:t>rom XML Schema primitive types.</w:t>
      </w:r>
    </w:p>
    <w:p w:rsidR="004C26DC" w:rsidRPr="004C26DC" w:rsidRDefault="004C26DC" w:rsidP="004C26DC">
      <w:r>
        <w:t xml:space="preserve">The namespace prefix </w:t>
      </w:r>
      <w:del w:id="310" w:author="Avin Mathew" w:date="2012-06-26T11:25:00Z">
        <w:r w:rsidRPr="002178A2" w:rsidDel="002178A2">
          <w:rPr>
            <w:rStyle w:val="CodeChar"/>
            <w:rPrChange w:id="311" w:author="Avin Mathew" w:date="2012-06-26T11:25:00Z">
              <w:rPr/>
            </w:rPrChange>
          </w:rPr>
          <w:delText>“</w:delText>
        </w:r>
      </w:del>
      <w:proofErr w:type="spellStart"/>
      <w:r w:rsidRPr="002178A2">
        <w:rPr>
          <w:rStyle w:val="CodeChar"/>
          <w:rPrChange w:id="312" w:author="Avin Mathew" w:date="2012-06-26T11:25:00Z">
            <w:rPr/>
          </w:rPrChange>
        </w:rPr>
        <w:t>xs</w:t>
      </w:r>
      <w:proofErr w:type="spellEnd"/>
      <w:del w:id="313" w:author="Avin Mathew" w:date="2012-06-26T11:25:00Z">
        <w:r w:rsidRPr="002178A2" w:rsidDel="002178A2">
          <w:rPr>
            <w:rStyle w:val="CodeChar"/>
            <w:rPrChange w:id="314" w:author="Avin Mathew" w:date="2012-06-26T11:25:00Z">
              <w:rPr/>
            </w:rPrChange>
          </w:rPr>
          <w:delText>”</w:delText>
        </w:r>
      </w:del>
      <w:r>
        <w:t xml:space="preserve"> is used to denote the XML Schema types in any UML diagrams.</w:t>
      </w:r>
    </w:p>
    <w:p w:rsidR="000D52D4" w:rsidRDefault="004C26DC" w:rsidP="00034D71">
      <w:pPr>
        <w:pStyle w:val="Heading3"/>
      </w:pPr>
      <w:bookmarkStart w:id="315" w:name="_Toc329256867"/>
      <w:r>
        <w:t>Core Component Types</w:t>
      </w:r>
      <w:bookmarkEnd w:id="315"/>
    </w:p>
    <w:p w:rsidR="008C7739" w:rsidRDefault="004C26DC" w:rsidP="004C26DC">
      <w:proofErr w:type="gramStart"/>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w:t>
      </w:r>
      <w:proofErr w:type="gramEnd"/>
      <w:r w:rsidR="00034D71">
        <w:t xml:space="preserve">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 xml:space="preserve">necessitate their inclusion: (1) the use of the language/locale attribute on </w:t>
      </w:r>
      <w:proofErr w:type="spellStart"/>
      <w:r w:rsidR="00034D71">
        <w:t>TextType</w:t>
      </w:r>
      <w:proofErr w:type="spellEnd"/>
      <w:r w:rsidR="00034D71">
        <w:t xml:space="preserve"> for Registry/Category/Entry Description attributes, and (2) the code list metadata on </w:t>
      </w:r>
      <w:proofErr w:type="spellStart"/>
      <w:r w:rsidR="00034D71">
        <w:t>CodeType</w:t>
      </w:r>
      <w:proofErr w:type="spellEnd"/>
      <w:r w:rsidR="00034D71">
        <w:t xml:space="preserve"> for the Property </w:t>
      </w:r>
      <w:proofErr w:type="spellStart"/>
      <w:r w:rsidR="00034D71">
        <w:t>UnitOfMeasure</w:t>
      </w:r>
      <w:proofErr w:type="spellEnd"/>
      <w:r w:rsidR="00034D71">
        <w:t xml:space="preserve"> attribute.</w:t>
      </w:r>
    </w:p>
    <w:p w:rsidR="004C26DC" w:rsidRPr="004C26DC" w:rsidRDefault="004C26DC" w:rsidP="004C26DC">
      <w:r>
        <w:t xml:space="preserve">The namespace prefix </w:t>
      </w:r>
      <w:del w:id="316" w:author="Avin Mathew" w:date="2012-06-26T11:25:00Z">
        <w:r w:rsidRPr="002178A2" w:rsidDel="002178A2">
          <w:rPr>
            <w:rStyle w:val="CodeChar"/>
            <w:rPrChange w:id="317" w:author="Avin Mathew" w:date="2012-06-26T11:25:00Z">
              <w:rPr/>
            </w:rPrChange>
          </w:rPr>
          <w:delText>“</w:delText>
        </w:r>
      </w:del>
      <w:proofErr w:type="spellStart"/>
      <w:r w:rsidR="00034D71" w:rsidRPr="002178A2">
        <w:rPr>
          <w:rStyle w:val="CodeChar"/>
          <w:rPrChange w:id="318" w:author="Avin Mathew" w:date="2012-06-26T11:25:00Z">
            <w:rPr/>
          </w:rPrChange>
        </w:rPr>
        <w:t>cct</w:t>
      </w:r>
      <w:proofErr w:type="spellEnd"/>
      <w:del w:id="319" w:author="Avin Mathew" w:date="2012-06-26T11:25:00Z">
        <w:r w:rsidRPr="002178A2" w:rsidDel="002178A2">
          <w:rPr>
            <w:rStyle w:val="CodeChar"/>
            <w:rPrChange w:id="320" w:author="Avin Mathew" w:date="2012-06-26T11:25:00Z">
              <w:rPr/>
            </w:rPrChange>
          </w:rPr>
          <w:delText>”</w:delText>
        </w:r>
      </w:del>
      <w:r>
        <w:t xml:space="preserve"> is used to denote the </w:t>
      </w:r>
      <w:r w:rsidR="00034D71">
        <w:t xml:space="preserve">Core Component Types </w:t>
      </w:r>
      <w:r>
        <w:t>in any UML diagrams.</w:t>
      </w:r>
    </w:p>
    <w:p w:rsidR="00034D71" w:rsidRDefault="00034D71" w:rsidP="000D52D4">
      <w:pPr>
        <w:pStyle w:val="Heading2"/>
      </w:pPr>
      <w:bookmarkStart w:id="321" w:name="_Toc329256868"/>
      <w:r>
        <w:lastRenderedPageBreak/>
        <w:t>UML Model</w:t>
      </w:r>
      <w:bookmarkEnd w:id="321"/>
    </w:p>
    <w:p w:rsidR="00034D71" w:rsidRPr="00A67E31" w:rsidRDefault="00A32473" w:rsidP="00034D71">
      <w:pPr>
        <w:jc w:val="center"/>
      </w:pPr>
      <w:del w:id="322" w:author="Avin Mathew" w:date="2012-06-26T11:33:00Z">
        <w:r w:rsidRPr="00A32473" w:rsidDel="002178A2">
          <w:rPr>
            <w:noProof/>
            <w:lang w:val="en-AU" w:eastAsia="en-AU"/>
          </w:rPr>
          <w:drawing>
            <wp:inline distT="0" distB="0" distL="0" distR="0" wp14:anchorId="339E220A" wp14:editId="548CB964">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del>
      <w:ins w:id="323" w:author="Avin Mathew" w:date="2012-06-26T11:33:00Z">
        <w:r w:rsidR="002178A2" w:rsidRPr="002178A2">
          <w:rPr>
            <w:noProof/>
            <w:lang w:val="en-AU" w:eastAsia="en-AU"/>
          </w:rPr>
          <w:drawing>
            <wp:inline distT="0" distB="0" distL="0" distR="0" wp14:anchorId="35B1106A" wp14:editId="64CF793D">
              <wp:extent cx="5061600" cy="54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1600" cy="5414400"/>
                      </a:xfrm>
                      <a:prstGeom prst="rect">
                        <a:avLst/>
                      </a:prstGeom>
                      <a:noFill/>
                      <a:ln>
                        <a:noFill/>
                      </a:ln>
                    </pic:spPr>
                  </pic:pic>
                </a:graphicData>
              </a:graphic>
            </wp:inline>
          </w:drawing>
        </w:r>
      </w:ins>
    </w:p>
    <w:p w:rsidR="00034D71" w:rsidRDefault="00034D71" w:rsidP="00034D71">
      <w:pPr>
        <w:pStyle w:val="Caption"/>
      </w:pPr>
      <w:r>
        <w:t xml:space="preserve">Figure </w:t>
      </w:r>
      <w:r w:rsidR="00D2007B">
        <w:fldChar w:fldCharType="begin"/>
      </w:r>
      <w:r w:rsidR="00D2007B">
        <w:instrText xml:space="preserve"> SEQ Figure \* ARABIC </w:instrText>
      </w:r>
      <w:r w:rsidR="00D2007B">
        <w:fldChar w:fldCharType="separate"/>
      </w:r>
      <w:r w:rsidR="006E73D3">
        <w:rPr>
          <w:noProof/>
        </w:rPr>
        <w:t>1</w:t>
      </w:r>
      <w:r w:rsidR="00D2007B">
        <w:rPr>
          <w:noProof/>
        </w:rPr>
        <w:fldChar w:fldCharType="end"/>
      </w:r>
      <w:r>
        <w:t xml:space="preserve"> - Common Interoperability Registry data model</w:t>
      </w:r>
    </w:p>
    <w:p w:rsidR="000D52D4" w:rsidRDefault="000D52D4" w:rsidP="000D52D4">
      <w:pPr>
        <w:pStyle w:val="Heading2"/>
      </w:pPr>
      <w:bookmarkStart w:id="324" w:name="_Toc329256869"/>
      <w:r>
        <w:t>Registry</w:t>
      </w:r>
      <w:bookmarkEnd w:id="324"/>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71635F" w:rsidRDefault="00D043F5">
            <w:pPr>
              <w:pStyle w:val="ListParagraph"/>
              <w:numPr>
                <w:ilvl w:val="0"/>
                <w:numId w:val="7"/>
              </w:numPr>
              <w:spacing w:before="0" w:after="0"/>
              <w:jc w:val="left"/>
              <w:rPr>
                <w:szCs w:val="22"/>
              </w:rPr>
              <w:pPrChange w:id="325" w:author="Avin Mathew" w:date="2012-06-22T10:21:00Z">
                <w:pPr>
                  <w:numPr>
                    <w:numId w:val="4"/>
                  </w:numPr>
                  <w:tabs>
                    <w:tab w:val="num" w:pos="360"/>
                  </w:tabs>
                  <w:spacing w:before="0" w:after="0"/>
                  <w:ind w:left="360" w:hanging="360"/>
                  <w:jc w:val="left"/>
                </w:pPr>
              </w:pPrChange>
            </w:pPr>
            <w:r w:rsidRPr="0071635F">
              <w:rPr>
                <w:szCs w:val="22"/>
              </w:rPr>
              <w:t>Registration Server A</w:t>
            </w:r>
          </w:p>
          <w:p w:rsidR="00D043F5" w:rsidRPr="0071635F" w:rsidRDefault="00D043F5">
            <w:pPr>
              <w:pStyle w:val="ListParagraph"/>
              <w:numPr>
                <w:ilvl w:val="0"/>
                <w:numId w:val="7"/>
              </w:numPr>
              <w:spacing w:before="0" w:after="0"/>
              <w:jc w:val="left"/>
              <w:rPr>
                <w:szCs w:val="22"/>
              </w:rPr>
              <w:pPrChange w:id="326" w:author="Avin Mathew" w:date="2012-06-22T10:21:00Z">
                <w:pPr>
                  <w:numPr>
                    <w:numId w:val="4"/>
                  </w:numPr>
                  <w:tabs>
                    <w:tab w:val="num" w:pos="360"/>
                  </w:tabs>
                  <w:spacing w:before="0" w:after="0"/>
                  <w:ind w:left="360" w:hanging="360"/>
                  <w:jc w:val="left"/>
                </w:pPr>
              </w:pPrChange>
            </w:pPr>
            <w:r w:rsidRPr="0071635F">
              <w:rPr>
                <w:szCs w:val="22"/>
              </w:rPr>
              <w:t>Test Registry</w:t>
            </w:r>
          </w:p>
          <w:p w:rsidR="00D043F5" w:rsidRPr="00AB39E3" w:rsidRDefault="00D043F5">
            <w:pPr>
              <w:pStyle w:val="ListParagraph"/>
              <w:numPr>
                <w:ilvl w:val="0"/>
                <w:numId w:val="7"/>
              </w:numPr>
              <w:spacing w:before="0" w:after="0"/>
              <w:jc w:val="left"/>
              <w:rPr>
                <w:szCs w:val="22"/>
              </w:rPr>
              <w:pPrChange w:id="327" w:author="Avin Mathew" w:date="2012-06-22T10:21:00Z">
                <w:pPr>
                  <w:numPr>
                    <w:numId w:val="4"/>
                  </w:numPr>
                  <w:tabs>
                    <w:tab w:val="num" w:pos="360"/>
                  </w:tabs>
                  <w:spacing w:before="0" w:after="0"/>
                  <w:ind w:left="360" w:hanging="360"/>
                  <w:jc w:val="left"/>
                </w:pPr>
              </w:pPrChange>
            </w:pPr>
            <w:r w:rsidRPr="0071635F">
              <w:rPr>
                <w:szCs w:val="22"/>
              </w:rPr>
              <w:t>Finance System Registry</w:t>
            </w:r>
          </w:p>
          <w:p w:rsidR="00D043F5" w:rsidRPr="00471FF5" w:rsidRDefault="00D043F5">
            <w:pPr>
              <w:jc w:val="left"/>
              <w:rPr>
                <w:szCs w:val="22"/>
              </w:rPr>
              <w:pPrChange w:id="328" w:author="Avin Mathew" w:date="2012-06-22T10:22:00Z">
                <w:pPr>
                  <w:spacing w:before="0" w:after="0"/>
                  <w:jc w:val="left"/>
                </w:pPr>
              </w:pPrChange>
            </w:pPr>
            <w:r>
              <w:rPr>
                <w:szCs w:val="22"/>
              </w:rPr>
              <w:t xml:space="preserve">A value based on </w:t>
            </w:r>
            <w:r>
              <w:t xml:space="preserve">ISO/IEC 9834-8 UUID may be used to </w:t>
            </w:r>
            <w:r>
              <w:lastRenderedPageBreak/>
              <w:t xml:space="preserve">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 xml:space="preserve">Description and expected use of the registry.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proofErr w:type="spellStart"/>
      <w:r w:rsidR="00CD267D">
        <w:t>Registry</w:t>
      </w:r>
      <w:r>
        <w:t>ID</w:t>
      </w:r>
      <w:proofErr w:type="spellEnd"/>
    </w:p>
    <w:p w:rsidR="000D52D4" w:rsidRDefault="000D52D4" w:rsidP="000D52D4">
      <w:pPr>
        <w:pStyle w:val="Heading2"/>
      </w:pPr>
      <w:bookmarkStart w:id="329" w:name="_Toc329256870"/>
      <w:r>
        <w:t>Category</w:t>
      </w:r>
      <w:bookmarkEnd w:id="329"/>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 xml:space="preserve">The combination of ID and </w:t>
      </w:r>
      <w:proofErr w:type="spellStart"/>
      <w:r w:rsidR="00AC1BEE">
        <w:t>SourceID</w:t>
      </w:r>
      <w:proofErr w:type="spellEnd"/>
      <w:r w:rsidR="00AC1BEE">
        <w:t xml:space="preserve">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71635F" w:rsidRDefault="00D043F5">
            <w:pPr>
              <w:pStyle w:val="ListParagraph"/>
              <w:numPr>
                <w:ilvl w:val="0"/>
                <w:numId w:val="7"/>
              </w:numPr>
              <w:spacing w:before="0" w:after="0"/>
              <w:jc w:val="left"/>
              <w:rPr>
                <w:szCs w:val="22"/>
              </w:rPr>
              <w:pPrChange w:id="330" w:author="Avin Mathew" w:date="2012-06-22T10:21:00Z">
                <w:pPr>
                  <w:numPr>
                    <w:numId w:val="4"/>
                  </w:numPr>
                  <w:tabs>
                    <w:tab w:val="num" w:pos="360"/>
                  </w:tabs>
                  <w:spacing w:before="0" w:after="0"/>
                  <w:ind w:left="360" w:hanging="360"/>
                  <w:jc w:val="left"/>
                </w:pPr>
              </w:pPrChange>
            </w:pPr>
            <w:r w:rsidRPr="0071635F">
              <w:rPr>
                <w:szCs w:val="22"/>
              </w:rPr>
              <w:t>Asset</w:t>
            </w:r>
          </w:p>
          <w:p w:rsidR="00D043F5" w:rsidRPr="0071635F" w:rsidRDefault="00D043F5">
            <w:pPr>
              <w:pStyle w:val="ListParagraph"/>
              <w:numPr>
                <w:ilvl w:val="0"/>
                <w:numId w:val="7"/>
              </w:numPr>
              <w:spacing w:before="0" w:after="0"/>
              <w:jc w:val="left"/>
              <w:rPr>
                <w:szCs w:val="22"/>
              </w:rPr>
              <w:pPrChange w:id="331" w:author="Avin Mathew" w:date="2012-06-22T10:21:00Z">
                <w:pPr>
                  <w:numPr>
                    <w:numId w:val="4"/>
                  </w:numPr>
                  <w:tabs>
                    <w:tab w:val="num" w:pos="360"/>
                  </w:tabs>
                  <w:spacing w:before="0" w:after="0"/>
                  <w:ind w:left="360" w:hanging="360"/>
                  <w:jc w:val="left"/>
                </w:pPr>
              </w:pPrChange>
            </w:pPr>
            <w:proofErr w:type="spellStart"/>
            <w:r w:rsidRPr="0071635F">
              <w:rPr>
                <w:szCs w:val="22"/>
              </w:rPr>
              <w:t>Asset_Type</w:t>
            </w:r>
            <w:proofErr w:type="spellEnd"/>
          </w:p>
          <w:p w:rsidR="00D043F5" w:rsidRPr="00AB39E3" w:rsidRDefault="00D043F5">
            <w:pPr>
              <w:pStyle w:val="ListParagraph"/>
              <w:numPr>
                <w:ilvl w:val="0"/>
                <w:numId w:val="7"/>
              </w:numPr>
              <w:spacing w:before="0" w:after="0"/>
              <w:jc w:val="left"/>
              <w:rPr>
                <w:szCs w:val="22"/>
              </w:rPr>
              <w:pPrChange w:id="332" w:author="Avin Mathew" w:date="2012-06-22T10:21:00Z">
                <w:pPr>
                  <w:numPr>
                    <w:numId w:val="4"/>
                  </w:numPr>
                  <w:tabs>
                    <w:tab w:val="num" w:pos="360"/>
                  </w:tabs>
                  <w:spacing w:before="0" w:after="0"/>
                  <w:ind w:left="360" w:hanging="360"/>
                  <w:jc w:val="left"/>
                </w:pPr>
              </w:pPrChange>
            </w:pPr>
            <w:r w:rsidRPr="0071635F">
              <w:rPr>
                <w:szCs w:val="22"/>
              </w:rPr>
              <w:t>Segment</w:t>
            </w:r>
          </w:p>
          <w:p w:rsidR="00D043F5" w:rsidRPr="00716A84" w:rsidRDefault="00D043F5">
            <w:pPr>
              <w:pStyle w:val="ListParagraph"/>
              <w:numPr>
                <w:ilvl w:val="0"/>
                <w:numId w:val="7"/>
              </w:numPr>
              <w:spacing w:before="0" w:after="0"/>
              <w:jc w:val="left"/>
              <w:rPr>
                <w:szCs w:val="22"/>
              </w:rPr>
              <w:pPrChange w:id="333" w:author="Avin Mathew" w:date="2012-06-22T10:21:00Z">
                <w:pPr>
                  <w:numPr>
                    <w:numId w:val="4"/>
                  </w:numPr>
                  <w:tabs>
                    <w:tab w:val="num" w:pos="360"/>
                  </w:tabs>
                  <w:spacing w:before="0" w:after="0"/>
                  <w:ind w:left="360" w:hanging="360"/>
                  <w:jc w:val="left"/>
                </w:pPr>
              </w:pPrChange>
            </w:pPr>
            <w:proofErr w:type="spellStart"/>
            <w:r w:rsidRPr="00716A84">
              <w:rPr>
                <w:szCs w:val="22"/>
              </w:rPr>
              <w:t>Segment_Type</w:t>
            </w:r>
            <w:proofErr w:type="spellEnd"/>
          </w:p>
          <w:p w:rsidR="00D043F5" w:rsidRPr="00716A84" w:rsidRDefault="00D043F5">
            <w:pPr>
              <w:pStyle w:val="ListParagraph"/>
              <w:numPr>
                <w:ilvl w:val="0"/>
                <w:numId w:val="7"/>
              </w:numPr>
              <w:spacing w:before="0" w:after="0"/>
              <w:jc w:val="left"/>
              <w:rPr>
                <w:szCs w:val="22"/>
              </w:rPr>
              <w:pPrChange w:id="334" w:author="Avin Mathew" w:date="2012-06-22T10:21:00Z">
                <w:pPr>
                  <w:numPr>
                    <w:numId w:val="4"/>
                  </w:numPr>
                  <w:tabs>
                    <w:tab w:val="num" w:pos="360"/>
                  </w:tabs>
                  <w:spacing w:before="0" w:after="0"/>
                  <w:ind w:left="360" w:hanging="360"/>
                  <w:jc w:val="left"/>
                </w:pPr>
              </w:pPrChange>
            </w:pPr>
            <w:proofErr w:type="spellStart"/>
            <w:r w:rsidRPr="00716A84">
              <w:rPr>
                <w:szCs w:val="22"/>
              </w:rPr>
              <w:t>Meas_Location</w:t>
            </w:r>
            <w:proofErr w:type="spellEnd"/>
          </w:p>
          <w:p w:rsidR="00D043F5" w:rsidRPr="00716A84" w:rsidRDefault="00D043F5">
            <w:pPr>
              <w:pStyle w:val="ListParagraph"/>
              <w:numPr>
                <w:ilvl w:val="0"/>
                <w:numId w:val="7"/>
              </w:numPr>
              <w:spacing w:before="0" w:after="0"/>
              <w:jc w:val="left"/>
              <w:rPr>
                <w:szCs w:val="22"/>
              </w:rPr>
              <w:pPrChange w:id="335" w:author="Avin Mathew" w:date="2012-06-22T10:21:00Z">
                <w:pPr>
                  <w:numPr>
                    <w:numId w:val="4"/>
                  </w:numPr>
                  <w:tabs>
                    <w:tab w:val="num" w:pos="360"/>
                  </w:tabs>
                  <w:spacing w:before="0" w:after="0"/>
                  <w:ind w:left="360" w:hanging="360"/>
                  <w:jc w:val="left"/>
                </w:pPr>
              </w:pPrChange>
            </w:pPr>
            <w:proofErr w:type="spellStart"/>
            <w:r w:rsidRPr="00716A84">
              <w:rPr>
                <w:szCs w:val="22"/>
              </w:rPr>
              <w:t>Meas_Loc_Type</w:t>
            </w:r>
            <w:proofErr w:type="spellEnd"/>
          </w:p>
          <w:p w:rsidR="00D043F5" w:rsidRPr="00716A84" w:rsidRDefault="00D043F5">
            <w:pPr>
              <w:pStyle w:val="ListParagraph"/>
              <w:numPr>
                <w:ilvl w:val="0"/>
                <w:numId w:val="7"/>
              </w:numPr>
              <w:spacing w:before="0" w:after="0"/>
              <w:jc w:val="left"/>
              <w:rPr>
                <w:szCs w:val="22"/>
              </w:rPr>
              <w:pPrChange w:id="336" w:author="Avin Mathew" w:date="2012-06-22T10:21:00Z">
                <w:pPr>
                  <w:numPr>
                    <w:numId w:val="4"/>
                  </w:numPr>
                  <w:tabs>
                    <w:tab w:val="num" w:pos="360"/>
                  </w:tabs>
                  <w:spacing w:before="0" w:after="0"/>
                  <w:ind w:left="360" w:hanging="360"/>
                  <w:jc w:val="left"/>
                </w:pPr>
              </w:pPrChange>
            </w:pPr>
            <w:r w:rsidRPr="00716A84">
              <w:rPr>
                <w:szCs w:val="22"/>
              </w:rPr>
              <w:t>Network</w:t>
            </w:r>
          </w:p>
          <w:p w:rsidR="00D043F5" w:rsidRPr="00716A84" w:rsidRDefault="00D043F5">
            <w:pPr>
              <w:pStyle w:val="ListParagraph"/>
              <w:numPr>
                <w:ilvl w:val="0"/>
                <w:numId w:val="7"/>
              </w:numPr>
              <w:spacing w:before="0" w:after="0"/>
              <w:jc w:val="left"/>
              <w:rPr>
                <w:szCs w:val="22"/>
              </w:rPr>
              <w:pPrChange w:id="337" w:author="Avin Mathew" w:date="2012-06-22T10:21:00Z">
                <w:pPr>
                  <w:numPr>
                    <w:numId w:val="4"/>
                  </w:numPr>
                  <w:tabs>
                    <w:tab w:val="num" w:pos="360"/>
                  </w:tabs>
                  <w:spacing w:before="0" w:after="0"/>
                  <w:ind w:left="360" w:hanging="360"/>
                  <w:jc w:val="left"/>
                </w:pPr>
              </w:pPrChange>
            </w:pPr>
            <w:proofErr w:type="spellStart"/>
            <w:r w:rsidRPr="00716A84">
              <w:rPr>
                <w:szCs w:val="22"/>
              </w:rPr>
              <w:t>Network_Type</w:t>
            </w:r>
            <w:proofErr w:type="spellEnd"/>
          </w:p>
          <w:p w:rsidR="00D043F5" w:rsidRPr="00716A84" w:rsidRDefault="00D043F5">
            <w:pPr>
              <w:pStyle w:val="ListParagraph"/>
              <w:numPr>
                <w:ilvl w:val="0"/>
                <w:numId w:val="7"/>
              </w:numPr>
              <w:spacing w:before="0" w:after="0"/>
              <w:jc w:val="left"/>
              <w:rPr>
                <w:szCs w:val="22"/>
              </w:rPr>
              <w:pPrChange w:id="338" w:author="Avin Mathew" w:date="2012-06-22T10:21:00Z">
                <w:pPr>
                  <w:numPr>
                    <w:numId w:val="4"/>
                  </w:numPr>
                  <w:tabs>
                    <w:tab w:val="num" w:pos="360"/>
                  </w:tabs>
                  <w:spacing w:before="0" w:after="0"/>
                  <w:ind w:left="360" w:hanging="360"/>
                  <w:jc w:val="left"/>
                </w:pPr>
              </w:pPrChange>
            </w:pPr>
            <w:r w:rsidRPr="00716A84">
              <w:rPr>
                <w:szCs w:val="22"/>
              </w:rPr>
              <w:t>P&amp;ID Diagram Object</w:t>
            </w:r>
          </w:p>
          <w:p w:rsidR="00D043F5" w:rsidRPr="00716A84" w:rsidRDefault="00D043F5">
            <w:pPr>
              <w:pStyle w:val="ListParagraph"/>
              <w:numPr>
                <w:ilvl w:val="0"/>
                <w:numId w:val="7"/>
              </w:numPr>
              <w:spacing w:before="0" w:after="0"/>
              <w:jc w:val="left"/>
              <w:rPr>
                <w:szCs w:val="22"/>
              </w:rPr>
              <w:pPrChange w:id="339" w:author="Avin Mathew" w:date="2012-06-22T10:21:00Z">
                <w:pPr>
                  <w:numPr>
                    <w:numId w:val="4"/>
                  </w:numPr>
                  <w:tabs>
                    <w:tab w:val="num" w:pos="360"/>
                  </w:tabs>
                  <w:spacing w:before="0" w:after="0"/>
                  <w:ind w:left="360" w:hanging="360"/>
                  <w:jc w:val="left"/>
                </w:pPr>
              </w:pPrChange>
            </w:pPr>
            <w:r w:rsidRPr="00716A84">
              <w:rPr>
                <w:szCs w:val="22"/>
              </w:rPr>
              <w:t>Batch Status</w:t>
            </w:r>
          </w:p>
          <w:p w:rsidR="00D043F5" w:rsidRPr="00716A84" w:rsidRDefault="00D043F5">
            <w:pPr>
              <w:pStyle w:val="ListParagraph"/>
              <w:numPr>
                <w:ilvl w:val="0"/>
                <w:numId w:val="7"/>
              </w:numPr>
              <w:spacing w:before="0" w:after="0"/>
              <w:jc w:val="left"/>
              <w:rPr>
                <w:szCs w:val="22"/>
              </w:rPr>
              <w:pPrChange w:id="340" w:author="Avin Mathew" w:date="2012-06-22T10:21:00Z">
                <w:pPr>
                  <w:numPr>
                    <w:numId w:val="4"/>
                  </w:numPr>
                  <w:tabs>
                    <w:tab w:val="num" w:pos="360"/>
                  </w:tabs>
                  <w:spacing w:before="0" w:after="0"/>
                  <w:ind w:left="360" w:hanging="360"/>
                  <w:jc w:val="left"/>
                </w:pPr>
              </w:pPrChange>
            </w:pPr>
            <w:r w:rsidRPr="00716A84">
              <w:rPr>
                <w:szCs w:val="22"/>
              </w:rPr>
              <w:t>Production Status</w:t>
            </w:r>
          </w:p>
          <w:p w:rsidR="00D043F5" w:rsidRPr="00716A84" w:rsidRDefault="00D043F5">
            <w:pPr>
              <w:pStyle w:val="ListParagraph"/>
              <w:numPr>
                <w:ilvl w:val="0"/>
                <w:numId w:val="7"/>
              </w:numPr>
              <w:spacing w:before="0" w:after="0"/>
              <w:jc w:val="left"/>
              <w:rPr>
                <w:szCs w:val="22"/>
              </w:rPr>
              <w:pPrChange w:id="341" w:author="Avin Mathew" w:date="2012-06-22T10:21:00Z">
                <w:pPr>
                  <w:numPr>
                    <w:numId w:val="4"/>
                  </w:numPr>
                  <w:tabs>
                    <w:tab w:val="num" w:pos="360"/>
                  </w:tabs>
                  <w:spacing w:before="0" w:after="0"/>
                  <w:ind w:left="360" w:hanging="360"/>
                  <w:jc w:val="left"/>
                </w:pPr>
              </w:pPrChange>
            </w:pPr>
            <w:r w:rsidRPr="00716A84">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proofErr w:type="spellStart"/>
            <w:r>
              <w:t>SourceID</w:t>
            </w:r>
            <w:proofErr w:type="spellEnd"/>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71635F" w:rsidRDefault="00D043F5">
            <w:pPr>
              <w:pStyle w:val="ListParagraph"/>
              <w:numPr>
                <w:ilvl w:val="0"/>
                <w:numId w:val="7"/>
              </w:numPr>
              <w:spacing w:before="0" w:after="0"/>
              <w:jc w:val="left"/>
              <w:rPr>
                <w:szCs w:val="22"/>
              </w:rPr>
              <w:pPrChange w:id="342" w:author="Avin Mathew" w:date="2012-06-22T10:21:00Z">
                <w:pPr>
                  <w:numPr>
                    <w:numId w:val="4"/>
                  </w:numPr>
                  <w:tabs>
                    <w:tab w:val="num" w:pos="360"/>
                  </w:tabs>
                  <w:spacing w:before="0" w:after="0"/>
                  <w:ind w:left="360" w:hanging="360"/>
                  <w:jc w:val="left"/>
                </w:pPr>
              </w:pPrChange>
            </w:pPr>
            <w:r w:rsidRPr="0071635F">
              <w:rPr>
                <w:szCs w:val="22"/>
              </w:rPr>
              <w:t>MIMOSA OSA-EAI V3</w:t>
            </w:r>
          </w:p>
          <w:p w:rsidR="00D043F5" w:rsidRPr="0071635F" w:rsidRDefault="00D043F5">
            <w:pPr>
              <w:pStyle w:val="ListParagraph"/>
              <w:numPr>
                <w:ilvl w:val="0"/>
                <w:numId w:val="7"/>
              </w:numPr>
              <w:spacing w:before="0" w:after="0"/>
              <w:jc w:val="left"/>
              <w:rPr>
                <w:szCs w:val="22"/>
              </w:rPr>
              <w:pPrChange w:id="343" w:author="Avin Mathew" w:date="2012-06-22T10:21:00Z">
                <w:pPr>
                  <w:numPr>
                    <w:numId w:val="4"/>
                  </w:numPr>
                  <w:tabs>
                    <w:tab w:val="num" w:pos="360"/>
                  </w:tabs>
                  <w:spacing w:before="0" w:after="0"/>
                  <w:ind w:left="360" w:hanging="360"/>
                  <w:jc w:val="left"/>
                </w:pPr>
              </w:pPrChange>
            </w:pPr>
            <w:r w:rsidRPr="0071635F">
              <w:rPr>
                <w:szCs w:val="22"/>
              </w:rPr>
              <w:t xml:space="preserve">ISA 88 </w:t>
            </w:r>
            <w:proofErr w:type="spellStart"/>
            <w:r w:rsidRPr="0071635F">
              <w:rPr>
                <w:szCs w:val="22"/>
              </w:rPr>
              <w:t>BatchStatus</w:t>
            </w:r>
            <w:proofErr w:type="spellEnd"/>
          </w:p>
          <w:p w:rsidR="00D043F5" w:rsidRPr="00AB39E3" w:rsidRDefault="00D043F5">
            <w:pPr>
              <w:pStyle w:val="ListParagraph"/>
              <w:numPr>
                <w:ilvl w:val="0"/>
                <w:numId w:val="7"/>
              </w:numPr>
              <w:spacing w:before="0" w:after="0"/>
              <w:jc w:val="left"/>
              <w:rPr>
                <w:szCs w:val="22"/>
              </w:rPr>
              <w:pPrChange w:id="344" w:author="Avin Mathew" w:date="2012-06-22T10:21:00Z">
                <w:pPr>
                  <w:numPr>
                    <w:numId w:val="4"/>
                  </w:numPr>
                  <w:tabs>
                    <w:tab w:val="num" w:pos="360"/>
                  </w:tabs>
                  <w:spacing w:before="0" w:after="0"/>
                  <w:ind w:left="360" w:hanging="360"/>
                  <w:jc w:val="left"/>
                </w:pPr>
              </w:pPrChange>
            </w:pPr>
            <w:r w:rsidRPr="0071635F">
              <w:rPr>
                <w:szCs w:val="22"/>
              </w:rPr>
              <w:t xml:space="preserve">ISA 95-2000 </w:t>
            </w:r>
            <w:proofErr w:type="spellStart"/>
            <w:r w:rsidRPr="0071635F">
              <w:rPr>
                <w:szCs w:val="22"/>
              </w:rPr>
              <w:t>EquipmentM</w:t>
            </w:r>
            <w:r w:rsidRPr="00AB39E3">
              <w:rPr>
                <w:szCs w:val="22"/>
              </w:rPr>
              <w:t>odel</w:t>
            </w:r>
            <w:proofErr w:type="spellEnd"/>
          </w:p>
          <w:p w:rsidR="00D043F5" w:rsidRPr="00716A84" w:rsidRDefault="00D043F5">
            <w:pPr>
              <w:pStyle w:val="ListParagraph"/>
              <w:numPr>
                <w:ilvl w:val="0"/>
                <w:numId w:val="7"/>
              </w:numPr>
              <w:spacing w:before="0" w:after="0"/>
              <w:jc w:val="left"/>
              <w:rPr>
                <w:szCs w:val="22"/>
              </w:rPr>
              <w:pPrChange w:id="345" w:author="Avin Mathew" w:date="2012-06-22T10:21:00Z">
                <w:pPr>
                  <w:numPr>
                    <w:numId w:val="4"/>
                  </w:numPr>
                  <w:tabs>
                    <w:tab w:val="num" w:pos="360"/>
                  </w:tabs>
                  <w:spacing w:before="0" w:after="0"/>
                  <w:ind w:left="360" w:hanging="360"/>
                  <w:jc w:val="left"/>
                </w:pPr>
              </w:pPrChange>
            </w:pPr>
            <w:r w:rsidRPr="00716A84">
              <w:rPr>
                <w:szCs w:val="22"/>
              </w:rPr>
              <w:t>B2MML.EquipmentModel</w:t>
            </w:r>
          </w:p>
          <w:p w:rsidR="00D043F5" w:rsidRPr="00716A84" w:rsidRDefault="00D043F5">
            <w:pPr>
              <w:pStyle w:val="ListParagraph"/>
              <w:numPr>
                <w:ilvl w:val="0"/>
                <w:numId w:val="7"/>
              </w:numPr>
              <w:spacing w:before="0" w:after="0"/>
              <w:jc w:val="left"/>
              <w:rPr>
                <w:szCs w:val="22"/>
              </w:rPr>
              <w:pPrChange w:id="346" w:author="Avin Mathew" w:date="2012-06-22T10:21:00Z">
                <w:pPr>
                  <w:numPr>
                    <w:numId w:val="4"/>
                  </w:numPr>
                  <w:tabs>
                    <w:tab w:val="num" w:pos="360"/>
                  </w:tabs>
                  <w:spacing w:before="0" w:after="0"/>
                  <w:ind w:left="360" w:hanging="360"/>
                  <w:jc w:val="left"/>
                </w:pPr>
              </w:pPrChange>
            </w:pPr>
            <w:r w:rsidRPr="00716A84">
              <w:rPr>
                <w:szCs w:val="22"/>
              </w:rPr>
              <w:t>ISA88.RecipeModel1995</w:t>
            </w:r>
          </w:p>
          <w:p w:rsidR="00D043F5" w:rsidRPr="00716A84" w:rsidRDefault="00D043F5">
            <w:pPr>
              <w:pStyle w:val="ListParagraph"/>
              <w:numPr>
                <w:ilvl w:val="0"/>
                <w:numId w:val="7"/>
              </w:numPr>
              <w:spacing w:before="0" w:after="0"/>
              <w:jc w:val="left"/>
              <w:rPr>
                <w:szCs w:val="22"/>
              </w:rPr>
              <w:pPrChange w:id="347" w:author="Avin Mathew" w:date="2012-06-22T10:21:00Z">
                <w:pPr>
                  <w:numPr>
                    <w:numId w:val="4"/>
                  </w:numPr>
                  <w:tabs>
                    <w:tab w:val="num" w:pos="360"/>
                  </w:tabs>
                  <w:spacing w:before="0" w:after="0"/>
                  <w:ind w:left="360" w:hanging="360"/>
                  <w:jc w:val="left"/>
                </w:pPr>
              </w:pPrChange>
            </w:pPr>
            <w:r w:rsidRPr="00716A84">
              <w:rPr>
                <w:szCs w:val="22"/>
              </w:rPr>
              <w:t>BatchML.RecipeModelV4.04.01</w:t>
            </w:r>
          </w:p>
          <w:p w:rsidR="00D043F5" w:rsidRPr="00716A84" w:rsidRDefault="00D043F5">
            <w:pPr>
              <w:pStyle w:val="ListParagraph"/>
              <w:numPr>
                <w:ilvl w:val="0"/>
                <w:numId w:val="7"/>
              </w:numPr>
              <w:spacing w:before="0" w:after="0"/>
              <w:jc w:val="left"/>
              <w:rPr>
                <w:szCs w:val="22"/>
              </w:rPr>
              <w:pPrChange w:id="348" w:author="Avin Mathew" w:date="2012-06-22T10:21:00Z">
                <w:pPr>
                  <w:numPr>
                    <w:numId w:val="4"/>
                  </w:numPr>
                  <w:tabs>
                    <w:tab w:val="num" w:pos="360"/>
                  </w:tabs>
                  <w:spacing w:before="0" w:after="0"/>
                  <w:ind w:left="360" w:hanging="360"/>
                  <w:jc w:val="left"/>
                </w:pPr>
              </w:pPrChange>
            </w:pPr>
            <w:r w:rsidRPr="00716A84">
              <w:rPr>
                <w:szCs w:val="22"/>
              </w:rPr>
              <w:t>ChemCompany.RefineryModelV2.1</w:t>
            </w:r>
          </w:p>
          <w:p w:rsidR="00D043F5" w:rsidRPr="0071635F" w:rsidRDefault="00D043F5">
            <w:pPr>
              <w:pStyle w:val="ListParagraph"/>
              <w:numPr>
                <w:ilvl w:val="0"/>
                <w:numId w:val="7"/>
              </w:numPr>
              <w:spacing w:before="0" w:after="0"/>
              <w:jc w:val="left"/>
              <w:pPrChange w:id="349" w:author="Avin Mathew" w:date="2012-06-22T10:21:00Z">
                <w:pPr>
                  <w:numPr>
                    <w:numId w:val="4"/>
                  </w:numPr>
                  <w:tabs>
                    <w:tab w:val="num" w:pos="360"/>
                  </w:tabs>
                  <w:spacing w:before="0" w:after="0"/>
                  <w:ind w:left="360" w:hanging="360"/>
                  <w:jc w:val="left"/>
                </w:pPr>
              </w:pPrChange>
            </w:pPr>
            <w:proofErr w:type="spellStart"/>
            <w:r w:rsidRPr="00716A84">
              <w:rPr>
                <w:szCs w:val="22"/>
              </w:rPr>
              <w:t>ShippingCompany.TransportCode</w:t>
            </w:r>
            <w:proofErr w:type="spellEnd"/>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 xml:space="preserve">Description and expected use of the category.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del w:id="350" w:author="Avin Mathew" w:date="2012-06-26T10:07:00Z">
              <w:r w:rsidRPr="000D52D4" w:rsidDel="00AB39E3">
                <w:delText>ISO15926</w:delText>
              </w:r>
              <w:r w:rsidDel="00AB39E3">
                <w:br/>
              </w:r>
              <w:r w:rsidRPr="000D52D4" w:rsidDel="00AB39E3">
                <w:delText>ReferenceURI</w:delText>
              </w:r>
            </w:del>
          </w:p>
        </w:tc>
        <w:tc>
          <w:tcPr>
            <w:tcW w:w="5670" w:type="dxa"/>
          </w:tcPr>
          <w:p w:rsidR="00D043F5" w:rsidRDefault="00D043F5" w:rsidP="00471FF5">
            <w:pPr>
              <w:jc w:val="left"/>
            </w:pPr>
            <w:del w:id="351" w:author="Avin Mathew" w:date="2012-06-26T10:07:00Z">
              <w:r w:rsidDel="00AB39E3">
                <w:delText>Defines the associated concept from the ISO 15926 Reference Data Library that is equivalent to the Category.</w:delText>
              </w:r>
            </w:del>
          </w:p>
        </w:tc>
        <w:tc>
          <w:tcPr>
            <w:tcW w:w="1359" w:type="dxa"/>
          </w:tcPr>
          <w:p w:rsidR="00D043F5" w:rsidRDefault="00D043F5" w:rsidP="003E0DC6">
            <w:pPr>
              <w:jc w:val="left"/>
            </w:pPr>
            <w:del w:id="352" w:author="Avin Mathew" w:date="2012-06-26T10:07:00Z">
              <w:r w:rsidDel="00AB39E3">
                <w:delText>0..1</w:delText>
              </w:r>
            </w:del>
          </w:p>
        </w:tc>
      </w:tr>
    </w:tbl>
    <w:p w:rsidR="00D043F5" w:rsidRPr="00D043F5" w:rsidRDefault="00D043F5" w:rsidP="00D043F5">
      <w:r>
        <w:rPr>
          <w:b/>
        </w:rPr>
        <w:t>Primary Key:</w:t>
      </w:r>
      <w:r>
        <w:t xml:space="preserve"> </w:t>
      </w:r>
      <w:proofErr w:type="spellStart"/>
      <w:r w:rsidR="00CD267D">
        <w:t>RegistryID</w:t>
      </w:r>
      <w:proofErr w:type="spellEnd"/>
      <w:r w:rsidR="00CD267D">
        <w:t xml:space="preserve">, </w:t>
      </w:r>
      <w:proofErr w:type="spellStart"/>
      <w:r w:rsidR="00CD267D">
        <w:t>Category</w:t>
      </w:r>
      <w:r>
        <w:t>ID</w:t>
      </w:r>
      <w:proofErr w:type="spellEnd"/>
      <w:r>
        <w:t xml:space="preserve">, </w:t>
      </w:r>
      <w:proofErr w:type="spellStart"/>
      <w:r w:rsidR="00CD267D">
        <w:t>Category</w:t>
      </w:r>
      <w:r>
        <w:t>SourceID</w:t>
      </w:r>
      <w:proofErr w:type="spellEnd"/>
    </w:p>
    <w:p w:rsidR="000D52D4" w:rsidRDefault="000D52D4" w:rsidP="000D52D4">
      <w:pPr>
        <w:pStyle w:val="Heading2"/>
      </w:pPr>
      <w:bookmarkStart w:id="353" w:name="_Toc329256871"/>
      <w:r>
        <w:lastRenderedPageBreak/>
        <w:t>Entry</w:t>
      </w:r>
      <w:bookmarkEnd w:id="353"/>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w:t>
      </w:r>
      <w:proofErr w:type="spellStart"/>
      <w:r w:rsidR="00B900BC">
        <w:t>IDinSource</w:t>
      </w:r>
      <w:proofErr w:type="spellEnd"/>
      <w:r w:rsidR="00B900BC">
        <w:t xml:space="preserve"> and </w:t>
      </w:r>
      <w:proofErr w:type="spellStart"/>
      <w:r w:rsidR="0003781C">
        <w:t>S</w:t>
      </w:r>
      <w:r w:rsidR="00B900BC">
        <w:t>ourceID</w:t>
      </w:r>
      <w:proofErr w:type="spellEnd"/>
      <w:r w:rsidR="00B900BC">
        <w:t xml:space="preserve">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proofErr w:type="spellStart"/>
            <w:r>
              <w:t>SourceID</w:t>
            </w:r>
            <w:proofErr w:type="spellEnd"/>
          </w:p>
        </w:tc>
        <w:tc>
          <w:tcPr>
            <w:tcW w:w="5670" w:type="dxa"/>
          </w:tcPr>
          <w:p w:rsidR="00D043F5" w:rsidRDefault="00D043F5" w:rsidP="009A2B6D">
            <w:pPr>
              <w:jc w:val="left"/>
            </w:pPr>
            <w:r>
              <w:t>Identification of the source system. For example:</w:t>
            </w:r>
          </w:p>
          <w:p w:rsidR="00D043F5" w:rsidRPr="0071635F" w:rsidRDefault="00D043F5">
            <w:pPr>
              <w:pStyle w:val="ListParagraph"/>
              <w:numPr>
                <w:ilvl w:val="0"/>
                <w:numId w:val="7"/>
              </w:numPr>
              <w:spacing w:before="0" w:after="0"/>
              <w:jc w:val="left"/>
              <w:rPr>
                <w:szCs w:val="22"/>
              </w:rPr>
              <w:pPrChange w:id="354" w:author="Avin Mathew" w:date="2012-06-22T10:21:00Z">
                <w:pPr>
                  <w:numPr>
                    <w:numId w:val="4"/>
                  </w:numPr>
                  <w:tabs>
                    <w:tab w:val="num" w:pos="360"/>
                  </w:tabs>
                  <w:spacing w:before="0" w:after="0"/>
                  <w:ind w:left="360" w:hanging="360"/>
                  <w:jc w:val="left"/>
                </w:pPr>
              </w:pPrChange>
            </w:pPr>
            <w:r w:rsidRPr="0071635F">
              <w:rPr>
                <w:szCs w:val="22"/>
              </w:rPr>
              <w:t>Engineering DB #234</w:t>
            </w:r>
          </w:p>
          <w:p w:rsidR="00D043F5" w:rsidRPr="0071635F" w:rsidRDefault="00D043F5">
            <w:pPr>
              <w:pStyle w:val="ListParagraph"/>
              <w:numPr>
                <w:ilvl w:val="0"/>
                <w:numId w:val="7"/>
              </w:numPr>
              <w:spacing w:before="0" w:after="0"/>
              <w:jc w:val="left"/>
              <w:rPr>
                <w:szCs w:val="22"/>
              </w:rPr>
              <w:pPrChange w:id="355" w:author="Avin Mathew" w:date="2012-06-22T10:21:00Z">
                <w:pPr>
                  <w:numPr>
                    <w:numId w:val="4"/>
                  </w:numPr>
                  <w:tabs>
                    <w:tab w:val="num" w:pos="360"/>
                  </w:tabs>
                  <w:spacing w:before="0" w:after="0"/>
                  <w:ind w:left="360" w:hanging="360"/>
                  <w:jc w:val="left"/>
                </w:pPr>
              </w:pPrChange>
            </w:pPr>
            <w:r w:rsidRPr="0071635F">
              <w:rPr>
                <w:szCs w:val="22"/>
              </w:rPr>
              <w:t>Supplier A MIMOSA CRIS Registry Database #1</w:t>
            </w:r>
          </w:p>
          <w:p w:rsidR="00D043F5" w:rsidRPr="00AB39E3" w:rsidRDefault="00D043F5">
            <w:pPr>
              <w:pStyle w:val="ListParagraph"/>
              <w:numPr>
                <w:ilvl w:val="0"/>
                <w:numId w:val="7"/>
              </w:numPr>
              <w:spacing w:before="0" w:after="0"/>
              <w:jc w:val="left"/>
              <w:rPr>
                <w:szCs w:val="22"/>
              </w:rPr>
              <w:pPrChange w:id="356" w:author="Avin Mathew" w:date="2012-06-22T10:21:00Z">
                <w:pPr>
                  <w:numPr>
                    <w:numId w:val="4"/>
                  </w:numPr>
                  <w:tabs>
                    <w:tab w:val="num" w:pos="360"/>
                  </w:tabs>
                  <w:spacing w:before="0" w:after="0"/>
                  <w:ind w:left="360" w:hanging="360"/>
                  <w:jc w:val="left"/>
                </w:pPr>
              </w:pPrChange>
            </w:pPr>
            <w:r w:rsidRPr="00AB39E3">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proofErr w:type="spellStart"/>
            <w:r>
              <w:t>SourceOwnerID</w:t>
            </w:r>
            <w:proofErr w:type="spellEnd"/>
          </w:p>
        </w:tc>
        <w:tc>
          <w:tcPr>
            <w:tcW w:w="5670" w:type="dxa"/>
          </w:tcPr>
          <w:p w:rsidR="00D043F5" w:rsidRDefault="00D043F5" w:rsidP="00D21F97">
            <w:pPr>
              <w:jc w:val="left"/>
            </w:pPr>
            <w:r>
              <w:t>Organization that has responsibility for the source system or entity namespace. For example:</w:t>
            </w:r>
          </w:p>
          <w:p w:rsidR="00D043F5" w:rsidRPr="0071635F" w:rsidRDefault="00D043F5">
            <w:pPr>
              <w:pStyle w:val="ListParagraph"/>
              <w:numPr>
                <w:ilvl w:val="0"/>
                <w:numId w:val="7"/>
              </w:numPr>
              <w:spacing w:before="0" w:after="0"/>
              <w:jc w:val="left"/>
              <w:rPr>
                <w:szCs w:val="22"/>
              </w:rPr>
              <w:pPrChange w:id="357" w:author="Avin Mathew" w:date="2012-06-22T10:21:00Z">
                <w:pPr>
                  <w:numPr>
                    <w:numId w:val="4"/>
                  </w:numPr>
                  <w:tabs>
                    <w:tab w:val="num" w:pos="360"/>
                  </w:tabs>
                  <w:spacing w:before="0" w:after="0"/>
                  <w:ind w:left="360" w:hanging="360"/>
                  <w:jc w:val="left"/>
                </w:pPr>
              </w:pPrChange>
            </w:pPr>
            <w:r w:rsidRPr="0071635F">
              <w:rPr>
                <w:szCs w:val="22"/>
              </w:rPr>
              <w:t>Oil Company A</w:t>
            </w:r>
          </w:p>
          <w:p w:rsidR="00D043F5" w:rsidRPr="0071635F" w:rsidRDefault="00D043F5">
            <w:pPr>
              <w:pStyle w:val="ListParagraph"/>
              <w:numPr>
                <w:ilvl w:val="0"/>
                <w:numId w:val="7"/>
              </w:numPr>
              <w:spacing w:before="0" w:after="0"/>
              <w:jc w:val="left"/>
              <w:rPr>
                <w:szCs w:val="22"/>
              </w:rPr>
              <w:pPrChange w:id="358" w:author="Avin Mathew" w:date="2012-06-22T10:21:00Z">
                <w:pPr>
                  <w:numPr>
                    <w:numId w:val="4"/>
                  </w:numPr>
                  <w:tabs>
                    <w:tab w:val="num" w:pos="360"/>
                  </w:tabs>
                  <w:spacing w:before="0" w:after="0"/>
                  <w:ind w:left="360" w:hanging="360"/>
                  <w:jc w:val="left"/>
                </w:pPr>
              </w:pPrChange>
            </w:pPr>
            <w:proofErr w:type="spellStart"/>
            <w:r w:rsidRPr="0071635F">
              <w:rPr>
                <w:szCs w:val="22"/>
              </w:rPr>
              <w:t>Chem</w:t>
            </w:r>
            <w:proofErr w:type="spellEnd"/>
            <w:r w:rsidRPr="0071635F">
              <w:rPr>
                <w:szCs w:val="22"/>
              </w:rPr>
              <w:t xml:space="preserve"> Company B</w:t>
            </w:r>
          </w:p>
          <w:p w:rsidR="00D043F5" w:rsidRPr="00AB39E3" w:rsidRDefault="00D043F5">
            <w:pPr>
              <w:pStyle w:val="ListParagraph"/>
              <w:numPr>
                <w:ilvl w:val="0"/>
                <w:numId w:val="7"/>
              </w:numPr>
              <w:spacing w:before="0" w:after="0"/>
              <w:jc w:val="left"/>
              <w:rPr>
                <w:szCs w:val="22"/>
              </w:rPr>
              <w:pPrChange w:id="359" w:author="Avin Mathew" w:date="2012-06-22T10:21:00Z">
                <w:pPr>
                  <w:numPr>
                    <w:numId w:val="4"/>
                  </w:numPr>
                  <w:tabs>
                    <w:tab w:val="num" w:pos="360"/>
                  </w:tabs>
                  <w:spacing w:before="0" w:after="0"/>
                  <w:ind w:left="360" w:hanging="360"/>
                  <w:jc w:val="left"/>
                </w:pPr>
              </w:pPrChange>
            </w:pPr>
            <w:r w:rsidRPr="0071635F">
              <w:rPr>
                <w:szCs w:val="22"/>
              </w:rPr>
              <w:t>System Supplier A</w:t>
            </w:r>
          </w:p>
          <w:p w:rsidR="00D043F5" w:rsidRPr="00716A84" w:rsidRDefault="00D043F5">
            <w:pPr>
              <w:pStyle w:val="ListParagraph"/>
              <w:numPr>
                <w:ilvl w:val="0"/>
                <w:numId w:val="7"/>
              </w:numPr>
              <w:spacing w:before="0" w:after="0"/>
              <w:jc w:val="left"/>
              <w:rPr>
                <w:szCs w:val="22"/>
              </w:rPr>
              <w:pPrChange w:id="360" w:author="Avin Mathew" w:date="2012-06-22T10:21:00Z">
                <w:pPr>
                  <w:numPr>
                    <w:numId w:val="4"/>
                  </w:numPr>
                  <w:tabs>
                    <w:tab w:val="num" w:pos="360"/>
                  </w:tabs>
                  <w:spacing w:before="0" w:after="0"/>
                  <w:ind w:left="360" w:hanging="360"/>
                  <w:jc w:val="left"/>
                </w:pPr>
              </w:pPrChange>
            </w:pPr>
            <w:r w:rsidRPr="00AB39E3">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 xml:space="preserve">Description of the entry.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proofErr w:type="spellStart"/>
      <w:r w:rsidR="00CD267D">
        <w:t>RegistryID</w:t>
      </w:r>
      <w:proofErr w:type="spellEnd"/>
      <w:r w:rsidR="00CD267D">
        <w:t xml:space="preserve">, </w:t>
      </w:r>
      <w:proofErr w:type="spellStart"/>
      <w:r w:rsidRPr="00D043F5">
        <w:t>Category</w:t>
      </w:r>
      <w:r w:rsidR="00CD267D">
        <w:t>ID</w:t>
      </w:r>
      <w:proofErr w:type="spellEnd"/>
      <w:r w:rsidR="00CD267D">
        <w:t xml:space="preserve">, </w:t>
      </w:r>
      <w:proofErr w:type="spellStart"/>
      <w:r w:rsidR="00CD267D">
        <w:t>CategorySourceID</w:t>
      </w:r>
      <w:proofErr w:type="spellEnd"/>
      <w:r w:rsidRPr="00D043F5">
        <w:t xml:space="preserve">, </w:t>
      </w:r>
      <w:proofErr w:type="spellStart"/>
      <w:r>
        <w:t>IDInSource</w:t>
      </w:r>
      <w:proofErr w:type="spellEnd"/>
      <w:r>
        <w:t xml:space="preserve">, </w:t>
      </w:r>
      <w:proofErr w:type="spellStart"/>
      <w:r>
        <w:t>SourceID</w:t>
      </w:r>
      <w:proofErr w:type="spellEnd"/>
    </w:p>
    <w:p w:rsidR="00D043F5" w:rsidRPr="00D043F5" w:rsidRDefault="00D043F5" w:rsidP="000D52D4">
      <w:pPr>
        <w:rPr>
          <w:b/>
        </w:rPr>
      </w:pPr>
    </w:p>
    <w:p w:rsidR="00FE156C" w:rsidRDefault="00FE156C" w:rsidP="000D52D4">
      <w:r>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lastRenderedPageBreak/>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361" w:name="_Toc329256872"/>
      <w:r>
        <w:t>Property</w:t>
      </w:r>
      <w:bookmarkEnd w:id="361"/>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6E73D3">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362"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w:t>
      </w:r>
      <w:proofErr w:type="spellStart"/>
      <w:r w:rsidR="00CD267D">
        <w:t>SourceID</w:t>
      </w:r>
      <w:proofErr w:type="spellEnd"/>
      <w:r w:rsidR="00CD267D" w:rsidRPr="00D043F5">
        <w:t xml:space="preserve">, </w:t>
      </w:r>
      <w:r w:rsidR="00CD267D">
        <w:t xml:space="preserve">Entity </w:t>
      </w:r>
      <w:proofErr w:type="spellStart"/>
      <w:r w:rsidR="00CD267D">
        <w:t>IDInSource</w:t>
      </w:r>
      <w:proofErr w:type="spellEnd"/>
      <w:r w:rsidR="00CD267D">
        <w:t xml:space="preserve">, Entity </w:t>
      </w:r>
      <w:proofErr w:type="spellStart"/>
      <w:r w:rsidR="00CD267D">
        <w:t>SourceID</w:t>
      </w:r>
      <w:proofErr w:type="spellEnd"/>
      <w:r w:rsidR="00CD267D">
        <w:t xml:space="preserve">, Property </w:t>
      </w:r>
      <w:r>
        <w:t>ID</w:t>
      </w:r>
    </w:p>
    <w:p w:rsidR="009A2B6D" w:rsidRDefault="009A2B6D" w:rsidP="009A2B6D">
      <w:pPr>
        <w:pStyle w:val="Heading2"/>
      </w:pPr>
      <w:bookmarkStart w:id="363" w:name="_Ref295372111"/>
      <w:bookmarkStart w:id="364" w:name="_Toc329256873"/>
      <w:proofErr w:type="spellStart"/>
      <w:r>
        <w:t>Property</w:t>
      </w:r>
      <w:r w:rsidR="00ED5ADB">
        <w:t>Value</w:t>
      </w:r>
      <w:bookmarkEnd w:id="362"/>
      <w:bookmarkEnd w:id="363"/>
      <w:bookmarkEnd w:id="364"/>
      <w:proofErr w:type="spellEnd"/>
    </w:p>
    <w:p w:rsidR="009A2B6D" w:rsidRDefault="009A2B6D" w:rsidP="009A2B6D">
      <w:r>
        <w:t xml:space="preserve">A </w:t>
      </w:r>
      <w:proofErr w:type="spellStart"/>
      <w:r>
        <w:t>Property</w:t>
      </w:r>
      <w:r w:rsidR="00ED5ADB">
        <w:t>Value</w:t>
      </w:r>
      <w:proofErr w:type="spellEnd"/>
      <w:r>
        <w:t xml:space="preserve"> </w:t>
      </w:r>
      <w:r w:rsidR="00ED5ADB">
        <w:t xml:space="preserve">is a group of attributes that form the value of an Entry Property. The </w:t>
      </w:r>
      <w:proofErr w:type="spellStart"/>
      <w:r w:rsidR="00ED5ADB">
        <w:t>PropertyValue</w:t>
      </w:r>
      <w:proofErr w:type="spellEnd"/>
      <w:r w:rsidR="00ED5ADB">
        <w:t xml:space="preserv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C02368">
            <w:r w:rsidRPr="00925F56">
              <w:t>String-serialized v</w:t>
            </w:r>
            <w:r w:rsidR="00D043F5" w:rsidRPr="00925F56">
              <w:t>alue of the property.</w:t>
            </w:r>
            <w:del w:id="365" w:author="Avin Mathew" w:date="2012-06-26T14:25:00Z">
              <w:r w:rsidR="00D043F5" w:rsidRPr="00925F56" w:rsidDel="00C02368">
                <w:delText xml:space="preserve"> Multiple values are allowed to provide for alternate values for identification.</w:delText>
              </w:r>
            </w:del>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366" w:name="_Toc329256874"/>
      <w:r>
        <w:lastRenderedPageBreak/>
        <w:t>Service Definitions</w:t>
      </w:r>
      <w:bookmarkEnd w:id="366"/>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367" w:name="_Toc329256875"/>
      <w:r>
        <w:t>CIR</w:t>
      </w:r>
      <w:r w:rsidR="00930ABB">
        <w:t xml:space="preserve"> </w:t>
      </w:r>
      <w:r w:rsidR="007233FD">
        <w:t xml:space="preserve">Command </w:t>
      </w:r>
      <w:r w:rsidR="00930ABB">
        <w:t>Services</w:t>
      </w:r>
      <w:bookmarkEnd w:id="367"/>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368" w:name="_Toc329256876"/>
      <w:r>
        <w:t>Create Registry</w:t>
      </w:r>
      <w:bookmarkEnd w:id="368"/>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Pr="0071635F" w:rsidRDefault="00687C89" w:rsidP="0071635F">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CreateCIRID</w:t>
            </w:r>
            <w:proofErr w:type="spellEnd"/>
            <w:r>
              <w:t xml:space="preserve"> </w:t>
            </w:r>
            <w:r w:rsidR="009D3CA6">
              <w:t>(</w:t>
            </w:r>
            <w:r w:rsidRPr="009D3CA6">
              <w:rPr>
                <w:i/>
              </w:rPr>
              <w:t>Boolean</w:t>
            </w:r>
            <w:r w:rsidR="009D3CA6">
              <w:t>) [1]</w:t>
            </w:r>
          </w:p>
          <w:p w:rsidR="00E41FA3" w:rsidRPr="0071635F" w:rsidRDefault="00687C89">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Change w:id="369" w:author="Avin Mathew" w:date="2012-06-22T10:20:00Z">
                <w:pPr>
                  <w:pStyle w:val="ListParagraph"/>
                  <w:keepLines/>
                  <w:numPr>
                    <w:ilvl w:val="1"/>
                    <w:numId w:val="7"/>
                  </w:numPr>
                  <w:ind w:left="1080" w:hanging="360"/>
                  <w:jc w:val="left"/>
                  <w:cnfStyle w:val="000000000000" w:firstRow="0" w:lastRow="0" w:firstColumn="0" w:lastColumn="0" w:oddVBand="0" w:evenVBand="0" w:oddHBand="0" w:evenHBand="0" w:firstRowFirstColumn="0" w:firstRowLastColumn="0" w:lastRowFirstColumn="0" w:lastRowLastColumn="0"/>
                </w:pPr>
              </w:pPrChange>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proofErr w:type="spellStart"/>
            <w:r w:rsidR="005B5313">
              <w:t>CreateRegistryFault</w:t>
            </w:r>
            <w:proofErr w:type="spellEnd"/>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proofErr w:type="spellStart"/>
            <w:r w:rsidR="005B5313">
              <w:t>CreateCategoryFault</w:t>
            </w:r>
            <w:proofErr w:type="spellEnd"/>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 xml:space="preserve">ll throw a </w:t>
            </w:r>
            <w:proofErr w:type="spellStart"/>
            <w:r w:rsidR="00EF4909">
              <w:t>DuplicateEntryFault</w:t>
            </w:r>
            <w:proofErr w:type="spellEnd"/>
            <w:r w:rsidR="00EF4909">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 xml:space="preserve">throw a </w:t>
            </w:r>
            <w:proofErr w:type="spellStart"/>
            <w:r w:rsidR="00EF4909">
              <w:t>DuplicatePropertyFault</w:t>
            </w:r>
            <w:proofErr w:type="spellEnd"/>
            <w:r w:rsidR="00EF4909">
              <w: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proofErr w:type="spellStart"/>
            <w:r>
              <w:t>CreateCIRID</w:t>
            </w:r>
            <w:proofErr w:type="spellEnd"/>
            <w:r>
              <w:t xml:space="preserve"> is TRUE, then new UUIDs are generated for any Entries supplied without a CIRID. If </w:t>
            </w:r>
            <w:proofErr w:type="spellStart"/>
            <w:r>
              <w:t>CreateCIRID</w:t>
            </w:r>
            <w:proofErr w:type="spellEnd"/>
            <w:r>
              <w:t xml:space="preserve">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5B451A">
              <w:t>CategoryFault</w:t>
            </w:r>
            <w:proofErr w:type="spellEnd"/>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DuplicatePropertyFault</w:t>
            </w:r>
            <w:proofErr w:type="spellEnd"/>
          </w:p>
        </w:tc>
      </w:tr>
    </w:tbl>
    <w:p w:rsidR="000D52D4" w:rsidRDefault="00AA0181" w:rsidP="000D52D4">
      <w:pPr>
        <w:pStyle w:val="Heading3"/>
      </w:pPr>
      <w:bookmarkStart w:id="370" w:name="_Toc329256877"/>
      <w:r>
        <w:t>Create</w:t>
      </w:r>
      <w:r w:rsidR="000D52D4">
        <w:t xml:space="preserve"> Equivalent Ent</w:t>
      </w:r>
      <w:r w:rsidR="00A94A0C">
        <w:t>ries</w:t>
      </w:r>
      <w:bookmarkEnd w:id="370"/>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w:t>
            </w:r>
            <w:r w:rsidR="00A94A0C">
              <w:t>ies</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A94A0C">
            <w:pPr>
              <w:keepLines/>
              <w:jc w:val="left"/>
              <w:cnfStyle w:val="000000000000" w:firstRow="0" w:lastRow="0" w:firstColumn="0" w:lastColumn="0" w:oddVBand="0" w:evenVBand="0" w:oddHBand="0" w:evenHBand="0" w:firstRowFirstColumn="0" w:firstRowLastColumn="0" w:lastRowFirstColumn="0" w:lastRowLastColumn="0"/>
            </w:pPr>
            <w:r>
              <w:t>Creates Entr</w:t>
            </w:r>
            <w:r w:rsidR="00A94A0C">
              <w:t>ies</w:t>
            </w:r>
            <w:r>
              <w:t xml:space="preserve"> </w:t>
            </w:r>
            <w:r w:rsidR="00595B57">
              <w:t xml:space="preserve">and associated Properties, </w:t>
            </w:r>
            <w:r>
              <w:t xml:space="preserve">and links </w:t>
            </w:r>
            <w:r w:rsidR="00A94A0C">
              <w:t>a</w:t>
            </w:r>
            <w:r w:rsidR="00595B57">
              <w:t xml:space="preserv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Pr="0071635F" w:rsidRDefault="001D344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1" w:author="Avin Mathew" w:date="2012-06-22T10:21:00Z">
                <w:pPr>
                  <w:keepLines/>
                  <w:numPr>
                    <w:numId w:val="14"/>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rsidRPr="001D344F">
              <w:lastRenderedPageBreak/>
              <w:t>EquivalentEntry</w:t>
            </w:r>
            <w:proofErr w:type="spellEnd"/>
            <w:r>
              <w:t xml:space="preserve"> (</w:t>
            </w:r>
            <w:proofErr w:type="spellStart"/>
            <w:r w:rsidRPr="0071635F">
              <w:rPr>
                <w:i/>
              </w:rPr>
              <w:t>EquivalentEntry</w:t>
            </w:r>
            <w:proofErr w:type="spellEnd"/>
            <w:r>
              <w:t xml:space="preserve">) [1..*], where </w:t>
            </w:r>
            <w:proofErr w:type="spellStart"/>
            <w:r w:rsidRPr="0071635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w:t>
            </w:r>
            <w:proofErr w:type="spellStart"/>
            <w:r>
              <w:t>EntryNotFoundFault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w:t>
            </w:r>
            <w:proofErr w:type="spellStart"/>
            <w:r w:rsidR="006C1299">
              <w:t>CategoryNotFoundFault</w:t>
            </w:r>
            <w:proofErr w:type="spellEnd"/>
            <w:r w:rsidR="006C1299">
              <w: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primary key as an existing Entry), then the CIR server will throw a </w:t>
            </w:r>
            <w:proofErr w:type="spellStart"/>
            <w:r>
              <w:t>DuplicateEntryFault</w:t>
            </w:r>
            <w:proofErr w:type="spellEnd"/>
            <w:r>
              <w: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71635F" w:rsidRDefault="001D344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2" w:author="Avin Mathew" w:date="2012-06-22T10:21:00Z">
                <w:pPr>
                  <w:keepLines/>
                  <w:numPr>
                    <w:numId w:val="15"/>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Pr="0071635F" w:rsidRDefault="00AA0181">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3"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9F5951" w:rsidRPr="0071635F" w:rsidRDefault="009F5951">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4"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AA0181" w:rsidRPr="0071635F" w:rsidRDefault="00AA0181">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5"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w:t>
            </w:r>
            <w:r w:rsidR="009F5951">
              <w:t>NotFound</w:t>
            </w:r>
            <w:r>
              <w:t>Fault</w:t>
            </w:r>
            <w:proofErr w:type="spellEnd"/>
          </w:p>
          <w:p w:rsidR="006C1299" w:rsidRPr="0071635F" w:rsidRDefault="006C129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6"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DuplicateEntryFault</w:t>
            </w:r>
            <w:proofErr w:type="spellEnd"/>
          </w:p>
        </w:tc>
      </w:tr>
    </w:tbl>
    <w:p w:rsidR="00D95BAD" w:rsidRDefault="00D95BAD" w:rsidP="00D95BAD">
      <w:pPr>
        <w:pStyle w:val="Heading3"/>
      </w:pPr>
      <w:bookmarkStart w:id="377" w:name="_Toc329256878"/>
      <w:r>
        <w:t>Update Registry</w:t>
      </w:r>
      <w:bookmarkEnd w:id="377"/>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Pr="0071635F" w:rsidRDefault="00C046BB">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8"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C046BB" w:rsidRPr="0071635F" w:rsidRDefault="00C046BB">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79"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C046BB" w:rsidRPr="0071635F" w:rsidRDefault="00C046BB">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0"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C046BB" w:rsidRPr="0071635F" w:rsidRDefault="00C046BB">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1" w:author="Avin Mathew" w:date="2012-06-22T10:21:00Z">
                <w:pPr>
                  <w:keepLines/>
                  <w:numPr>
                    <w:numId w:val="16"/>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PropertyNotFoundFault</w:t>
            </w:r>
            <w:proofErr w:type="spellEnd"/>
          </w:p>
        </w:tc>
      </w:tr>
    </w:tbl>
    <w:p w:rsidR="000D52D4" w:rsidRDefault="00D95BAD" w:rsidP="000D52D4">
      <w:pPr>
        <w:pStyle w:val="Heading3"/>
      </w:pPr>
      <w:bookmarkStart w:id="382" w:name="_Toc329256879"/>
      <w:r>
        <w:t>Update</w:t>
      </w:r>
      <w:r w:rsidR="000D52D4">
        <w:t xml:space="preserve"> Entr</w:t>
      </w:r>
      <w:r>
        <w:t>y CIRID</w:t>
      </w:r>
      <w:bookmarkEnd w:id="382"/>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Pr="0071635F" w:rsidRDefault="00D95BAD">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Old</w:t>
            </w:r>
            <w:r w:rsidR="00855366">
              <w:t>CIRID</w:t>
            </w:r>
            <w:proofErr w:type="spellEnd"/>
            <w:r w:rsidR="00991274">
              <w:t xml:space="preserve"> (</w:t>
            </w:r>
            <w:proofErr w:type="spellStart"/>
            <w:r w:rsidR="00E17E81" w:rsidRPr="0071635F">
              <w:rPr>
                <w:i/>
              </w:rPr>
              <w:t>IDType</w:t>
            </w:r>
            <w:proofErr w:type="spellEnd"/>
            <w:r w:rsidR="00991274">
              <w:t>) [1</w:t>
            </w:r>
            <w:proofErr w:type="gramStart"/>
            <w:r w:rsidR="00991274">
              <w:t>..*</w:t>
            </w:r>
            <w:proofErr w:type="gramEnd"/>
            <w:r w:rsidR="00991274">
              <w:t>]</w:t>
            </w:r>
          </w:p>
          <w:p w:rsidR="000D52D4" w:rsidRPr="0071635F" w:rsidRDefault="00D95BAD">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New</w:t>
            </w:r>
            <w:r w:rsidR="00855366">
              <w:t>CIRID</w:t>
            </w:r>
            <w:proofErr w:type="spellEnd"/>
            <w:r w:rsidR="00991274">
              <w:t xml:space="preserve"> (</w:t>
            </w:r>
            <w:proofErr w:type="spellStart"/>
            <w:r w:rsidR="00E17E81" w:rsidRPr="0071635F">
              <w:rPr>
                <w:i/>
              </w:rPr>
              <w:t>IDType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71635F" w:rsidRDefault="00E8012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Pr="0071635F" w:rsidRDefault="00991274">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6"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N/A</w:t>
            </w:r>
          </w:p>
        </w:tc>
      </w:tr>
    </w:tbl>
    <w:p w:rsidR="00D95BAD" w:rsidRDefault="00D95BAD" w:rsidP="00D95BAD">
      <w:pPr>
        <w:pStyle w:val="Heading3"/>
      </w:pPr>
      <w:bookmarkStart w:id="387" w:name="_Toc329256880"/>
      <w:r>
        <w:t>Delete Registry</w:t>
      </w:r>
      <w:bookmarkEnd w:id="387"/>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71635F" w:rsidRDefault="00D95BAD">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8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RegistryID</w:t>
            </w:r>
            <w:proofErr w:type="spellEnd"/>
            <w:r>
              <w:t xml:space="preserve"> </w:t>
            </w:r>
            <w:r w:rsidR="004842A5">
              <w:t>(</w:t>
            </w:r>
            <w:proofErr w:type="spellStart"/>
            <w:r w:rsidR="00E17E81" w:rsidRPr="0071635F">
              <w:rPr>
                <w:i/>
              </w:rPr>
              <w:t>IDType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89"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0"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1"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tc>
      </w:tr>
    </w:tbl>
    <w:p w:rsidR="004842A5" w:rsidRDefault="004842A5" w:rsidP="004842A5">
      <w:pPr>
        <w:pStyle w:val="Heading3"/>
      </w:pPr>
      <w:bookmarkStart w:id="392" w:name="_Toc329256881"/>
      <w:r>
        <w:t>Delete Category</w:t>
      </w:r>
      <w:bookmarkEnd w:id="39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Pr="0071635F" w:rsidRDefault="004842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3"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RegistryID</w:t>
            </w:r>
            <w:proofErr w:type="spellEnd"/>
            <w:r>
              <w:t xml:space="preserve"> (</w:t>
            </w:r>
            <w:proofErr w:type="spellStart"/>
            <w:r w:rsidR="00E17E81" w:rsidRPr="0071635F">
              <w:rPr>
                <w:i/>
              </w:rPr>
              <w:t>IDType</w:t>
            </w:r>
            <w:proofErr w:type="spellEnd"/>
            <w:r>
              <w:t>) [1]</w:t>
            </w:r>
          </w:p>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4"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w:t>
            </w:r>
            <w:r w:rsidR="00574F5B">
              <w:t>y</w:t>
            </w:r>
            <w:r>
              <w:t>ID</w:t>
            </w:r>
            <w:proofErr w:type="spellEnd"/>
            <w:r>
              <w:t xml:space="preserve"> (</w:t>
            </w:r>
            <w:proofErr w:type="spellStart"/>
            <w:r w:rsidR="00E17E81" w:rsidRPr="0071635F">
              <w:rPr>
                <w:i/>
              </w:rPr>
              <w:t>IDType</w:t>
            </w:r>
            <w:proofErr w:type="spellEnd"/>
            <w:r>
              <w:t>) [1]</w:t>
            </w:r>
          </w:p>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5" w:author="Avin Mathew" w:date="2012-06-22T10:21:00Z">
                <w:pPr>
                  <w:keepLines/>
                  <w:numPr>
                    <w:numId w:val="20"/>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CategorySourceID</w:t>
            </w:r>
            <w:proofErr w:type="spellEnd"/>
            <w:r>
              <w:t xml:space="preserve"> (</w:t>
            </w:r>
            <w:proofErr w:type="spellStart"/>
            <w:r w:rsidR="00E17E81" w:rsidRPr="0071635F">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991274">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6" w:author="Avin Mathew" w:date="2012-06-22T10:21:00Z">
                <w:pPr>
                  <w:pStyle w:val="ListParagraph"/>
                  <w:keepLines/>
                  <w:numPr>
                    <w:numId w:val="2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w:t>
            </w:r>
            <w:proofErr w:type="spellStart"/>
            <w:r w:rsidR="004842A5">
              <w:t>RegistryNotFoundFault</w:t>
            </w:r>
            <w:proofErr w:type="spellEnd"/>
            <w:r w:rsidR="004842A5">
              <w:t>.</w:t>
            </w:r>
          </w:p>
          <w:p w:rsidR="0047106C" w:rsidRPr="0071635F" w:rsidRDefault="0047106C">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397" w:author="Avin Mathew" w:date="2012-06-22T10:21:00Z">
                <w:pPr>
                  <w:pStyle w:val="ListParagraph"/>
                  <w:keepLines/>
                  <w:numPr>
                    <w:numId w:val="2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w:t>
            </w:r>
            <w:proofErr w:type="spellStart"/>
            <w:r>
              <w:t>CategoryNotFoundFault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39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47106C" w:rsidRPr="0071635F" w:rsidRDefault="0047106C">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0"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tc>
      </w:tr>
    </w:tbl>
    <w:p w:rsidR="004842A5" w:rsidRDefault="004842A5" w:rsidP="004842A5">
      <w:pPr>
        <w:pStyle w:val="Heading3"/>
      </w:pPr>
      <w:bookmarkStart w:id="401" w:name="_Toc329256882"/>
      <w:r>
        <w:lastRenderedPageBreak/>
        <w:t>Delete Entries</w:t>
      </w:r>
      <w:bookmarkEnd w:id="40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2"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w:t>
            </w:r>
            <w:r w:rsidR="00E835EF">
              <w:t>ID</w:t>
            </w:r>
            <w:proofErr w:type="spellEnd"/>
            <w:r w:rsidR="00E835EF">
              <w:t xml:space="preserve"> </w:t>
            </w:r>
            <w:r>
              <w:t>(</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3"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w:t>
            </w:r>
            <w:r>
              <w:t xml:space="preserve"> Registry identified by the ID is not found, then the CIR server will throw a </w:t>
            </w:r>
            <w:proofErr w:type="spellStart"/>
            <w:r>
              <w:t>RegistryNotFoundFault</w:t>
            </w:r>
            <w:proofErr w:type="spellEnd"/>
            <w:r>
              <w:t>.</w:t>
            </w:r>
          </w:p>
          <w:p w:rsidR="00E835EF" w:rsidRPr="0071635F" w:rsidRDefault="00E835E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4"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w:t>
            </w:r>
            <w:r>
              <w:t xml:space="preserve">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E835EF" w:rsidRPr="0071635F" w:rsidRDefault="00E835EF">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05"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w:t>
            </w:r>
            <w:r w:rsidR="00052A55">
              <w:t>an</w:t>
            </w:r>
            <w:r>
              <w:t xml:space="preserve"> Entry identified by the </w:t>
            </w:r>
            <w:proofErr w:type="spellStart"/>
            <w:r>
              <w:t>IDInSource</w:t>
            </w:r>
            <w:proofErr w:type="spellEnd"/>
            <w:r>
              <w:t xml:space="preserve"> and </w:t>
            </w:r>
            <w:proofErr w:type="spellStart"/>
            <w:r>
              <w:t>SourceID</w:t>
            </w:r>
            <w:proofErr w:type="spellEnd"/>
            <w:r>
              <w:t xml:space="preserve"> is not found, then the CIR server will throw a</w:t>
            </w:r>
            <w:r w:rsidR="00052A55">
              <w:t>n</w:t>
            </w:r>
            <w:r>
              <w:t xml:space="preserve"> </w:t>
            </w:r>
            <w:proofErr w:type="spellStart"/>
            <w:r w:rsidR="00052A55">
              <w:t>Entry</w:t>
            </w:r>
            <w:r>
              <w:t>NotFoundFault</w:t>
            </w:r>
            <w:proofErr w:type="spellEnd"/>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6"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Pr="0071635F" w:rsidRDefault="00E835E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E835EF" w:rsidRPr="0071635F" w:rsidRDefault="00E835E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E835EF" w:rsidRPr="0071635F" w:rsidRDefault="00E835EF">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0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tc>
      </w:tr>
    </w:tbl>
    <w:p w:rsidR="004842A5" w:rsidRDefault="004842A5" w:rsidP="004842A5">
      <w:pPr>
        <w:pStyle w:val="Heading3"/>
      </w:pPr>
      <w:bookmarkStart w:id="410" w:name="_Toc329256883"/>
      <w:r>
        <w:t>Delete Properties</w:t>
      </w:r>
      <w:bookmarkEnd w:id="410"/>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11"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Property</w:t>
            </w:r>
            <w:r w:rsidR="004429EA">
              <w:t>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Pr="0071635F" w:rsidRDefault="00052A5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2"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Registry identified by the ID is not found, then the CIR server will throw a </w:t>
            </w:r>
            <w:proofErr w:type="spellStart"/>
            <w:r>
              <w:t>RegistryNotFoundFault</w:t>
            </w:r>
            <w:proofErr w:type="spellEnd"/>
            <w:r>
              <w:t>.</w:t>
            </w:r>
          </w:p>
          <w:p w:rsidR="00052A55" w:rsidRPr="0071635F" w:rsidRDefault="00052A5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3"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4842A5" w:rsidRPr="0071635F" w:rsidRDefault="00052A5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4"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052A55" w:rsidRPr="0071635F" w:rsidRDefault="00052A5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15" w:author="Avin Mathew" w:date="2012-06-22T10:21:00Z">
                <w:pPr>
                  <w:pStyle w:val="ListParagraph"/>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 xml:space="preserve">If a Property identified by the ID is not found, then the CIR server will throw a </w:t>
            </w:r>
            <w:proofErr w:type="spellStart"/>
            <w:r>
              <w:t>PropertyNotFoundFault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16"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17"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RegistryNotFoundFault</w:t>
            </w:r>
            <w:proofErr w:type="spellEnd"/>
          </w:p>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18"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CategoryNotFoundFault</w:t>
            </w:r>
            <w:proofErr w:type="spellEnd"/>
          </w:p>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1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EntryNotFoundFault</w:t>
            </w:r>
            <w:proofErr w:type="spellEnd"/>
          </w:p>
          <w:p w:rsidR="00052A55" w:rsidRPr="0071635F" w:rsidRDefault="00052A5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20"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PropertyNotFoundFault</w:t>
            </w:r>
            <w:proofErr w:type="spellEnd"/>
          </w:p>
        </w:tc>
      </w:tr>
    </w:tbl>
    <w:p w:rsidR="000D52D4" w:rsidRDefault="007233FD" w:rsidP="007233FD">
      <w:pPr>
        <w:pStyle w:val="Heading2"/>
      </w:pPr>
      <w:bookmarkStart w:id="421" w:name="_Toc329256884"/>
      <w:r>
        <w:t>CIR Query Services</w:t>
      </w:r>
      <w:bookmarkEnd w:id="421"/>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6E73D3">
        <w:t>3.2.2</w:t>
      </w:r>
      <w:r w:rsidR="00485A8E">
        <w:fldChar w:fldCharType="end"/>
      </w:r>
      <w:r w:rsidR="00485A8E">
        <w:t xml:space="preserve"> </w:t>
      </w:r>
      <w:r w:rsidR="004842A5">
        <w:t xml:space="preserve">in designated fields </w:t>
      </w:r>
      <w:ins w:id="422" w:author="Avin Mathew" w:date="2012-06-26T11:37:00Z">
        <w:r w:rsidR="00716A84">
          <w:t>for advanced string matching</w:t>
        </w:r>
      </w:ins>
      <w:del w:id="423" w:author="Avin Mathew" w:date="2012-06-26T11:37:00Z">
        <w:r w:rsidR="00485A8E" w:rsidDel="00716A84">
          <w:delText>to identify multiple objects to be returned by a service</w:delText>
        </w:r>
      </w:del>
      <w:r w:rsidR="00485A8E">
        <w:t>.</w:t>
      </w:r>
    </w:p>
    <w:p w:rsidR="007233FD" w:rsidRDefault="007233FD" w:rsidP="007233FD">
      <w:pPr>
        <w:pStyle w:val="Heading3"/>
      </w:pPr>
      <w:bookmarkStart w:id="424" w:name="_Toc329256885"/>
      <w:r>
        <w:t>Get Registry</w:t>
      </w:r>
      <w:bookmarkEnd w:id="424"/>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Pr="0071635F" w:rsidRDefault="003310D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2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Filter (</w:t>
            </w:r>
            <w:r w:rsidRPr="0071635F">
              <w:rPr>
                <w:i/>
              </w:rPr>
              <w:t>Filter</w:t>
            </w:r>
            <w:r>
              <w:t xml:space="preserve">) [0..*], where </w:t>
            </w:r>
            <w:r w:rsidRPr="0071635F">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w:t>
            </w:r>
            <w:r w:rsidR="004842A5">
              <w:t>Filter</w:t>
            </w:r>
            <w:proofErr w:type="spellEnd"/>
            <w:r w:rsidR="004842A5">
              <w:t xml:space="preserve"> </w:t>
            </w:r>
            <w:r w:rsidR="003310D0">
              <w:t>(</w:t>
            </w:r>
            <w:proofErr w:type="spellStart"/>
            <w:r w:rsidRPr="003310D0">
              <w:rPr>
                <w:i/>
              </w:rPr>
              <w:t>Registry</w:t>
            </w:r>
            <w:r w:rsidR="003310D0" w:rsidRPr="003310D0">
              <w:rPr>
                <w:i/>
              </w:rPr>
              <w:t>Filter</w:t>
            </w:r>
            <w:proofErr w:type="spellEnd"/>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4842A5">
              <w:t>Filter</w:t>
            </w:r>
            <w:proofErr w:type="spellEnd"/>
            <w:r w:rsidR="004842A5">
              <w:t xml:space="preserve"> </w:t>
            </w:r>
            <w:r w:rsidR="003310D0">
              <w:t>(</w:t>
            </w:r>
            <w:proofErr w:type="spellStart"/>
            <w:r w:rsidRPr="003310D0">
              <w:rPr>
                <w:i/>
              </w:rPr>
              <w:t>Category</w:t>
            </w:r>
            <w:r w:rsidR="003310D0" w:rsidRPr="003310D0">
              <w:rPr>
                <w:i/>
              </w:rPr>
              <w:t>Filter</w:t>
            </w:r>
            <w:proofErr w:type="spellEnd"/>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rsidR="004842A5">
              <w:t>Filter</w:t>
            </w:r>
            <w:proofErr w:type="spellEnd"/>
            <w:r w:rsidR="004842A5">
              <w:t xml:space="preserve"> </w:t>
            </w:r>
            <w:r w:rsidR="003310D0">
              <w:t>(</w:t>
            </w:r>
            <w:proofErr w:type="spellStart"/>
            <w:r w:rsidRPr="003310D0">
              <w:rPr>
                <w:i/>
              </w:rPr>
              <w:t>Entry</w:t>
            </w:r>
            <w:r w:rsidR="003310D0" w:rsidRPr="003310D0">
              <w:rPr>
                <w:i/>
              </w:rPr>
              <w:t>Filter</w:t>
            </w:r>
            <w:proofErr w:type="spellEnd"/>
            <w:r w:rsidR="003310D0">
              <w:t>) [0..1]</w:t>
            </w:r>
          </w:p>
          <w:p w:rsidR="005C37EF" w:rsidRPr="0098065A" w:rsidRDefault="005C37EF" w:rsidP="00246C65">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rsidR="004842A5">
              <w:t>Filter</w:t>
            </w:r>
            <w:proofErr w:type="spellEnd"/>
            <w:r w:rsidR="004842A5">
              <w:t xml:space="preserve"> </w:t>
            </w:r>
            <w:r w:rsidR="003310D0">
              <w:t>(</w:t>
            </w:r>
            <w:proofErr w:type="spellStart"/>
            <w:r w:rsidR="003310D0" w:rsidRPr="003310D0">
              <w:rPr>
                <w:i/>
              </w:rPr>
              <w:t>PropertyFilter</w:t>
            </w:r>
            <w:proofErr w:type="spellEnd"/>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w:t>
            </w:r>
            <w:proofErr w:type="spellStart"/>
            <w:r w:rsidR="003310D0">
              <w:t>RegistryFilter</w:t>
            </w:r>
            <w:proofErr w:type="spellEnd"/>
            <w:r w:rsidR="003310D0">
              <w:t xml:space="preserve">, </w:t>
            </w:r>
            <w:proofErr w:type="spellStart"/>
            <w:r w:rsidR="003310D0">
              <w:t>CategoryFilter</w:t>
            </w:r>
            <w:proofErr w:type="spellEnd"/>
            <w:r w:rsidR="003310D0">
              <w:t xml:space="preserve">, </w:t>
            </w:r>
            <w:proofErr w:type="spellStart"/>
            <w:r w:rsidR="003310D0">
              <w:t>EntryFilter</w:t>
            </w:r>
            <w:proofErr w:type="spellEnd"/>
            <w:r w:rsidR="003310D0">
              <w:t xml:space="preserve">, </w:t>
            </w:r>
            <w:proofErr w:type="spellStart"/>
            <w:r w:rsidR="003310D0">
              <w:t>PropertyFilter</w:t>
            </w:r>
            <w:proofErr w:type="spellEnd"/>
            <w:r w:rsidR="003310D0">
              <w:t>)</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w:t>
            </w:r>
            <w:proofErr w:type="spellStart"/>
            <w:r w:rsidR="003310D0">
              <w:t>EntryFilter</w:t>
            </w:r>
            <w:proofErr w:type="spellEnd"/>
            <w:r w:rsidR="003310D0">
              <w:t xml:space="preserve"> 1 Tag is “P101” and the </w:t>
            </w:r>
            <w:proofErr w:type="spellStart"/>
            <w:r w:rsidR="003310D0">
              <w:t>EntryFilter</w:t>
            </w:r>
            <w:proofErr w:type="spellEnd"/>
            <w:r w:rsidR="003310D0">
              <w:t xml:space="preserve">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71635F" w:rsidRDefault="00CF63E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26"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15068D" w:rsidRDefault="0015068D" w:rsidP="0015068D">
      <w:pPr>
        <w:pStyle w:val="Heading3"/>
      </w:pPr>
      <w:bookmarkStart w:id="427" w:name="_Ref234831467"/>
      <w:bookmarkStart w:id="428" w:name="_Toc329256886"/>
      <w:r>
        <w:t>Get Equivalent Entries</w:t>
      </w:r>
      <w:bookmarkEnd w:id="428"/>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EE7D55">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Entries (i.e. by identifying all Entries with the same CIRID to the </w:t>
            </w:r>
            <w:r w:rsidR="00EE7D55">
              <w:t>specified</w:t>
            </w:r>
            <w:r>
              <w:t xml:space="preserve">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w:t>
            </w:r>
            <w:r w:rsidR="00EE7D55">
              <w:t xml:space="preserve">equivalent </w:t>
            </w:r>
            <w:r>
              <w:t>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6E24A5" w:rsidRPr="0071635F" w:rsidRDefault="006E24A5">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Change w:id="429" w:author="Avin Mathew" w:date="2012-06-22T10:21:00Z">
                <w:pPr>
                  <w:keepLines/>
                  <w:numPr>
                    <w:numId w:val="1"/>
                  </w:numPr>
                  <w:tabs>
                    <w:tab w:val="num" w:pos="360"/>
                  </w:tabs>
                  <w:ind w:left="360" w:hanging="360"/>
                  <w:cnfStyle w:val="000000000000" w:firstRow="0" w:lastRow="0" w:firstColumn="0" w:lastColumn="0" w:oddVBand="0" w:evenVBand="0" w:oddHBand="0" w:evenHBand="0" w:firstRowFirstColumn="0" w:firstRowLastColumn="0" w:lastRowFirstColumn="0" w:lastRowLastColumn="0"/>
                </w:pPr>
              </w:pPrChange>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Pr>
                <w:i/>
              </w:rPr>
              <w:t>IDType</w:t>
            </w:r>
            <w:proofErr w:type="spellEnd"/>
            <w:r>
              <w:t>) [1]</w:t>
            </w:r>
          </w:p>
          <w:p w:rsidR="004429EA" w:rsidRDefault="006E24A5" w:rsidP="004429E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Pr>
                <w:i/>
              </w:rPr>
              <w:t>IDType</w:t>
            </w:r>
            <w:proofErr w:type="spellEnd"/>
            <w:r>
              <w:t>) [1]</w:t>
            </w:r>
          </w:p>
          <w:p w:rsidR="0015068D" w:rsidRPr="0071635F" w:rsidRDefault="00BC5FC2">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30"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Target</w:t>
            </w:r>
            <w:r w:rsidR="0015068D">
              <w:t>SourceID</w:t>
            </w:r>
            <w:proofErr w:type="spellEnd"/>
            <w:r w:rsidR="0015068D">
              <w:t xml:space="preserve"> (</w:t>
            </w:r>
            <w:proofErr w:type="spellStart"/>
            <w:r w:rsidR="0015068D" w:rsidRPr="0071635F">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EE7D55" w:rsidRDefault="00EE7D55" w:rsidP="00EE7D5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Both the specified Entry and equivalent Entries are returned to allow correlation (via CIRID) by the client.</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 </w:t>
            </w:r>
            <w:r w:rsidR="00EE7D55">
              <w:t xml:space="preserve">specified </w:t>
            </w:r>
            <w:r>
              <w:t xml:space="preserve">Entry </w:t>
            </w:r>
            <w:r w:rsidR="00EE7D55">
              <w:t xml:space="preserve">does not exist or does not have a corresponding </w:t>
            </w:r>
            <w:r>
              <w:t>CIRID, no</w:t>
            </w:r>
            <w:r w:rsidR="00EE7D55">
              <w:t xml:space="preserve"> equivalent Entries will be returned. </w:t>
            </w:r>
            <w:r w:rsidR="00927365">
              <w:t>Nevertheless</w:t>
            </w:r>
            <w:r w:rsidR="00EE7D55">
              <w:t xml:space="preserve">, the specified Entry is </w:t>
            </w:r>
            <w:r w:rsidR="00927365">
              <w:t xml:space="preserve">still </w:t>
            </w:r>
            <w:r w:rsidR="00EE7D55">
              <w:t>returned</w:t>
            </w:r>
            <w:r w:rsidR="00927365">
              <w:t xml:space="preserve"> with a populated CIRID field</w:t>
            </w:r>
            <w:r w:rsidR="00EE7D55">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w:t>
            </w:r>
            <w:r w:rsidR="00EE7D55">
              <w:t xml:space="preserve">equivalent </w:t>
            </w:r>
            <w:r>
              <w:t xml:space="preserve">Entries </w:t>
            </w:r>
            <w:r w:rsidR="00EE7D55">
              <w:t xml:space="preserve">to those with the same </w:t>
            </w:r>
            <w:proofErr w:type="spellStart"/>
            <w:r w:rsidR="00EE7D55">
              <w:t>SourceID</w:t>
            </w:r>
            <w:proofErr w:type="spellEnd"/>
            <w:r>
              <w:t>.</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71635F" w:rsidRDefault="0015068D">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31"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32218D" w:rsidRDefault="0032218D" w:rsidP="007233FD">
      <w:pPr>
        <w:pStyle w:val="Heading3"/>
      </w:pPr>
      <w:bookmarkStart w:id="432" w:name="_Toc329256887"/>
      <w:r>
        <w:t xml:space="preserve">Get Entries </w:t>
      </w:r>
      <w:proofErr w:type="gramStart"/>
      <w:r>
        <w:t>By</w:t>
      </w:r>
      <w:proofErr w:type="gramEnd"/>
      <w:r>
        <w:t xml:space="preserve"> CIRID</w:t>
      </w:r>
      <w:bookmarkEnd w:id="432"/>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246C65">
            <w:pPr>
              <w:keepLines/>
              <w:jc w:val="left"/>
              <w:cnfStyle w:val="000000000000" w:firstRow="0" w:lastRow="0" w:firstColumn="0" w:lastColumn="0" w:oddVBand="0" w:evenVBand="0" w:oddHBand="0" w:evenHBand="0" w:firstRowFirstColumn="0" w:firstRowLastColumn="0" w:lastRowFirstColumn="0" w:lastRowLastColumn="0"/>
            </w:pPr>
            <w:proofErr w:type="spellStart"/>
            <w:r>
              <w:t>GetEntr</w:t>
            </w:r>
            <w:r w:rsidR="00246C65">
              <w:t>ies</w:t>
            </w:r>
            <w:r>
              <w:t>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EB0717">
            <w:pPr>
              <w:keepLines/>
              <w:jc w:val="left"/>
              <w:cnfStyle w:val="000000000000" w:firstRow="0" w:lastRow="0" w:firstColumn="0" w:lastColumn="0" w:oddVBand="0" w:evenVBand="0" w:oddHBand="0" w:evenHBand="0" w:firstRowFirstColumn="0" w:firstRowLastColumn="0" w:lastRowFirstColumn="0" w:lastRowLastColumn="0"/>
            </w:pPr>
            <w:r>
              <w:t xml:space="preserve">Returns any Entries </w:t>
            </w:r>
            <w:r w:rsidR="00EB0717">
              <w:t>with the specified CIRID</w:t>
            </w:r>
            <w:r>
              <w:t xml:space="preserve">. An Entry </w:t>
            </w:r>
            <w:r w:rsidR="00EB0717">
              <w:t xml:space="preserve">is specified by CIRID. A </w:t>
            </w:r>
            <w:proofErr w:type="spellStart"/>
            <w:r w:rsidR="00EB0717">
              <w:t>Target</w:t>
            </w:r>
            <w:r>
              <w:t>SourceID</w:t>
            </w:r>
            <w:proofErr w:type="spellEnd"/>
            <w:r>
              <w:t xml:space="preserve"> </w:t>
            </w:r>
            <w:r w:rsidR="002726E8">
              <w:t xml:space="preserve">or list of </w:t>
            </w:r>
            <w:proofErr w:type="spellStart"/>
            <w:r w:rsidR="00EB0717">
              <w:t>Target</w:t>
            </w:r>
            <w:r w:rsidR="002726E8">
              <w:t>SourceIDs</w:t>
            </w:r>
            <w:proofErr w:type="spellEnd"/>
            <w:r w:rsidR="002726E8">
              <w:t xml:space="preserve">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Pr="0071635F" w:rsidRDefault="00CF63E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3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ExistingCIRID</w:t>
            </w:r>
            <w:proofErr w:type="spellEnd"/>
            <w:r>
              <w:t xml:space="preserve"> (</w:t>
            </w:r>
            <w:proofErr w:type="spellStart"/>
            <w:r w:rsidR="00E17E81" w:rsidRPr="0071635F">
              <w:rPr>
                <w:i/>
              </w:rPr>
              <w:t>IDType</w:t>
            </w:r>
            <w:proofErr w:type="spellEnd"/>
            <w:r>
              <w:t>) [1]</w:t>
            </w:r>
          </w:p>
          <w:p w:rsidR="00CF63E9" w:rsidRPr="0071635F" w:rsidRDefault="00246C6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3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Target</w:t>
            </w:r>
            <w:r w:rsidR="00CF63E9">
              <w:t>SourceID</w:t>
            </w:r>
            <w:proofErr w:type="spellEnd"/>
            <w:r w:rsidR="004842A5">
              <w:t xml:space="preserve"> </w:t>
            </w:r>
            <w:r w:rsidR="00CF63E9">
              <w:t>(</w:t>
            </w:r>
            <w:proofErr w:type="spellStart"/>
            <w:r w:rsidR="00E17E81" w:rsidRPr="0071635F">
              <w:rPr>
                <w:i/>
              </w:rPr>
              <w:t>IDType</w:t>
            </w:r>
            <w:proofErr w:type="spellEnd"/>
            <w:r w:rsidR="00CF63E9">
              <w:t>) [0</w:t>
            </w:r>
            <w:proofErr w:type="gramStart"/>
            <w:r w:rsidR="00CF63E9">
              <w:t>..*</w:t>
            </w:r>
            <w:proofErr w:type="gramEnd"/>
            <w:r w:rsidR="00CF63E9">
              <w:t>]</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TargetSourceID</w:t>
            </w:r>
            <w:proofErr w:type="spellEnd"/>
            <w:r>
              <w:t xml:space="preserve">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TargetSourceIDs</w:t>
            </w:r>
            <w:proofErr w:type="spellEnd"/>
            <w:r>
              <w:t xml:space="preserve"> are supported and act as a logical OR filter.</w:t>
            </w:r>
          </w:p>
          <w:p w:rsidR="00CF63E9" w:rsidRDefault="00CF63E9" w:rsidP="00246C6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Wildcards are only supported on the </w:t>
            </w:r>
            <w:proofErr w:type="spellStart"/>
            <w:r>
              <w:t>TargetSourceID</w:t>
            </w:r>
            <w:proofErr w:type="spellEnd"/>
            <w:r>
              <w:t xml:space="preserve">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71635F" w:rsidRDefault="00CF63E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43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Registry (</w:t>
            </w:r>
            <w:r w:rsidRPr="0071635F">
              <w:rPr>
                <w:i/>
              </w:rPr>
              <w:t>Registry</w:t>
            </w:r>
            <w:r>
              <w:t>) [0</w:t>
            </w:r>
            <w:proofErr w:type="gramStart"/>
            <w:r>
              <w:t>..*</w:t>
            </w:r>
            <w:proofErr w:type="gramEnd"/>
            <w:r>
              <w:t>]</w:t>
            </w:r>
          </w:p>
        </w:tc>
      </w:tr>
    </w:tbl>
    <w:p w:rsidR="00A24EAB" w:rsidRDefault="00A24EAB" w:rsidP="000D3D6A">
      <w:pPr>
        <w:pStyle w:val="Heading3"/>
        <w:ind w:left="1440" w:hanging="1440"/>
      </w:pPr>
      <w:bookmarkStart w:id="436" w:name="_Toc329256888"/>
      <w:r>
        <w:t>Wildcard Specification</w:t>
      </w:r>
      <w:bookmarkEnd w:id="427"/>
      <w:bookmarkEnd w:id="436"/>
    </w:p>
    <w:p w:rsidR="00A24EAB" w:rsidRPr="00D2007B" w:rsidRDefault="002178A2">
      <w:pPr>
        <w:pPrChange w:id="437" w:author="Avin Mathew" w:date="2012-06-22T10:13:00Z">
          <w:pPr>
            <w:jc w:val="left"/>
          </w:pPr>
        </w:pPrChange>
      </w:pPr>
      <w:ins w:id="438" w:author="Avin Mathew" w:date="2012-06-26T11:21:00Z">
        <w:r>
          <w:t xml:space="preserve">To expand the </w:t>
        </w:r>
      </w:ins>
      <w:del w:id="439" w:author="Avin Mathew" w:date="2012-06-26T11:21:00Z">
        <w:r w:rsidR="00B70707" w:rsidRPr="00D2007B" w:rsidDel="002178A2">
          <w:delText xml:space="preserve">Services </w:delText>
        </w:r>
        <w:r w:rsidR="00C32150" w:rsidRPr="00D2007B" w:rsidDel="002178A2">
          <w:delText>utilizing</w:delText>
        </w:r>
        <w:r w:rsidR="00B70707" w:rsidRPr="00D2007B" w:rsidDel="002178A2">
          <w:delText xml:space="preserve"> </w:delText>
        </w:r>
      </w:del>
      <w:proofErr w:type="spellStart"/>
      <w:r w:rsidR="00C32150" w:rsidRPr="00D2007B">
        <w:t>Registry</w:t>
      </w:r>
      <w:r w:rsidR="00444C6C" w:rsidRPr="00D2007B">
        <w:t>Filter</w:t>
      </w:r>
      <w:proofErr w:type="spellEnd"/>
      <w:r w:rsidR="00C32150" w:rsidRPr="00D2007B">
        <w:t xml:space="preserve">, </w:t>
      </w:r>
      <w:proofErr w:type="spellStart"/>
      <w:r w:rsidR="00C32150" w:rsidRPr="00D2007B">
        <w:t>Category</w:t>
      </w:r>
      <w:r w:rsidR="00444C6C" w:rsidRPr="00D2007B">
        <w:t>Filter</w:t>
      </w:r>
      <w:proofErr w:type="spellEnd"/>
      <w:r w:rsidR="00C32150" w:rsidRPr="00D2007B">
        <w:t xml:space="preserve">, </w:t>
      </w:r>
      <w:proofErr w:type="spellStart"/>
      <w:r w:rsidR="00C32150" w:rsidRPr="00D2007B">
        <w:t>Entry</w:t>
      </w:r>
      <w:r w:rsidR="00444C6C" w:rsidRPr="00D2007B">
        <w:t>Filter</w:t>
      </w:r>
      <w:proofErr w:type="spellEnd"/>
      <w:r w:rsidR="00C32150" w:rsidRPr="0071635F">
        <w:t xml:space="preserve"> </w:t>
      </w:r>
      <w:del w:id="440" w:author="Avin Mathew" w:date="2012-06-26T11:21:00Z">
        <w:r w:rsidR="00C32150" w:rsidRPr="0071635F" w:rsidDel="002178A2">
          <w:delText xml:space="preserve">or </w:delText>
        </w:r>
      </w:del>
      <w:ins w:id="441" w:author="Avin Mathew" w:date="2012-06-26T11:21:00Z">
        <w:r>
          <w:t xml:space="preserve">and </w:t>
        </w:r>
      </w:ins>
      <w:proofErr w:type="spellStart"/>
      <w:r w:rsidR="00C32150" w:rsidRPr="0071635F">
        <w:t>Property</w:t>
      </w:r>
      <w:r w:rsidR="00444C6C" w:rsidRPr="0071635F">
        <w:t>Filter</w:t>
      </w:r>
      <w:proofErr w:type="spellEnd"/>
      <w:r w:rsidR="00C32150" w:rsidRPr="0071635F">
        <w:t xml:space="preserve"> </w:t>
      </w:r>
      <w:ins w:id="442" w:author="Avin Mathew" w:date="2012-06-26T11:21:00Z">
        <w:r>
          <w:t xml:space="preserve">beyond basic string matching, a limited subset of POSIX </w:t>
        </w:r>
      </w:ins>
      <w:ins w:id="443" w:author="Avin Mathew" w:date="2012-06-26T11:22:00Z">
        <w:r>
          <w:t xml:space="preserve">Regular Expression </w:t>
        </w:r>
      </w:ins>
      <w:proofErr w:type="spellStart"/>
      <w:ins w:id="444" w:author="Avin Mathew" w:date="2012-06-26T11:21:00Z">
        <w:r>
          <w:t>metacharacters</w:t>
        </w:r>
        <w:proofErr w:type="spellEnd"/>
        <w:r>
          <w:t xml:space="preserve"> </w:t>
        </w:r>
      </w:ins>
      <w:r w:rsidR="00B70707" w:rsidRPr="0071635F">
        <w:t xml:space="preserve">can </w:t>
      </w:r>
      <w:ins w:id="445" w:author="Avin Mathew" w:date="2012-06-26T11:22:00Z">
        <w:r>
          <w:t xml:space="preserve">be used for more advanced </w:t>
        </w:r>
      </w:ins>
      <w:ins w:id="446" w:author="Avin Mathew" w:date="2012-06-26T14:25:00Z">
        <w:r w:rsidR="00C02368">
          <w:t xml:space="preserve">string </w:t>
        </w:r>
      </w:ins>
      <w:ins w:id="447" w:author="Avin Mathew" w:date="2012-06-26T11:22:00Z">
        <w:r>
          <w:t xml:space="preserve">matching. The following </w:t>
        </w:r>
      </w:ins>
      <w:del w:id="448" w:author="Avin Mathew" w:date="2012-06-26T11:22:00Z">
        <w:r w:rsidR="00B70707" w:rsidRPr="0071635F" w:rsidDel="002178A2">
          <w:delText>utilize wildcards when specifying filter parameters to identify multiple objects.</w:delText>
        </w:r>
        <w:r w:rsidR="00471FF5" w:rsidRPr="0071635F" w:rsidDel="002178A2">
          <w:delText xml:space="preserve"> </w:delText>
        </w:r>
        <w:r w:rsidR="00A24EAB" w:rsidRPr="0071635F" w:rsidDel="002178A2">
          <w:delText>The convention for specifying wildcards in text strings is through limited regular expressions.</w:delText>
        </w:r>
        <w:r w:rsidR="00471FF5" w:rsidRPr="00D2007B" w:rsidDel="002178A2">
          <w:delText xml:space="preserve"> </w:delText>
        </w:r>
        <w:r w:rsidR="00A24EAB" w:rsidRPr="00D2007B" w:rsidDel="002178A2">
          <w:delText xml:space="preserve">In a limited regular expression a wildcard value can have the following special </w:delText>
        </w:r>
      </w:del>
      <w:proofErr w:type="spellStart"/>
      <w:ins w:id="449" w:author="Avin Mathew" w:date="2012-06-26T10:09:00Z">
        <w:r w:rsidR="00AB39E3">
          <w:t>meta</w:t>
        </w:r>
      </w:ins>
      <w:r w:rsidR="00A24EAB" w:rsidRPr="00D2007B">
        <w:t>characters</w:t>
      </w:r>
      <w:proofErr w:type="spellEnd"/>
      <w:ins w:id="450" w:author="Avin Mathew" w:date="2012-06-26T11:22:00Z">
        <w:r>
          <w:t xml:space="preserve"> are supported by this specification</w:t>
        </w:r>
      </w:ins>
      <w:r w:rsidR="00A24EAB" w:rsidRPr="00D2007B">
        <w:t>:</w:t>
      </w:r>
    </w:p>
    <w:p w:rsidR="00837E46" w:rsidRDefault="00837E46">
      <w:pPr>
        <w:tabs>
          <w:tab w:val="left" w:pos="993"/>
        </w:tabs>
        <w:ind w:left="720"/>
        <w:rPr>
          <w:ins w:id="451" w:author="Avin Mathew" w:date="2012-06-26T10:11:00Z"/>
        </w:rPr>
        <w:pPrChange w:id="452" w:author="Avin Mathew" w:date="2012-06-26T10:12:00Z">
          <w:pPr>
            <w:ind w:left="720"/>
          </w:pPr>
        </w:pPrChange>
      </w:pPr>
      <w:ins w:id="453" w:author="Avin Mathew" w:date="2012-06-22T10:42:00Z">
        <w:r w:rsidRPr="00AB39E3">
          <w:rPr>
            <w:rStyle w:val="CodeChar"/>
            <w:rPrChange w:id="454" w:author="Avin Mathew" w:date="2012-06-26T10:12:00Z">
              <w:rPr/>
            </w:rPrChange>
          </w:rPr>
          <w:t>.</w:t>
        </w:r>
      </w:ins>
      <w:ins w:id="455" w:author="Avin Mathew" w:date="2012-06-26T10:12:00Z">
        <w:r w:rsidR="00AB39E3" w:rsidRPr="00AB39E3">
          <w:rPr>
            <w:rPrChange w:id="456" w:author="Avin Mathew" w:date="2012-06-26T10:12:00Z">
              <w:rPr>
                <w:rStyle w:val="CodeChar"/>
              </w:rPr>
            </w:rPrChange>
          </w:rPr>
          <w:tab/>
        </w:r>
      </w:ins>
      <w:ins w:id="457" w:author="Avin Mathew" w:date="2012-06-26T10:09:00Z">
        <w:r w:rsidR="00AB39E3">
          <w:t>Matches a</w:t>
        </w:r>
      </w:ins>
      <w:ins w:id="458" w:author="Avin Mathew" w:date="2012-06-26T11:09:00Z">
        <w:r w:rsidR="004E0284">
          <w:t>ny</w:t>
        </w:r>
      </w:ins>
      <w:ins w:id="459" w:author="Avin Mathew" w:date="2012-06-26T10:09:00Z">
        <w:r w:rsidR="00AB39E3">
          <w:t xml:space="preserve"> single character except for newline</w:t>
        </w:r>
      </w:ins>
      <w:ins w:id="460" w:author="Avin Mathew" w:date="2012-06-26T10:10:00Z">
        <w:r w:rsidR="00AB39E3">
          <w:t xml:space="preserve"> characters</w:t>
        </w:r>
      </w:ins>
    </w:p>
    <w:p w:rsidR="00AB39E3" w:rsidRDefault="00A24EAB">
      <w:pPr>
        <w:tabs>
          <w:tab w:val="left" w:pos="993"/>
        </w:tabs>
        <w:ind w:left="720"/>
        <w:rPr>
          <w:ins w:id="461" w:author="Avin Mathew" w:date="2012-06-26T10:13:00Z"/>
        </w:rPr>
        <w:pPrChange w:id="462" w:author="Avin Mathew" w:date="2012-06-26T10:12:00Z">
          <w:pPr>
            <w:ind w:left="720"/>
          </w:pPr>
        </w:pPrChange>
      </w:pPr>
      <w:del w:id="463" w:author="Avin Mathew" w:date="2012-06-22T10:39:00Z">
        <w:r w:rsidRPr="00AB39E3" w:rsidDel="00752C41">
          <w:rPr>
            <w:rStyle w:val="CodeChar"/>
            <w:rPrChange w:id="464" w:author="Avin Mathew" w:date="2012-06-26T10:12:00Z">
              <w:rPr/>
            </w:rPrChange>
          </w:rPr>
          <w:delText>“</w:delText>
        </w:r>
      </w:del>
      <w:r w:rsidRPr="00AB39E3">
        <w:rPr>
          <w:rStyle w:val="CodeChar"/>
          <w:rPrChange w:id="465" w:author="Avin Mathew" w:date="2012-06-26T10:12:00Z">
            <w:rPr/>
          </w:rPrChange>
        </w:rPr>
        <w:t>*</w:t>
      </w:r>
      <w:del w:id="466" w:author="Avin Mathew" w:date="2012-06-22T10:39:00Z">
        <w:r w:rsidDel="00752C41">
          <w:delText>”</w:delText>
        </w:r>
      </w:del>
      <w:del w:id="467" w:author="Avin Mathew" w:date="2012-06-26T10:12:00Z">
        <w:r w:rsidDel="00AB39E3">
          <w:delText xml:space="preserve"> – </w:delText>
        </w:r>
      </w:del>
      <w:ins w:id="468" w:author="Avin Mathew" w:date="2012-06-26T10:12:00Z">
        <w:r w:rsidR="00AB39E3">
          <w:tab/>
        </w:r>
      </w:ins>
      <w:ins w:id="469" w:author="Avin Mathew" w:date="2012-06-26T10:13:00Z">
        <w:r w:rsidR="00AB39E3">
          <w:t>Matches the preceding element zero or more times</w:t>
        </w:r>
      </w:ins>
    </w:p>
    <w:p w:rsidR="00AB39E3" w:rsidRDefault="00AB39E3">
      <w:pPr>
        <w:tabs>
          <w:tab w:val="left" w:pos="993"/>
        </w:tabs>
        <w:ind w:left="720"/>
        <w:rPr>
          <w:ins w:id="470" w:author="Avin Mathew" w:date="2012-06-26T10:15:00Z"/>
        </w:rPr>
        <w:pPrChange w:id="471" w:author="Avin Mathew" w:date="2012-06-26T10:12:00Z">
          <w:pPr>
            <w:ind w:left="720"/>
          </w:pPr>
        </w:pPrChange>
      </w:pPr>
      <w:ins w:id="472" w:author="Avin Mathew" w:date="2012-06-26T10:13:00Z">
        <w:r w:rsidRPr="004E0284">
          <w:rPr>
            <w:rStyle w:val="CodeChar"/>
            <w:rPrChange w:id="473" w:author="Avin Mathew" w:date="2012-06-26T11:16:00Z">
              <w:rPr/>
            </w:rPrChange>
          </w:rPr>
          <w:t>+</w:t>
        </w:r>
        <w:r>
          <w:tab/>
          <w:t xml:space="preserve">Matches the preceding element </w:t>
        </w:r>
      </w:ins>
      <w:ins w:id="474" w:author="Avin Mathew" w:date="2012-06-26T10:15:00Z">
        <w:r w:rsidR="008A1145">
          <w:t>one or more times</w:t>
        </w:r>
      </w:ins>
    </w:p>
    <w:p w:rsidR="008A1145" w:rsidRDefault="008A1145">
      <w:pPr>
        <w:tabs>
          <w:tab w:val="left" w:pos="993"/>
        </w:tabs>
        <w:ind w:left="720"/>
        <w:rPr>
          <w:ins w:id="475" w:author="Avin Mathew" w:date="2012-06-26T10:13:00Z"/>
        </w:rPr>
        <w:pPrChange w:id="476" w:author="Avin Mathew" w:date="2012-06-26T10:12:00Z">
          <w:pPr>
            <w:ind w:left="720"/>
          </w:pPr>
        </w:pPrChange>
      </w:pPr>
      <w:ins w:id="477" w:author="Avin Mathew" w:date="2012-06-26T10:15:00Z">
        <w:r w:rsidRPr="004E0284">
          <w:rPr>
            <w:rStyle w:val="CodeChar"/>
            <w:rPrChange w:id="478" w:author="Avin Mathew" w:date="2012-06-26T11:16:00Z">
              <w:rPr/>
            </w:rPrChange>
          </w:rPr>
          <w:t>?</w:t>
        </w:r>
        <w:r>
          <w:tab/>
          <w:t>Matches the preceding element zero or one time</w:t>
        </w:r>
      </w:ins>
    </w:p>
    <w:p w:rsidR="004E0284" w:rsidRDefault="004E0284">
      <w:pPr>
        <w:tabs>
          <w:tab w:val="left" w:pos="993"/>
        </w:tabs>
        <w:ind w:left="720"/>
        <w:rPr>
          <w:ins w:id="479" w:author="Avin Mathew" w:date="2012-06-26T11:16:00Z"/>
        </w:rPr>
        <w:pPrChange w:id="480" w:author="Avin Mathew" w:date="2012-06-26T10:12:00Z">
          <w:pPr>
            <w:ind w:left="720"/>
          </w:pPr>
        </w:pPrChange>
      </w:pPr>
      <w:ins w:id="481" w:author="Avin Mathew" w:date="2012-06-26T11:09:00Z">
        <w:r w:rsidRPr="004E0284">
          <w:rPr>
            <w:rStyle w:val="CodeChar"/>
            <w:rPrChange w:id="482" w:author="Avin Mathew" w:date="2012-06-26T11:16:00Z">
              <w:rPr/>
            </w:rPrChange>
          </w:rPr>
          <w:t>\</w:t>
        </w:r>
        <w:r>
          <w:tab/>
        </w:r>
      </w:ins>
      <w:del w:id="483" w:author="Avin Mathew" w:date="2012-06-26T11:09:00Z">
        <w:r w:rsidR="00A24EAB" w:rsidDel="004E0284">
          <w:delText xml:space="preserve">Indicates </w:delText>
        </w:r>
      </w:del>
      <w:ins w:id="484" w:author="Avin Mathew" w:date="2012-06-26T11:09:00Z">
        <w:r>
          <w:t xml:space="preserve">Escape character </w:t>
        </w:r>
      </w:ins>
      <w:ins w:id="485" w:author="Avin Mathew" w:date="2012-06-26T11:11:00Z">
        <w:r>
          <w:t>to interpret</w:t>
        </w:r>
      </w:ins>
      <w:ins w:id="486" w:author="Avin Mathew" w:date="2012-06-26T11:09:00Z">
        <w:r>
          <w:t xml:space="preserve"> the following character as a </w:t>
        </w:r>
      </w:ins>
      <w:ins w:id="487" w:author="Avin Mathew" w:date="2012-06-26T11:11:00Z">
        <w:r>
          <w:t>literal</w:t>
        </w:r>
      </w:ins>
      <w:ins w:id="488" w:author="Avin Mathew" w:date="2012-06-26T11:09:00Z">
        <w:r>
          <w:t xml:space="preserve"> character</w:t>
        </w:r>
      </w:ins>
    </w:p>
    <w:p w:rsidR="00A24EAB" w:rsidDel="002178A2" w:rsidRDefault="00A24EAB">
      <w:pPr>
        <w:tabs>
          <w:tab w:val="left" w:pos="993"/>
        </w:tabs>
        <w:ind w:left="720"/>
        <w:rPr>
          <w:del w:id="489" w:author="Avin Mathew" w:date="2012-06-26T11:22:00Z"/>
        </w:rPr>
        <w:pPrChange w:id="490" w:author="Avin Mathew" w:date="2012-06-26T10:12:00Z">
          <w:pPr>
            <w:ind w:left="720"/>
          </w:pPr>
        </w:pPrChange>
      </w:pPr>
      <w:del w:id="491" w:author="Avin Mathew" w:date="2012-06-26T11:22:00Z">
        <w:r w:rsidDel="002178A2">
          <w:lastRenderedPageBreak/>
          <w:delText>zero or more characters, any character is acceptable</w:delText>
        </w:r>
      </w:del>
    </w:p>
    <w:p w:rsidR="00A24EAB" w:rsidDel="002178A2" w:rsidRDefault="00A24EAB">
      <w:pPr>
        <w:ind w:left="2700" w:hanging="1260"/>
        <w:rPr>
          <w:del w:id="492" w:author="Avin Mathew" w:date="2012-06-26T11:22:00Z"/>
        </w:rPr>
      </w:pPr>
      <w:del w:id="493" w:author="Avin Mathew" w:date="2012-06-26T11:22:00Z">
        <w:r w:rsidDel="002178A2">
          <w:delText xml:space="preserve">Example 1: </w:delText>
        </w:r>
        <w:r w:rsidDel="002178A2">
          <w:tab/>
          <w:delText xml:space="preserve">The </w:delText>
        </w:r>
      </w:del>
      <w:del w:id="494" w:author="Avin Mathew" w:date="2012-06-22T10:40:00Z">
        <w:r w:rsidDel="00837E46">
          <w:delText xml:space="preserve">wildcard </w:delText>
        </w:r>
        <w:r w:rsidRPr="00837E46" w:rsidDel="00837E46">
          <w:rPr>
            <w:rStyle w:val="CodeChar"/>
            <w:rPrChange w:id="495" w:author="Avin Mathew" w:date="2012-06-22T10:41:00Z">
              <w:rPr/>
            </w:rPrChange>
          </w:rPr>
          <w:delText>“</w:delText>
        </w:r>
      </w:del>
      <w:del w:id="496" w:author="Avin Mathew" w:date="2012-06-26T11:22:00Z">
        <w:r w:rsidRPr="00837E46" w:rsidDel="002178A2">
          <w:rPr>
            <w:rStyle w:val="CodeChar"/>
            <w:rPrChange w:id="497" w:author="Avin Mathew" w:date="2012-06-22T10:41:00Z">
              <w:rPr/>
            </w:rPrChange>
          </w:rPr>
          <w:delText>ABC*</w:delText>
        </w:r>
      </w:del>
      <w:del w:id="498" w:author="Avin Mathew" w:date="2012-06-22T10:40:00Z">
        <w:r w:rsidDel="00837E46">
          <w:delText>”</w:delText>
        </w:r>
      </w:del>
      <w:del w:id="499" w:author="Avin Mathew" w:date="2012-06-26T11:22:00Z">
        <w:r w:rsidDel="002178A2">
          <w:delText xml:space="preserve"> would match </w:delText>
        </w:r>
      </w:del>
      <w:del w:id="500" w:author="Avin Mathew" w:date="2012-06-22T10:42:00Z">
        <w:r w:rsidDel="00837E46">
          <w:delText>“</w:delText>
        </w:r>
      </w:del>
      <w:del w:id="501" w:author="Avin Mathew" w:date="2012-06-26T11:22:00Z">
        <w:r w:rsidDel="002178A2">
          <w:delText>ABC</w:delText>
        </w:r>
      </w:del>
      <w:del w:id="502" w:author="Avin Mathew" w:date="2012-06-22T10:42:00Z">
        <w:r w:rsidDel="00837E46">
          <w:delText>”</w:delText>
        </w:r>
      </w:del>
      <w:del w:id="503" w:author="Avin Mathew" w:date="2012-06-26T11:22:00Z">
        <w:r w:rsidDel="002178A2">
          <w:delText xml:space="preserve">, </w:delText>
        </w:r>
      </w:del>
      <w:del w:id="504" w:author="Avin Mathew" w:date="2012-06-22T10:42:00Z">
        <w:r w:rsidDel="00837E46">
          <w:delText>“</w:delText>
        </w:r>
      </w:del>
      <w:del w:id="505" w:author="Avin Mathew" w:date="2012-06-26T11:22:00Z">
        <w:r w:rsidDel="002178A2">
          <w:delText>ABCD</w:delText>
        </w:r>
      </w:del>
      <w:del w:id="506" w:author="Avin Mathew" w:date="2012-06-22T10:42:00Z">
        <w:r w:rsidDel="00837E46">
          <w:delText>”</w:delText>
        </w:r>
      </w:del>
      <w:del w:id="507" w:author="Avin Mathew" w:date="2012-06-26T11:22:00Z">
        <w:r w:rsidDel="002178A2">
          <w:delText xml:space="preserve">, </w:delText>
        </w:r>
      </w:del>
      <w:del w:id="508" w:author="Avin Mathew" w:date="2012-06-22T10:42:00Z">
        <w:r w:rsidDel="00837E46">
          <w:delText>“</w:delText>
        </w:r>
      </w:del>
      <w:del w:id="509" w:author="Avin Mathew" w:date="2012-06-26T11:22:00Z">
        <w:r w:rsidDel="002178A2">
          <w:delText>ABCDEF</w:delText>
        </w:r>
      </w:del>
      <w:del w:id="510" w:author="Avin Mathew" w:date="2012-06-22T10:42:00Z">
        <w:r w:rsidDel="00837E46">
          <w:delText>”</w:delText>
        </w:r>
      </w:del>
      <w:del w:id="511" w:author="Avin Mathew" w:date="2012-06-26T11:22:00Z">
        <w:r w:rsidDel="002178A2">
          <w:delText>, “ABC@4!*“, but not “ABDDEF”</w:delText>
        </w:r>
      </w:del>
    </w:p>
    <w:p w:rsidR="00A24EAB" w:rsidDel="002178A2" w:rsidRDefault="00A24EAB">
      <w:pPr>
        <w:ind w:left="720"/>
        <w:rPr>
          <w:del w:id="512" w:author="Avin Mathew" w:date="2012-06-26T11:22:00Z"/>
        </w:rPr>
        <w:pPrChange w:id="513" w:author="Avin Mathew" w:date="2012-06-22T10:22:00Z">
          <w:pPr>
            <w:ind w:left="1980" w:hanging="1260"/>
          </w:pPr>
        </w:pPrChange>
      </w:pPr>
      <w:del w:id="514" w:author="Avin Mathew" w:date="2012-06-22T10:39:00Z">
        <w:r w:rsidDel="00752C41">
          <w:delText>“</w:delText>
        </w:r>
      </w:del>
      <w:del w:id="515" w:author="Avin Mathew" w:date="2012-06-26T11:22:00Z">
        <w:r w:rsidDel="002178A2">
          <w:delText>%</w:delText>
        </w:r>
      </w:del>
      <w:del w:id="516" w:author="Avin Mathew" w:date="2012-06-22T10:39:00Z">
        <w:r w:rsidDel="00752C41">
          <w:delText>”</w:delText>
        </w:r>
      </w:del>
      <w:del w:id="517" w:author="Avin Mathew" w:date="2012-06-26T11:22:00Z">
        <w:r w:rsidDel="002178A2">
          <w:delText xml:space="preserve"> – Indicates one or more characters, any character is acceptable</w:delText>
        </w:r>
      </w:del>
    </w:p>
    <w:p w:rsidR="00A24EAB" w:rsidDel="002178A2" w:rsidRDefault="00A24EAB" w:rsidP="00A24EAB">
      <w:pPr>
        <w:ind w:left="2700" w:hanging="1260"/>
        <w:rPr>
          <w:del w:id="518" w:author="Avin Mathew" w:date="2012-06-26T11:22:00Z"/>
        </w:rPr>
      </w:pPr>
      <w:del w:id="519" w:author="Avin Mathew" w:date="2012-06-26T11:22:00Z">
        <w:r w:rsidDel="002178A2">
          <w:delText xml:space="preserve">Example 2: </w:delText>
        </w:r>
        <w:r w:rsidDel="002178A2">
          <w:tab/>
          <w:delText>The wildcard “ABC%” would match “ABCD”, “ABCDEF”, “ABC^4^*“, but not “ABC”</w:delText>
        </w:r>
      </w:del>
    </w:p>
    <w:p w:rsidR="00A24EAB" w:rsidDel="002178A2" w:rsidRDefault="00A24EAB" w:rsidP="00A24EAB">
      <w:pPr>
        <w:ind w:left="720"/>
        <w:rPr>
          <w:del w:id="520" w:author="Avin Mathew" w:date="2012-06-26T11:22:00Z"/>
        </w:rPr>
      </w:pPr>
      <w:del w:id="521" w:author="Avin Mathew" w:date="2012-06-22T10:40:00Z">
        <w:r w:rsidDel="00752C41">
          <w:delText>“</w:delText>
        </w:r>
      </w:del>
      <w:del w:id="522" w:author="Avin Mathew" w:date="2012-06-26T11:22:00Z">
        <w:r w:rsidDel="002178A2">
          <w:delText>?</w:delText>
        </w:r>
      </w:del>
      <w:del w:id="523" w:author="Avin Mathew" w:date="2012-06-22T10:40:00Z">
        <w:r w:rsidDel="00752C41">
          <w:delText>”</w:delText>
        </w:r>
      </w:del>
      <w:del w:id="524" w:author="Avin Mathew" w:date="2012-06-26T11:22:00Z">
        <w:r w:rsidDel="002178A2">
          <w:delText xml:space="preserve"> – Indicates zero or one characters at the specified position, any character is acceptable</w:delText>
        </w:r>
      </w:del>
    </w:p>
    <w:p w:rsidR="00A24EAB" w:rsidDel="002178A2" w:rsidRDefault="00A24EAB" w:rsidP="00A24EAB">
      <w:pPr>
        <w:ind w:left="2700" w:hanging="1260"/>
        <w:rPr>
          <w:del w:id="525" w:author="Avin Mathew" w:date="2012-06-26T11:22:00Z"/>
        </w:rPr>
      </w:pPr>
      <w:del w:id="526" w:author="Avin Mathew" w:date="2012-06-26T11:22:00Z">
        <w:r w:rsidDel="002178A2">
          <w:delText xml:space="preserve">Example 3: </w:delText>
        </w:r>
        <w:r w:rsidDel="002178A2">
          <w:tab/>
          <w:delText>The wildcard “ABC?” would match “ABCX”, “ABCD”, “ABC!“, “ABC”, but not “ABCDE” or “ABDC”</w:delText>
        </w:r>
      </w:del>
    </w:p>
    <w:p w:rsidR="00A24EAB" w:rsidDel="002178A2" w:rsidRDefault="00A24EAB" w:rsidP="00A24EAB">
      <w:pPr>
        <w:ind w:left="720"/>
        <w:rPr>
          <w:del w:id="527" w:author="Avin Mathew" w:date="2012-06-26T11:22:00Z"/>
        </w:rPr>
      </w:pPr>
      <w:del w:id="528" w:author="Avin Mathew" w:date="2012-06-22T10:40:00Z">
        <w:r w:rsidDel="00752C41">
          <w:delText>T</w:delText>
        </w:r>
      </w:del>
      <w:del w:id="529" w:author="Avin Mathew" w:date="2012-06-26T11:22:00Z">
        <w:r w:rsidDel="002178A2">
          <w:delText xml:space="preserve">he character </w:delText>
        </w:r>
      </w:del>
      <w:del w:id="530" w:author="Avin Mathew" w:date="2012-06-22T10:40:00Z">
        <w:r w:rsidDel="00752C41">
          <w:delText xml:space="preserve">following a “\” </w:delText>
        </w:r>
      </w:del>
      <w:del w:id="531" w:author="Avin Mathew" w:date="2012-06-26T11:22:00Z">
        <w:r w:rsidDel="002178A2">
          <w:delText>is considered a literal character, not a wildcard character</w:delText>
        </w:r>
      </w:del>
      <w:del w:id="532" w:author="Avin Mathew" w:date="2012-06-22T10:40:00Z">
        <w:r w:rsidDel="00752C41">
          <w:delText>.</w:delText>
        </w:r>
      </w:del>
    </w:p>
    <w:p w:rsidR="008C7739" w:rsidDel="002178A2" w:rsidRDefault="00A24EAB" w:rsidP="00A24EAB">
      <w:pPr>
        <w:ind w:left="2700" w:hanging="1260"/>
        <w:rPr>
          <w:del w:id="533" w:author="Avin Mathew" w:date="2012-06-26T11:22:00Z"/>
        </w:rPr>
      </w:pPr>
      <w:del w:id="534" w:author="Avin Mathew" w:date="2012-06-26T11:22:00Z">
        <w:r w:rsidDel="002178A2">
          <w:delText xml:space="preserve">Example 4: </w:delText>
        </w:r>
        <w:r w:rsidDel="002178A2">
          <w:tab/>
          <w:delText>An object ID of “ABC\*” defines the object ID as “ABC*”.</w:delText>
        </w:r>
      </w:del>
    </w:p>
    <w:p w:rsidR="00A24EAB" w:rsidDel="002178A2" w:rsidRDefault="00A24EAB" w:rsidP="00A24EAB">
      <w:pPr>
        <w:ind w:left="2700" w:hanging="1260"/>
        <w:rPr>
          <w:del w:id="535" w:author="Avin Mathew" w:date="2012-06-26T11:22:00Z"/>
        </w:rPr>
      </w:pPr>
      <w:del w:id="536" w:author="Avin Mathew" w:date="2012-06-26T11:22:00Z">
        <w:r w:rsidDel="002178A2">
          <w:delText xml:space="preserve">Example 5: </w:delText>
        </w:r>
        <w:r w:rsidDel="002178A2">
          <w:tab/>
          <w:delText>A property ID of “\\\\USM 123” defines the property ID “\\USM 123”.</w:delText>
        </w:r>
      </w:del>
    </w:p>
    <w:p w:rsidR="00D2007B" w:rsidRDefault="00A24EAB">
      <w:pPr>
        <w:pPrChange w:id="537" w:author="Avin Mathew" w:date="2012-06-22T10:10:00Z">
          <w:pPr>
            <w:ind w:left="720"/>
          </w:pPr>
        </w:pPrChange>
      </w:pPr>
      <w:del w:id="538" w:author="Avin Mathew" w:date="2012-06-26T11:22:00Z">
        <w:r w:rsidDel="002178A2">
          <w:delText>Two consecutive backslash characters, i.e. “\\” are interpreted to be a single backslash character “\”.</w:delText>
        </w:r>
      </w:del>
      <w:ins w:id="539" w:author="Avin Mathew" w:date="2012-06-22T10:10:00Z">
        <w:r w:rsidR="00D2007B">
          <w:t>Note: the entire regular expression is implicit</w:t>
        </w:r>
      </w:ins>
      <w:ins w:id="540" w:author="Avin Mathew" w:date="2012-06-22T10:11:00Z">
        <w:r w:rsidR="00D2007B">
          <w:t>l</w:t>
        </w:r>
      </w:ins>
      <w:ins w:id="541" w:author="Avin Mathew" w:date="2012-06-22T10:10:00Z">
        <w:r w:rsidR="00D2007B">
          <w:t>y anchored</w:t>
        </w:r>
      </w:ins>
      <w:ins w:id="542" w:author="Avin Mathew" w:date="2012-06-22T10:16:00Z">
        <w:r w:rsidR="00D2007B">
          <w:t xml:space="preserve"> and its start and end. To </w:t>
        </w:r>
      </w:ins>
      <w:ins w:id="543" w:author="Avin Mathew" w:date="2012-06-22T10:17:00Z">
        <w:r w:rsidR="00D2007B">
          <w:t xml:space="preserve">accept all elements with the expression in the middle of their contents, use an expression </w:t>
        </w:r>
      </w:ins>
      <w:ins w:id="544" w:author="Avin Mathew" w:date="2012-06-26T11:23:00Z">
        <w:r w:rsidR="002178A2">
          <w:t>similar</w:t>
        </w:r>
      </w:ins>
      <w:ins w:id="545" w:author="Avin Mathew" w:date="2012-06-22T10:17:00Z">
        <w:r w:rsidR="00D2007B">
          <w:t xml:space="preserve"> </w:t>
        </w:r>
      </w:ins>
      <w:proofErr w:type="gramStart"/>
      <w:ins w:id="546" w:author="Avin Mathew" w:date="2012-06-26T11:23:00Z">
        <w:r w:rsidR="002178A2">
          <w:t>to</w:t>
        </w:r>
      </w:ins>
      <w:ins w:id="547" w:author="Avin Mathew" w:date="2012-06-22T10:17:00Z">
        <w:r w:rsidR="00D2007B">
          <w:t xml:space="preserve"> </w:t>
        </w:r>
        <w:r w:rsidR="00D2007B" w:rsidRPr="002178A2">
          <w:rPr>
            <w:rStyle w:val="CodeChar"/>
            <w:rPrChange w:id="548" w:author="Avin Mathew" w:date="2012-06-26T11:23:00Z">
              <w:rPr/>
            </w:rPrChange>
          </w:rPr>
          <w:t>.</w:t>
        </w:r>
        <w:proofErr w:type="gramEnd"/>
        <w:r w:rsidR="00D2007B" w:rsidRPr="002178A2">
          <w:rPr>
            <w:rStyle w:val="CodeChar"/>
            <w:rPrChange w:id="549" w:author="Avin Mathew" w:date="2012-06-26T11:23:00Z">
              <w:rPr/>
            </w:rPrChange>
          </w:rPr>
          <w:t>*</w:t>
        </w:r>
      </w:ins>
      <w:ins w:id="550" w:author="Avin Mathew" w:date="2012-06-26T11:23:00Z">
        <w:r w:rsidR="002178A2">
          <w:rPr>
            <w:rStyle w:val="CodeChar"/>
          </w:rPr>
          <w:t>term</w:t>
        </w:r>
      </w:ins>
      <w:ins w:id="551" w:author="Avin Mathew" w:date="2012-06-22T10:17:00Z">
        <w:r w:rsidR="00D2007B" w:rsidRPr="002178A2">
          <w:rPr>
            <w:rStyle w:val="CodeChar"/>
            <w:rPrChange w:id="552" w:author="Avin Mathew" w:date="2012-06-26T11:23:00Z">
              <w:rPr/>
            </w:rPrChange>
          </w:rPr>
          <w:t>.*</w:t>
        </w:r>
        <w:r w:rsidR="00D2007B">
          <w:t>.</w:t>
        </w:r>
      </w:ins>
    </w:p>
    <w:p w:rsidR="00246C65" w:rsidRDefault="00246C65">
      <w:pPr>
        <w:pStyle w:val="Heading2"/>
      </w:pPr>
      <w:bookmarkStart w:id="553" w:name="_Toc329256889"/>
      <w:r>
        <w:t>Fault Definitions</w:t>
      </w:r>
      <w:bookmarkEnd w:id="553"/>
    </w:p>
    <w:p w:rsidR="00246C65" w:rsidRDefault="00246C65" w:rsidP="00246C65">
      <w:pPr>
        <w:pStyle w:val="Heading3"/>
      </w:pPr>
      <w:bookmarkStart w:id="554" w:name="_Toc329256890"/>
      <w:proofErr w:type="spellStart"/>
      <w:r>
        <w:t>CreateRegistryFault</w:t>
      </w:r>
      <w:bookmarkEnd w:id="554"/>
      <w:proofErr w:type="spellEnd"/>
    </w:p>
    <w:tbl>
      <w:tblPr>
        <w:tblStyle w:val="TableGrid"/>
        <w:tblW w:w="8748" w:type="dxa"/>
        <w:tblLook w:val="0680" w:firstRow="0" w:lastRow="0" w:firstColumn="1" w:lastColumn="0" w:noHBand="1" w:noVBand="1"/>
      </w:tblPr>
      <w:tblGrid>
        <w:gridCol w:w="1368"/>
        <w:gridCol w:w="7380"/>
      </w:tblGrid>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Description</w:t>
            </w:r>
          </w:p>
        </w:tc>
        <w:tc>
          <w:tcPr>
            <w:tcW w:w="7380" w:type="dxa"/>
          </w:tcPr>
          <w:p w:rsidR="00246C65" w:rsidRPr="0098065A" w:rsidRDefault="00246C65" w:rsidP="00246C65">
            <w:pPr>
              <w:keepLines/>
              <w:jc w:val="left"/>
              <w:cnfStyle w:val="000000000000" w:firstRow="0" w:lastRow="0" w:firstColumn="0" w:lastColumn="0" w:oddVBand="0" w:evenVBand="0" w:oddHBand="0" w:evenHBand="0" w:firstRowFirstColumn="0" w:firstRowLastColumn="0" w:lastRowFirstColumn="0" w:lastRowLastColumn="0"/>
            </w:pPr>
            <w:r>
              <w:t>Is thrown when a new Registry is attempted to be created when the CIR server is configured otherwise.</w:t>
            </w:r>
          </w:p>
        </w:tc>
      </w:tr>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Parameters</w:t>
            </w:r>
          </w:p>
        </w:tc>
        <w:tc>
          <w:tcPr>
            <w:tcW w:w="7380" w:type="dxa"/>
          </w:tcPr>
          <w:p w:rsidR="00246C65" w:rsidRPr="0071635F" w:rsidRDefault="00246C6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00783A53" w:rsidRPr="0071635F">
              <w:rPr>
                <w:i/>
              </w:rPr>
              <w:t>cct:TextType</w:t>
            </w:r>
            <w:proofErr w:type="spellEnd"/>
            <w:r>
              <w:t>) [</w:t>
            </w:r>
            <w:r w:rsidR="00783A53">
              <w:t>0..</w:t>
            </w:r>
            <w:r>
              <w:t>1]</w:t>
            </w:r>
          </w:p>
        </w:tc>
      </w:tr>
    </w:tbl>
    <w:p w:rsidR="00783A53" w:rsidRDefault="00783A53" w:rsidP="00783A53">
      <w:pPr>
        <w:pStyle w:val="Heading3"/>
      </w:pPr>
      <w:bookmarkStart w:id="556" w:name="_Toc329256891"/>
      <w:proofErr w:type="spellStart"/>
      <w:r>
        <w:t>CreateCategoryFault</w:t>
      </w:r>
      <w:bookmarkEnd w:id="556"/>
      <w:proofErr w:type="spellEnd"/>
    </w:p>
    <w:tbl>
      <w:tblPr>
        <w:tblStyle w:val="TableGrid"/>
        <w:tblW w:w="8748" w:type="dxa"/>
        <w:tblLook w:val="0680" w:firstRow="0" w:lastRow="0" w:firstColumn="1" w:lastColumn="0" w:noHBand="1" w:noVBand="1"/>
      </w:tblPr>
      <w:tblGrid>
        <w:gridCol w:w="1368"/>
        <w:gridCol w:w="7380"/>
      </w:tblGrid>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Description</w:t>
            </w:r>
          </w:p>
        </w:tc>
        <w:tc>
          <w:tcPr>
            <w:tcW w:w="7380" w:type="dxa"/>
          </w:tcPr>
          <w:p w:rsidR="00783A53" w:rsidRPr="0098065A" w:rsidRDefault="00783A53" w:rsidP="00783A53">
            <w:pPr>
              <w:keepLines/>
              <w:jc w:val="left"/>
              <w:cnfStyle w:val="000000000000" w:firstRow="0" w:lastRow="0" w:firstColumn="0" w:lastColumn="0" w:oddVBand="0" w:evenVBand="0" w:oddHBand="0" w:evenHBand="0" w:firstRowFirstColumn="0" w:firstRowLastColumn="0" w:lastRowFirstColumn="0" w:lastRowLastColumn="0"/>
            </w:pPr>
            <w:r>
              <w:t>Is thrown when a new Category is attempted to be created when the CIR server is configured otherwise.</w:t>
            </w:r>
          </w:p>
        </w:tc>
      </w:tr>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Parameters</w:t>
            </w:r>
          </w:p>
        </w:tc>
        <w:tc>
          <w:tcPr>
            <w:tcW w:w="7380" w:type="dxa"/>
          </w:tcPr>
          <w:p w:rsidR="00783A53" w:rsidRPr="0071635F" w:rsidRDefault="00783A5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7"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tc>
      </w:tr>
    </w:tbl>
    <w:p w:rsidR="00F02170" w:rsidRDefault="00F02170" w:rsidP="00F02170">
      <w:pPr>
        <w:pStyle w:val="Heading3"/>
      </w:pPr>
      <w:bookmarkStart w:id="558" w:name="_Toc329256892"/>
      <w:proofErr w:type="spellStart"/>
      <w:r>
        <w:t>RegistryNotFoundFault</w:t>
      </w:r>
      <w:bookmarkEnd w:id="558"/>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Registry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59"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0"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RegistryIdentifier</w:t>
            </w:r>
            <w:proofErr w:type="spellEnd"/>
            <w:r>
              <w:t xml:space="preserve"> (</w:t>
            </w:r>
            <w:proofErr w:type="spellStart"/>
            <w:r w:rsidRPr="0071635F">
              <w:rPr>
                <w:i/>
              </w:rPr>
              <w:t>RegistryIdentifier</w:t>
            </w:r>
            <w:proofErr w:type="spellEnd"/>
            <w:r>
              <w:t xml:space="preserve">) [1], where </w:t>
            </w:r>
            <w:proofErr w:type="spellStart"/>
            <w:r w:rsidRPr="0071635F">
              <w:rPr>
                <w:i/>
              </w:rPr>
              <w:t>RegistryIdentifier</w:t>
            </w:r>
            <w:proofErr w:type="spellEnd"/>
            <w:r>
              <w:t xml:space="preserve"> is composed of:</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61" w:name="_Toc329256893"/>
      <w:proofErr w:type="spellStart"/>
      <w:r>
        <w:t>CategoryNotFoundFault</w:t>
      </w:r>
      <w:bookmarkEnd w:id="561"/>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Category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3"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CategoryIdentifier</w:t>
            </w:r>
            <w:proofErr w:type="spellEnd"/>
            <w:r>
              <w:t xml:space="preserve"> (</w:t>
            </w:r>
            <w:proofErr w:type="spellStart"/>
            <w:r w:rsidRPr="0071635F">
              <w:rPr>
                <w:i/>
              </w:rPr>
              <w:t>CategoryIdentifier</w:t>
            </w:r>
            <w:proofErr w:type="spellEnd"/>
            <w:r>
              <w:t xml:space="preserve">) [1], where </w:t>
            </w:r>
            <w:proofErr w:type="spellStart"/>
            <w:r w:rsidRPr="0071635F">
              <w:rPr>
                <w:i/>
              </w:rPr>
              <w:t>CategoryIdentifier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64" w:name="_Toc329256894"/>
      <w:proofErr w:type="spellStart"/>
      <w:r>
        <w:t>EntryNotFoundFault</w:t>
      </w:r>
      <w:bookmarkEnd w:id="564"/>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6"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67" w:name="_Toc329256895"/>
      <w:proofErr w:type="spellStart"/>
      <w:r>
        <w:lastRenderedPageBreak/>
        <w:t>PropertyNotFoundFault</w:t>
      </w:r>
      <w:bookmarkEnd w:id="567"/>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8"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69"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70" w:name="_Toc329256896"/>
      <w:proofErr w:type="spellStart"/>
      <w:r>
        <w:t>DuplicateEntryFault</w:t>
      </w:r>
      <w:bookmarkEnd w:id="570"/>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27453A">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71"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72"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573" w:name="_Toc329256897"/>
      <w:proofErr w:type="spellStart"/>
      <w:r>
        <w:t>DuplicatePropertyFault</w:t>
      </w:r>
      <w:bookmarkEnd w:id="573"/>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74"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r>
              <w:t>Description (</w:t>
            </w:r>
            <w:proofErr w:type="spellStart"/>
            <w:r w:rsidRPr="0071635F">
              <w:rPr>
                <w:i/>
              </w:rPr>
              <w:t>cct:TextType</w:t>
            </w:r>
            <w:proofErr w:type="spellEnd"/>
            <w:r>
              <w:t>) [0..1]</w:t>
            </w:r>
          </w:p>
          <w:p w:rsidR="00F02170" w:rsidRPr="0071635F" w:rsidRDefault="00F02170">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Change w:id="575" w:author="Avin Mathew" w:date="2012-06-22T10:21:00Z">
                <w:pPr>
                  <w:keepLines/>
                  <w:numPr>
                    <w:numId w:val="1"/>
                  </w:numPr>
                  <w:tabs>
                    <w:tab w:val="num" w:pos="360"/>
                  </w:tabs>
                  <w:ind w:left="360" w:hanging="360"/>
                  <w:jc w:val="left"/>
                  <w:cnfStyle w:val="000000000000" w:firstRow="0" w:lastRow="0" w:firstColumn="0" w:lastColumn="0" w:oddVBand="0" w:evenVBand="0" w:oddHBand="0" w:evenHBand="0" w:firstRowFirstColumn="0" w:firstRowLastColumn="0" w:lastRowFirstColumn="0" w:lastRowLastColumn="0"/>
                </w:pPr>
              </w:pPrChange>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Pr="0071635F" w:rsidDel="0071635F" w:rsidRDefault="00F02170">
      <w:pPr>
        <w:rPr>
          <w:del w:id="576" w:author="Avin Mathew" w:date="2012-06-22T10:22:00Z"/>
        </w:rPr>
        <w:pPrChange w:id="577" w:author="Avin Mathew" w:date="2012-06-22T10:22:00Z">
          <w:pPr>
            <w:spacing w:before="0" w:after="0"/>
            <w:jc w:val="left"/>
          </w:pPr>
        </w:pPrChange>
      </w:pPr>
    </w:p>
    <w:p w:rsidR="00246C65" w:rsidRPr="0071635F" w:rsidRDefault="00246C65">
      <w:pPr>
        <w:pPrChange w:id="578" w:author="Avin Mathew" w:date="2012-06-22T10:22:00Z">
          <w:pPr>
            <w:spacing w:before="0" w:after="0"/>
            <w:jc w:val="left"/>
          </w:pPr>
        </w:pPrChange>
      </w:pPr>
      <w:r w:rsidRPr="0071635F">
        <w:br w:type="page"/>
      </w:r>
    </w:p>
    <w:p w:rsidR="00B22B76" w:rsidRDefault="00776D90" w:rsidP="00776D90">
      <w:pPr>
        <w:pStyle w:val="Title"/>
      </w:pPr>
      <w:r>
        <w:lastRenderedPageBreak/>
        <w:t>Appendix A:</w:t>
      </w:r>
      <w:r w:rsidR="00471FF5">
        <w:t xml:space="preserve"> </w:t>
      </w:r>
      <w:proofErr w:type="spellStart"/>
      <w:r>
        <w:t>OpenO&amp;M</w:t>
      </w:r>
      <w:proofErr w:type="spellEnd"/>
      <w:r w:rsidR="00416985">
        <w:t xml:space="preserve"> D</w:t>
      </w:r>
      <w:r w:rsidR="00B22B76">
        <w:t>efined Properties</w:t>
      </w:r>
    </w:p>
    <w:p w:rsidR="00B22B76" w:rsidRDefault="00B22B76" w:rsidP="00B22B76">
      <w:r>
        <w:t xml:space="preserve">There are predefined </w:t>
      </w:r>
      <w:proofErr w:type="spellStart"/>
      <w:r w:rsidR="00776D90">
        <w:t>OpenO&amp;M</w:t>
      </w:r>
      <w:proofErr w:type="spellEnd"/>
      <w:r w:rsidR="00776D90">
        <w:t xml:space="preserve"> </w:t>
      </w:r>
      <w:r>
        <w:t>properties that should be used to identify commonly understood relationships between entities.</w:t>
      </w:r>
    </w:p>
    <w:p w:rsidR="00B22B76" w:rsidRDefault="00B22B76" w:rsidP="00776D90">
      <w:pPr>
        <w:pStyle w:val="Heading2"/>
        <w:numPr>
          <w:ilvl w:val="0"/>
          <w:numId w:val="0"/>
        </w:numPr>
      </w:pPr>
      <w:bookmarkStart w:id="579" w:name="_Toc329256898"/>
      <w:proofErr w:type="spellStart"/>
      <w:r w:rsidRPr="000D52D4">
        <w:t>Parent</w:t>
      </w:r>
      <w:r>
        <w:t>EntityID</w:t>
      </w:r>
      <w:bookmarkEnd w:id="579"/>
      <w:proofErr w:type="spellEnd"/>
    </w:p>
    <w:p w:rsidR="00B22B76" w:rsidRDefault="00416985" w:rsidP="00B22B76">
      <w:r>
        <w:t xml:space="preserve">The </w:t>
      </w:r>
      <w:proofErr w:type="spellStart"/>
      <w:r w:rsidR="00B22B76">
        <w:t>ParentEntity</w:t>
      </w:r>
      <w:r>
        <w:t>ID</w:t>
      </w:r>
      <w:proofErr w:type="spellEnd"/>
      <w:r w:rsidR="00B22B76">
        <w:t xml:space="preserve"> contains the </w:t>
      </w:r>
      <w:r w:rsidR="00021B11">
        <w:t xml:space="preserve">set of </w:t>
      </w:r>
      <w:proofErr w:type="spellStart"/>
      <w:r w:rsidR="00B22B76">
        <w:t>ID</w:t>
      </w:r>
      <w:r>
        <w:t>I</w:t>
      </w:r>
      <w:r w:rsidR="00B22B76">
        <w:t>nSource</w:t>
      </w:r>
      <w:proofErr w:type="spellEnd"/>
      <w:r w:rsidR="00B22B76">
        <w:t xml:space="preserv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 xml:space="preserve">Multiple parent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580" w:name="_Toc329256899"/>
      <w:proofErr w:type="spellStart"/>
      <w:r w:rsidRPr="000D52D4">
        <w:t>Child</w:t>
      </w:r>
      <w:r>
        <w:t>EntityID</w:t>
      </w:r>
      <w:bookmarkEnd w:id="580"/>
      <w:proofErr w:type="spellEnd"/>
    </w:p>
    <w:p w:rsidR="00B22B76" w:rsidRDefault="00416985" w:rsidP="00B22B76">
      <w:r>
        <w:t xml:space="preserve">The </w:t>
      </w:r>
      <w:proofErr w:type="spellStart"/>
      <w:r w:rsidR="00B22B76">
        <w:t>Chil</w:t>
      </w:r>
      <w:r w:rsidR="00CB5C3C">
        <w:t>dEntityID</w:t>
      </w:r>
      <w:proofErr w:type="spellEnd"/>
      <w:r w:rsidR="00CB5C3C">
        <w:t xml:space="preserve"> contains the set of </w:t>
      </w:r>
      <w:proofErr w:type="spellStart"/>
      <w:r w:rsidR="00B22B76">
        <w:t>ID</w:t>
      </w:r>
      <w:r w:rsidR="00CB5C3C">
        <w:t>I</w:t>
      </w:r>
      <w:r w:rsidR="00B22B76">
        <w:t>nSource</w:t>
      </w:r>
      <w:proofErr w:type="spellEnd"/>
      <w:r w:rsidR="00B22B76">
        <w:t xml:space="preserve"> IDs for child objects of the entity in the source</w:t>
      </w:r>
      <w:r w:rsidR="00CB5C3C">
        <w:t>’</w:t>
      </w:r>
      <w:r w:rsidR="00B22B76">
        <w:t>s hierarchy.</w:t>
      </w:r>
      <w:r w:rsidR="00471FF5">
        <w:t xml:space="preserve"> </w:t>
      </w:r>
      <w:r w:rsidR="008C7739">
        <w:t xml:space="preserve">Multiple child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581" w:name="_Toc329256900"/>
      <w:proofErr w:type="spellStart"/>
      <w:r w:rsidRPr="001B5721">
        <w:t>PossibleEquivalentEntryID</w:t>
      </w:r>
      <w:bookmarkEnd w:id="581"/>
      <w:proofErr w:type="spellEnd"/>
    </w:p>
    <w:p w:rsidR="00A3780C" w:rsidRDefault="00A3780C" w:rsidP="00A3780C">
      <w:r>
        <w:t>Th</w:t>
      </w:r>
      <w:r w:rsidR="00CB5C3C">
        <w:t xml:space="preserve">e </w:t>
      </w:r>
      <w:proofErr w:type="spellStart"/>
      <w:r>
        <w:t>PossibleEquivalentEntryID</w:t>
      </w:r>
      <w:proofErr w:type="spellEnd"/>
      <w:r>
        <w:t xml:space="preserve">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proofErr w:type="spellStart"/>
      <w:r w:rsidRPr="00A3780C">
        <w:t>ID</w:t>
      </w:r>
      <w:r w:rsidR="00CB5C3C">
        <w:t>I</w:t>
      </w:r>
      <w:r w:rsidRPr="00A3780C">
        <w:t>nSource</w:t>
      </w:r>
      <w:proofErr w:type="spellEnd"/>
    </w:p>
    <w:p w:rsidR="00A3780C" w:rsidRDefault="00A3780C" w:rsidP="0042723C">
      <w:pPr>
        <w:numPr>
          <w:ilvl w:val="0"/>
          <w:numId w:val="5"/>
        </w:numPr>
      </w:pPr>
      <w:proofErr w:type="spellStart"/>
      <w:r>
        <w:t>SourceID</w:t>
      </w:r>
      <w:proofErr w:type="spellEnd"/>
    </w:p>
    <w:p w:rsidR="00B22B76" w:rsidRDefault="00CB5C3C" w:rsidP="0042723C">
      <w:pPr>
        <w:numPr>
          <w:ilvl w:val="0"/>
          <w:numId w:val="5"/>
        </w:numPr>
      </w:pPr>
      <w:proofErr w:type="spellStart"/>
      <w:r>
        <w:t>P</w:t>
      </w:r>
      <w:r w:rsidR="00A3780C" w:rsidRPr="00A3780C">
        <w:t>ercentLikelihood</w:t>
      </w:r>
      <w:proofErr w:type="spellEnd"/>
      <w:r w:rsidR="00A3780C">
        <w:t xml:space="preserve"> [Optional]</w:t>
      </w:r>
    </w:p>
    <w:p w:rsidR="008C7739" w:rsidRDefault="00021B11" w:rsidP="00B22B76">
      <w:r>
        <w:t>The property value should follow the JSON format for the array of objects o</w:t>
      </w:r>
      <w:del w:id="582" w:author="Avin Mathew" w:date="2012-06-22T10:39:00Z">
        <w:r w:rsidDel="00752C41">
          <w:delText>r</w:delText>
        </w:r>
      </w:del>
      <w:ins w:id="583" w:author="Avin Mathew" w:date="2012-06-22T10:39:00Z">
        <w:r w:rsidR="00752C41">
          <w:t>f</w:t>
        </w:r>
      </w:ins>
      <w:r>
        <w:t xml:space="preserve"> equivalent IDs.</w:t>
      </w:r>
    </w:p>
    <w:p w:rsidR="00021B11" w:rsidRDefault="00021B11" w:rsidP="00B22B76">
      <w:r>
        <w:t>Examples:</w:t>
      </w:r>
    </w:p>
    <w:p w:rsidR="00021B11" w:rsidRDefault="00CB5C3C">
      <w:pPr>
        <w:pStyle w:val="Code"/>
      </w:pPr>
      <w:r>
        <w:t>[</w:t>
      </w:r>
      <w:del w:id="584" w:author="Avin Mathew" w:date="2012-06-22T10:28:00Z">
        <w:r w:rsidDel="0071635F">
          <w:delText xml:space="preserve"> </w:delText>
        </w:r>
      </w:del>
      <w:ins w:id="585" w:author="Avin Mathew" w:date="2012-06-22T10:30:00Z">
        <w:r w:rsidR="0071635F">
          <w:t xml:space="preserve"> </w:t>
        </w:r>
      </w:ins>
      <w:proofErr w:type="gramStart"/>
      <w:r>
        <w:t>{</w:t>
      </w:r>
      <w:ins w:id="586" w:author="Avin Mathew" w:date="2012-06-22T10:30:00Z">
        <w:r w:rsidR="0071635F">
          <w:t xml:space="preserve"> </w:t>
        </w:r>
      </w:ins>
      <w:r w:rsidR="008C7739">
        <w:t>"</w:t>
      </w:r>
      <w:proofErr w:type="spellStart"/>
      <w:proofErr w:type="gramEnd"/>
      <w:r w:rsidR="00021B11">
        <w:t>ID</w:t>
      </w:r>
      <w:r>
        <w:t>I</w:t>
      </w:r>
      <w:r w:rsidR="00021B11">
        <w:t>nSource</w:t>
      </w:r>
      <w:proofErr w:type="spellEnd"/>
      <w:r w:rsidR="00021B11">
        <w:t>": "TIC101",</w:t>
      </w:r>
      <w:ins w:id="587" w:author="Avin Mathew" w:date="2012-06-22T10:30:00Z">
        <w:r w:rsidR="0071635F">
          <w:t xml:space="preserve"> </w:t>
        </w:r>
      </w:ins>
      <w:del w:id="588" w:author="Avin Mathew" w:date="2012-06-22T10:28:00Z">
        <w:r w:rsidR="00021B11" w:rsidDel="0071635F">
          <w:delText xml:space="preserve"> </w:delText>
        </w:r>
      </w:del>
      <w:r w:rsidR="00021B11">
        <w:t>"</w:t>
      </w:r>
      <w:proofErr w:type="spellStart"/>
      <w:r w:rsidR="00021B11">
        <w:t>SourceID</w:t>
      </w:r>
      <w:proofErr w:type="spellEnd"/>
      <w:r w:rsidR="00021B11">
        <w:t>": "Thor"</w:t>
      </w:r>
      <w:ins w:id="589" w:author="Avin Mathew" w:date="2012-06-22T10:30:00Z">
        <w:r w:rsidR="0071635F">
          <w:t xml:space="preserve"> </w:t>
        </w:r>
      </w:ins>
      <w:r w:rsidR="00021B11">
        <w:t>} ]</w:t>
      </w:r>
    </w:p>
    <w:p w:rsidR="00021B11" w:rsidRDefault="00021B11" w:rsidP="00021B11">
      <w:pPr>
        <w:jc w:val="left"/>
      </w:pPr>
    </w:p>
    <w:p w:rsidR="00021B11" w:rsidRDefault="00CB5C3C" w:rsidP="0071635F">
      <w:pPr>
        <w:pStyle w:val="Code"/>
      </w:pPr>
      <w:proofErr w:type="gramStart"/>
      <w:r>
        <w:t>[ {</w:t>
      </w:r>
      <w:proofErr w:type="gramEnd"/>
      <w:ins w:id="590" w:author="Avin Mathew" w:date="2012-06-22T10:34:00Z">
        <w:r w:rsidR="00752C41">
          <w:t xml:space="preserve"> </w:t>
        </w:r>
      </w:ins>
      <w:r>
        <w:t>"</w:t>
      </w:r>
      <w:proofErr w:type="spellStart"/>
      <w:r w:rsidR="00021B11">
        <w:t>ID</w:t>
      </w:r>
      <w:r>
        <w:t>I</w:t>
      </w:r>
      <w:r w:rsidR="008C7739">
        <w:t>nSource</w:t>
      </w:r>
      <w:proofErr w:type="spellEnd"/>
      <w:r w:rsidR="008C7739">
        <w:t>": "TIC101",</w:t>
      </w:r>
      <w:del w:id="591" w:author="Avin Mathew" w:date="2012-06-22T10:30:00Z">
        <w:r w:rsidR="008C7739" w:rsidDel="00752C41">
          <w:delText xml:space="preserve"> </w:delText>
        </w:r>
      </w:del>
      <w:ins w:id="592" w:author="Avin Mathew" w:date="2012-06-22T10:34:00Z">
        <w:r w:rsidR="00752C41">
          <w:t xml:space="preserve"> </w:t>
        </w:r>
      </w:ins>
      <w:r w:rsidR="008C7739">
        <w:t>"</w:t>
      </w:r>
      <w:proofErr w:type="spellStart"/>
      <w:r w:rsidR="008C7739">
        <w:t>SourceID</w:t>
      </w:r>
      <w:proofErr w:type="spellEnd"/>
      <w:r w:rsidR="008C7739">
        <w:t>"</w:t>
      </w:r>
      <w:r w:rsidR="00021B11">
        <w:t>: "Thor",</w:t>
      </w:r>
      <w:del w:id="593" w:author="Avin Mathew" w:date="2012-06-22T10:30:00Z">
        <w:r w:rsidR="00021B11" w:rsidDel="00752C41">
          <w:delText xml:space="preserve"> </w:delText>
        </w:r>
      </w:del>
      <w:ins w:id="594" w:author="Avin Mathew" w:date="2012-06-22T10:34:00Z">
        <w:r w:rsidR="00752C41">
          <w:t xml:space="preserve"> </w:t>
        </w:r>
      </w:ins>
      <w:r w:rsidR="00021B11">
        <w:t>"</w:t>
      </w:r>
      <w:proofErr w:type="spellStart"/>
      <w:r>
        <w:t>P</w:t>
      </w:r>
      <w:r w:rsidR="00021B11">
        <w:t>ercentLikelihood</w:t>
      </w:r>
      <w:proofErr w:type="spellEnd"/>
      <w:r w:rsidR="00021B11">
        <w:t>": 20</w:t>
      </w:r>
      <w:ins w:id="595" w:author="Avin Mathew" w:date="2012-06-22T10:34:00Z">
        <w:r w:rsidR="00752C41">
          <w:t xml:space="preserve"> </w:t>
        </w:r>
      </w:ins>
      <w:r w:rsidR="00021B11">
        <w:t>} ]</w:t>
      </w:r>
    </w:p>
    <w:p w:rsidR="00021B11" w:rsidRDefault="00021B11" w:rsidP="00021B11">
      <w:pPr>
        <w:jc w:val="left"/>
      </w:pPr>
    </w:p>
    <w:p w:rsidR="00752C41" w:rsidRDefault="00CB5C3C">
      <w:pPr>
        <w:pStyle w:val="Code"/>
        <w:rPr>
          <w:ins w:id="596" w:author="Avin Mathew" w:date="2012-06-22T10:33:00Z"/>
        </w:rPr>
        <w:pPrChange w:id="597" w:author="Avin Mathew" w:date="2012-06-22T10:31:00Z">
          <w:pPr>
            <w:jc w:val="left"/>
          </w:pPr>
        </w:pPrChange>
      </w:pPr>
      <w:r>
        <w:t>[</w:t>
      </w:r>
    </w:p>
    <w:p w:rsidR="00021B11" w:rsidRDefault="00752C41">
      <w:pPr>
        <w:pStyle w:val="Code"/>
      </w:pPr>
      <w:ins w:id="598" w:author="Avin Mathew" w:date="2012-06-22T10:33:00Z">
        <w:r>
          <w:t xml:space="preserve">  </w:t>
        </w:r>
      </w:ins>
      <w:del w:id="599" w:author="Avin Mathew" w:date="2012-06-22T10:27:00Z">
        <w:r w:rsidR="00CB5C3C" w:rsidDel="0071635F">
          <w:delText xml:space="preserve"> </w:delText>
        </w:r>
      </w:del>
      <w:proofErr w:type="gramStart"/>
      <w:r w:rsidR="00CB5C3C">
        <w:t>{</w:t>
      </w:r>
      <w:ins w:id="600" w:author="Avin Mathew" w:date="2012-06-22T10:34:00Z">
        <w:r>
          <w:t xml:space="preserve"> </w:t>
        </w:r>
      </w:ins>
      <w:r w:rsidR="00CB5C3C">
        <w:t>"</w:t>
      </w:r>
      <w:proofErr w:type="spellStart"/>
      <w:proofErr w:type="gramEnd"/>
      <w:r w:rsidR="00021B11">
        <w:t>ID</w:t>
      </w:r>
      <w:r w:rsidR="00CB5C3C">
        <w:t>I</w:t>
      </w:r>
      <w:r w:rsidR="00021B11">
        <w:t>nSource</w:t>
      </w:r>
      <w:proofErr w:type="spellEnd"/>
      <w:r w:rsidR="00021B11">
        <w:t>"</w:t>
      </w:r>
      <w:del w:id="601" w:author="Avin Mathew" w:date="2012-06-22T10:31:00Z">
        <w:r w:rsidR="00021B11" w:rsidDel="00752C41">
          <w:delText xml:space="preserve"> </w:delText>
        </w:r>
      </w:del>
      <w:r w:rsidR="00021B11">
        <w:t>: "TIC101",</w:t>
      </w:r>
      <w:del w:id="602" w:author="Avin Mathew" w:date="2012-06-22T10:31:00Z">
        <w:r w:rsidR="00021B11" w:rsidDel="00752C41">
          <w:delText xml:space="preserve"> </w:delText>
        </w:r>
      </w:del>
      <w:ins w:id="603" w:author="Avin Mathew" w:date="2012-06-22T10:34:00Z">
        <w:r>
          <w:t xml:space="preserve"> </w:t>
        </w:r>
      </w:ins>
      <w:r w:rsidR="00021B11">
        <w:t>"</w:t>
      </w:r>
      <w:proofErr w:type="spellStart"/>
      <w:r w:rsidR="00021B11">
        <w:t>SourceID</w:t>
      </w:r>
      <w:proofErr w:type="spellEnd"/>
      <w:r w:rsidR="00021B11">
        <w:t>" : "Thor"</w:t>
      </w:r>
      <w:r w:rsidR="008C7739">
        <w:t>,</w:t>
      </w:r>
      <w:del w:id="604" w:author="Avin Mathew" w:date="2012-06-22T10:33:00Z">
        <w:r w:rsidR="008C7739" w:rsidDel="00752C41">
          <w:delText xml:space="preserve"> </w:delText>
        </w:r>
      </w:del>
      <w:ins w:id="605" w:author="Avin Mathew" w:date="2012-06-22T10:35:00Z">
        <w:r>
          <w:t xml:space="preserve"> </w:t>
        </w:r>
      </w:ins>
      <w:r w:rsidR="008C7739">
        <w:t>"</w:t>
      </w:r>
      <w:proofErr w:type="spellStart"/>
      <w:r w:rsidR="008C7739">
        <w:t>PercentLikelihood</w:t>
      </w:r>
      <w:proofErr w:type="spellEnd"/>
      <w:r w:rsidR="008C7739">
        <w:t>": 20</w:t>
      </w:r>
      <w:ins w:id="606" w:author="Avin Mathew" w:date="2012-06-22T10:38:00Z">
        <w:r>
          <w:t xml:space="preserve"> </w:t>
        </w:r>
      </w:ins>
      <w:r w:rsidR="00021B11">
        <w:t>},</w:t>
      </w:r>
    </w:p>
    <w:p w:rsidR="00752C41" w:rsidRDefault="00021B11">
      <w:pPr>
        <w:pStyle w:val="Code"/>
        <w:rPr>
          <w:ins w:id="607" w:author="Avin Mathew" w:date="2012-06-22T10:34:00Z"/>
        </w:rPr>
      </w:pPr>
      <w:del w:id="608" w:author="Avin Mathew" w:date="2012-06-22T10:33:00Z">
        <w:r w:rsidDel="00752C41">
          <w:tab/>
        </w:r>
      </w:del>
      <w:ins w:id="609" w:author="Avin Mathew" w:date="2012-06-22T10:33:00Z">
        <w:r w:rsidR="00752C41">
          <w:t xml:space="preserve">  </w:t>
        </w:r>
      </w:ins>
      <w:proofErr w:type="gramStart"/>
      <w:r w:rsidR="00CB5C3C">
        <w:t>{</w:t>
      </w:r>
      <w:ins w:id="610" w:author="Avin Mathew" w:date="2012-06-22T10:38:00Z">
        <w:r w:rsidR="00752C41">
          <w:t xml:space="preserve"> </w:t>
        </w:r>
      </w:ins>
      <w:r w:rsidR="00CB5C3C">
        <w:t>"</w:t>
      </w:r>
      <w:proofErr w:type="spellStart"/>
      <w:proofErr w:type="gramEnd"/>
      <w:r>
        <w:t>ID</w:t>
      </w:r>
      <w:r w:rsidR="00CB5C3C">
        <w:t>I</w:t>
      </w:r>
      <w:r>
        <w:t>nSource</w:t>
      </w:r>
      <w:proofErr w:type="spellEnd"/>
      <w:r>
        <w:t>"</w:t>
      </w:r>
      <w:del w:id="611" w:author="Avin Mathew" w:date="2012-06-22T10:34:00Z">
        <w:r w:rsidDel="00752C41">
          <w:delText xml:space="preserve"> </w:delText>
        </w:r>
      </w:del>
      <w:r>
        <w:t>: "T</w:t>
      </w:r>
      <w:r w:rsidR="008C7739">
        <w:t>101"</w:t>
      </w:r>
      <w:del w:id="612" w:author="Avin Mathew" w:date="2012-06-22T10:34:00Z">
        <w:r w:rsidR="008C7739" w:rsidDel="00752C41">
          <w:delText xml:space="preserve"> </w:delText>
        </w:r>
      </w:del>
      <w:r w:rsidR="008C7739">
        <w:t>,</w:t>
      </w:r>
      <w:del w:id="613" w:author="Avin Mathew" w:date="2012-06-22T10:34:00Z">
        <w:r w:rsidR="008C7739" w:rsidDel="00752C41">
          <w:delText xml:space="preserve"> </w:delText>
        </w:r>
      </w:del>
      <w:ins w:id="614" w:author="Avin Mathew" w:date="2012-06-22T10:38:00Z">
        <w:r w:rsidR="00752C41">
          <w:t xml:space="preserve"> </w:t>
        </w:r>
      </w:ins>
      <w:r w:rsidR="008C7739">
        <w:t>"</w:t>
      </w:r>
      <w:proofErr w:type="spellStart"/>
      <w:r w:rsidR="008C7739">
        <w:t>SourceID</w:t>
      </w:r>
      <w:proofErr w:type="spellEnd"/>
      <w:r w:rsidR="008C7739">
        <w:t>" : "Apollo"</w:t>
      </w:r>
      <w:ins w:id="615" w:author="Avin Mathew" w:date="2012-06-22T10:38:00Z">
        <w:r w:rsidR="00752C41">
          <w:t xml:space="preserve"> </w:t>
        </w:r>
      </w:ins>
      <w:r w:rsidR="008C7739">
        <w:t>}</w:t>
      </w:r>
      <w:del w:id="616" w:author="Avin Mathew" w:date="2012-06-22T10:34:00Z">
        <w:r w:rsidR="008C7739" w:rsidDel="00752C41">
          <w:delText xml:space="preserve"> </w:delText>
        </w:r>
      </w:del>
    </w:p>
    <w:p w:rsidR="00021B11" w:rsidRDefault="008C7739" w:rsidP="0071635F">
      <w:pPr>
        <w:pStyle w:val="Code"/>
      </w:pPr>
      <w:r>
        <w:t>]</w:t>
      </w:r>
    </w:p>
    <w:p w:rsidR="00F753D1" w:rsidRPr="0071635F" w:rsidRDefault="00F753D1" w:rsidP="0071635F">
      <w:pPr>
        <w:rPr>
          <w:ins w:id="617" w:author="Avin Mathew" w:date="2012-05-16T08:30:00Z"/>
        </w:rPr>
      </w:pPr>
      <w:ins w:id="618" w:author="Avin Mathew" w:date="2012-05-16T08:30:00Z">
        <w:r w:rsidRPr="0071635F">
          <w:br w:type="page"/>
        </w:r>
      </w:ins>
    </w:p>
    <w:p w:rsidR="00F753D1" w:rsidRDefault="00F753D1" w:rsidP="00F753D1">
      <w:pPr>
        <w:pStyle w:val="Title"/>
        <w:rPr>
          <w:ins w:id="619" w:author="Avin Mathew" w:date="2012-05-16T08:30:00Z"/>
        </w:rPr>
      </w:pPr>
      <w:ins w:id="620" w:author="Avin Mathew" w:date="2012-05-16T08:30:00Z">
        <w:r>
          <w:lastRenderedPageBreak/>
          <w:t>Annex A: OAGIS</w:t>
        </w:r>
      </w:ins>
      <w:ins w:id="621" w:author="Avin Mathew" w:date="2012-06-19T09:56:00Z">
        <w:r w:rsidR="00226FD3" w:rsidRPr="00226FD3">
          <w:rPr>
            <w:vertAlign w:val="superscript"/>
            <w:rPrChange w:id="622" w:author="Avin Mathew" w:date="2012-06-19T09:57:00Z">
              <w:rPr/>
            </w:rPrChange>
          </w:rPr>
          <w:t>®</w:t>
        </w:r>
      </w:ins>
      <w:ins w:id="623" w:author="Avin Mathew" w:date="2012-05-16T08:30:00Z">
        <w:r>
          <w:t>-Based Message Model</w:t>
        </w:r>
      </w:ins>
    </w:p>
    <w:p w:rsidR="00E0426B" w:rsidRDefault="003739CA" w:rsidP="00471FF5">
      <w:pPr>
        <w:rPr>
          <w:ins w:id="624" w:author="Avin Mathew" w:date="2012-05-16T08:42:00Z"/>
        </w:rPr>
      </w:pPr>
      <w:ins w:id="625" w:author="Avin Mathew" w:date="2012-05-16T08:43:00Z">
        <w:r>
          <w:t>A</w:t>
        </w:r>
      </w:ins>
      <w:ins w:id="626" w:author="Avin Mathew" w:date="2012-05-16T08:33:00Z">
        <w:r w:rsidR="00F753D1">
          <w:t xml:space="preserve"> set of OAGIS</w:t>
        </w:r>
      </w:ins>
      <w:ins w:id="627" w:author="Avin Mathew" w:date="2012-06-19T09:57:00Z">
        <w:r w:rsidR="00226FD3" w:rsidRPr="00226FD3">
          <w:rPr>
            <w:vertAlign w:val="superscript"/>
            <w:rPrChange w:id="628" w:author="Avin Mathew" w:date="2012-06-19T09:57:00Z">
              <w:rPr/>
            </w:rPrChange>
          </w:rPr>
          <w:t>®</w:t>
        </w:r>
      </w:ins>
      <w:ins w:id="629" w:author="Avin Mathew" w:date="2012-05-16T08:33:00Z">
        <w:r w:rsidR="00F753D1">
          <w:t>-based Business Object Document</w:t>
        </w:r>
      </w:ins>
      <w:ins w:id="630" w:author="Avin Mathew" w:date="2012-05-16T08:34:00Z">
        <w:r w:rsidR="00F753D1">
          <w:t xml:space="preserve">s (BODs) </w:t>
        </w:r>
      </w:ins>
      <w:ins w:id="631" w:author="Avin Mathew" w:date="2012-05-16T08:43:00Z">
        <w:r>
          <w:t xml:space="preserve">are </w:t>
        </w:r>
      </w:ins>
      <w:ins w:id="632" w:author="Avin Mathew" w:date="2012-05-16T08:34:00Z">
        <w:r w:rsidR="00F753D1">
          <w:t>defined</w:t>
        </w:r>
      </w:ins>
      <w:ins w:id="633" w:author="Avin Mathew" w:date="2012-05-16T08:43:00Z">
        <w:r>
          <w:t xml:space="preserve"> </w:t>
        </w:r>
      </w:ins>
      <w:ins w:id="634" w:author="Avin Mathew" w:date="2012-05-16T09:18:00Z">
        <w:r w:rsidR="00F02950">
          <w:t xml:space="preserve">in this specification </w:t>
        </w:r>
      </w:ins>
      <w:ins w:id="635" w:author="Avin Mathew" w:date="2012-05-16T08:44:00Z">
        <w:r>
          <w:t>for use in a messaging-based environment</w:t>
        </w:r>
      </w:ins>
      <w:ins w:id="636" w:author="Avin Mathew" w:date="2012-05-16T09:18:00Z">
        <w:r w:rsidR="00F02950">
          <w:t xml:space="preserve"> (e.g. </w:t>
        </w:r>
      </w:ins>
      <w:proofErr w:type="spellStart"/>
      <w:ins w:id="637" w:author="Avin Mathew" w:date="2012-05-16T08:44:00Z">
        <w:r>
          <w:t>OpenO&amp;M</w:t>
        </w:r>
        <w:proofErr w:type="spellEnd"/>
        <w:r>
          <w:t xml:space="preserve"> </w:t>
        </w:r>
      </w:ins>
      <w:ins w:id="638" w:author="Avin Mathew" w:date="2012-06-26T12:57:00Z">
        <w:r w:rsidR="00E005C6">
          <w:t>ISBM</w:t>
        </w:r>
      </w:ins>
      <w:ins w:id="639" w:author="Avin Mathew" w:date="2012-05-16T09:18:00Z">
        <w:r w:rsidR="00F02950">
          <w:t>)</w:t>
        </w:r>
      </w:ins>
      <w:ins w:id="640" w:author="Avin Mathew" w:date="2012-05-16T08:34:00Z">
        <w:r w:rsidR="00F753D1">
          <w:t>. The</w:t>
        </w:r>
      </w:ins>
      <w:ins w:id="641" w:author="Avin Mathew" w:date="2012-05-16T08:45:00Z">
        <w:r>
          <w:t xml:space="preserve"> messages</w:t>
        </w:r>
      </w:ins>
      <w:ins w:id="642" w:author="Avin Mathew" w:date="2012-05-16T08:46:00Z">
        <w:r>
          <w:t xml:space="preserve"> (located in the “4-BOD” folder)</w:t>
        </w:r>
      </w:ins>
      <w:ins w:id="643" w:author="Avin Mathew" w:date="2012-05-16T08:45:00Z">
        <w:r>
          <w:t xml:space="preserve"> are defined as XML Schema and leverage the OAGIS</w:t>
        </w:r>
      </w:ins>
      <w:ins w:id="644" w:author="Avin Mathew" w:date="2012-06-19T09:57:00Z">
        <w:r w:rsidR="00226FD3" w:rsidRPr="00226FD3">
          <w:rPr>
            <w:vertAlign w:val="superscript"/>
            <w:rPrChange w:id="645" w:author="Avin Mathew" w:date="2012-06-19T09:57:00Z">
              <w:rPr/>
            </w:rPrChange>
          </w:rPr>
          <w:t>®</w:t>
        </w:r>
      </w:ins>
      <w:ins w:id="646" w:author="Avin Mathew" w:date="2012-05-16T08:45:00Z">
        <w:r>
          <w:t xml:space="preserve"> XML Schemas</w:t>
        </w:r>
      </w:ins>
      <w:ins w:id="647" w:author="Avin Mathew" w:date="2012-06-19T10:00:00Z">
        <w:r w:rsidR="00226FD3">
          <w:t xml:space="preserve"> based on </w:t>
        </w:r>
      </w:ins>
      <w:ins w:id="648" w:author="Avin Mathew" w:date="2012-06-19T10:01:00Z">
        <w:r w:rsidR="00226FD3">
          <w:fldChar w:fldCharType="begin"/>
        </w:r>
        <w:r w:rsidR="00226FD3">
          <w:instrText xml:space="preserve"> HYPERLINK "http://www.oagi.org" </w:instrText>
        </w:r>
        <w:r w:rsidR="00226FD3">
          <w:fldChar w:fldCharType="separate"/>
        </w:r>
        <w:r w:rsidR="00226FD3" w:rsidRPr="00226FD3">
          <w:rPr>
            <w:rStyle w:val="Hyperlink"/>
          </w:rPr>
          <w:t>OAGIS Release 9.5.1</w:t>
        </w:r>
        <w:r w:rsidR="00226FD3">
          <w:fldChar w:fldCharType="end"/>
        </w:r>
      </w:ins>
      <w:ins w:id="649" w:author="Avin Mathew" w:date="2012-05-16T08:45:00Z">
        <w:r>
          <w:t xml:space="preserve"> (located </w:t>
        </w:r>
      </w:ins>
      <w:ins w:id="650" w:author="Avin Mathew" w:date="2012-05-16T08:46:00Z">
        <w:r>
          <w:t>in the “4-BOD/OAGIS” folder)</w:t>
        </w:r>
      </w:ins>
      <w:ins w:id="651" w:author="Avin Mathew" w:date="2012-05-16T08:45:00Z">
        <w:r>
          <w:t xml:space="preserve"> as well as the CIR Service </w:t>
        </w:r>
      </w:ins>
      <w:ins w:id="652" w:author="Avin Mathew" w:date="2012-05-16T08:46:00Z">
        <w:r>
          <w:t xml:space="preserve">Definition XML Schema (located in the </w:t>
        </w:r>
      </w:ins>
      <w:ins w:id="653" w:author="Avin Mathew" w:date="2012-05-16T08:47:00Z">
        <w:r>
          <w:t xml:space="preserve">“2-XSD” folder). </w:t>
        </w:r>
      </w:ins>
      <w:ins w:id="654" w:author="Avin Mathew" w:date="2012-05-16T09:00:00Z">
        <w:r w:rsidR="00DB5707">
          <w:t>While</w:t>
        </w:r>
      </w:ins>
      <w:ins w:id="655" w:author="Avin Mathew" w:date="2012-05-16T08:47:00Z">
        <w:r>
          <w:t xml:space="preserve"> </w:t>
        </w:r>
      </w:ins>
      <w:ins w:id="656" w:author="Avin Mathew" w:date="2012-05-16T09:00:00Z">
        <w:r w:rsidR="00DB5707">
          <w:t xml:space="preserve">the </w:t>
        </w:r>
      </w:ins>
      <w:ins w:id="657" w:author="Avin Mathew" w:date="2012-05-16T08:48:00Z">
        <w:r>
          <w:t xml:space="preserve">included </w:t>
        </w:r>
      </w:ins>
      <w:ins w:id="658" w:author="Avin Mathew" w:date="2012-05-16T08:47:00Z">
        <w:r>
          <w:t>OAGIS</w:t>
        </w:r>
      </w:ins>
      <w:ins w:id="659" w:author="Avin Mathew" w:date="2012-06-19T09:57:00Z">
        <w:r w:rsidR="00226FD3" w:rsidRPr="00226FD3">
          <w:rPr>
            <w:vertAlign w:val="superscript"/>
            <w:rPrChange w:id="660" w:author="Avin Mathew" w:date="2012-06-19T09:57:00Z">
              <w:rPr/>
            </w:rPrChange>
          </w:rPr>
          <w:t>®</w:t>
        </w:r>
      </w:ins>
      <w:ins w:id="661" w:author="Avin Mathew" w:date="2012-05-16T08:47:00Z">
        <w:r>
          <w:t xml:space="preserve"> XML Schemas </w:t>
        </w:r>
      </w:ins>
      <w:ins w:id="662" w:author="Avin Mathew" w:date="2012-05-16T09:01:00Z">
        <w:r w:rsidR="00DB5707">
          <w:t xml:space="preserve">have been </w:t>
        </w:r>
      </w:ins>
      <w:ins w:id="663" w:author="Avin Mathew" w:date="2012-05-16T09:02:00Z">
        <w:r w:rsidR="00DB5707">
          <w:t>edited</w:t>
        </w:r>
      </w:ins>
      <w:ins w:id="664" w:author="Avin Mathew" w:date="2012-05-16T09:01:00Z">
        <w:r w:rsidR="00DB5707">
          <w:t xml:space="preserve"> to serve the purposes of this CIR specification</w:t>
        </w:r>
      </w:ins>
      <w:ins w:id="665" w:author="Avin Mathew" w:date="2012-05-16T09:02:00Z">
        <w:r w:rsidR="00DB5707">
          <w:t>, they remain</w:t>
        </w:r>
      </w:ins>
      <w:ins w:id="666" w:author="Avin Mathew" w:date="2012-05-16T09:01:00Z">
        <w:r w:rsidR="00DB5707">
          <w:t xml:space="preserve"> </w:t>
        </w:r>
      </w:ins>
      <w:ins w:id="667" w:author="Avin Mathew" w:date="2012-05-16T08:49:00Z">
        <w:r>
          <w:t xml:space="preserve">a </w:t>
        </w:r>
      </w:ins>
      <w:ins w:id="668" w:author="Avin Mathew" w:date="2012-05-16T09:02:00Z">
        <w:r w:rsidR="00DB5707">
          <w:t xml:space="preserve">proper </w:t>
        </w:r>
      </w:ins>
      <w:ins w:id="669" w:author="Avin Mathew" w:date="2012-05-16T08:49:00Z">
        <w:r>
          <w:t xml:space="preserve">subset of </w:t>
        </w:r>
      </w:ins>
      <w:ins w:id="670" w:author="Avin Mathew" w:date="2012-05-16T08:59:00Z">
        <w:r w:rsidR="000F0C42">
          <w:t>OAGIS</w:t>
        </w:r>
      </w:ins>
      <w:ins w:id="671" w:author="Avin Mathew" w:date="2012-06-19T09:57:00Z">
        <w:r w:rsidR="00226FD3" w:rsidRPr="00226FD3">
          <w:rPr>
            <w:vertAlign w:val="superscript"/>
            <w:rPrChange w:id="672" w:author="Avin Mathew" w:date="2012-06-19T09:57:00Z">
              <w:rPr/>
            </w:rPrChange>
          </w:rPr>
          <w:t>®</w:t>
        </w:r>
      </w:ins>
      <w:ins w:id="673" w:author="Avin Mathew" w:date="2012-05-16T08:49:00Z">
        <w:r>
          <w:t xml:space="preserve"> </w:t>
        </w:r>
      </w:ins>
      <w:ins w:id="674" w:author="Avin Mathew" w:date="2012-05-16T09:02:00Z">
        <w:r w:rsidR="00DB5707">
          <w:t xml:space="preserve">and are </w:t>
        </w:r>
      </w:ins>
      <w:ins w:id="675" w:author="Avin Mathew" w:date="2012-05-16T09:04:00Z">
        <w:r w:rsidR="00DB5707">
          <w:t xml:space="preserve">also </w:t>
        </w:r>
      </w:ins>
      <w:ins w:id="676" w:author="Avin Mathew" w:date="2012-05-16T09:01:00Z">
        <w:r w:rsidR="00DB5707">
          <w:t xml:space="preserve">compatible with </w:t>
        </w:r>
      </w:ins>
      <w:ins w:id="677" w:author="Avin Mathew" w:date="2012-05-16T09:03:00Z">
        <w:r w:rsidR="00DB5707">
          <w:t>the original full definition</w:t>
        </w:r>
      </w:ins>
      <w:ins w:id="678" w:author="Avin Mathew" w:date="2012-05-16T08:59:00Z">
        <w:r w:rsidR="000F0C42">
          <w:t>.</w:t>
        </w:r>
      </w:ins>
    </w:p>
    <w:p w:rsidR="003739CA" w:rsidRDefault="003739CA" w:rsidP="003739CA">
      <w:pPr>
        <w:pStyle w:val="Heading2"/>
        <w:numPr>
          <w:ilvl w:val="0"/>
          <w:numId w:val="0"/>
        </w:numPr>
        <w:rPr>
          <w:ins w:id="679" w:author="Avin Mathew" w:date="2012-05-16T08:43:00Z"/>
        </w:rPr>
      </w:pPr>
      <w:bookmarkStart w:id="680" w:name="_Toc329256901"/>
      <w:ins w:id="681" w:author="Avin Mathew" w:date="2012-05-16T08:43:00Z">
        <w:r>
          <w:t>BOD Catalogue</w:t>
        </w:r>
        <w:bookmarkEnd w:id="680"/>
      </w:ins>
    </w:p>
    <w:p w:rsidR="003739CA" w:rsidRPr="009F5AFE" w:rsidRDefault="003739CA" w:rsidP="00DB5707">
      <w:pPr>
        <w:rPr>
          <w:ins w:id="682" w:author="Avin Mathew" w:date="2012-05-16T08:42:00Z"/>
        </w:rPr>
      </w:pPr>
      <w:ins w:id="683" w:author="Avin Mathew" w:date="2012-05-16T08:42:00Z">
        <w:r>
          <w:t xml:space="preserve">The following table is a complete listing of </w:t>
        </w:r>
      </w:ins>
      <w:ins w:id="684" w:author="Avin Mathew" w:date="2012-05-16T09:04:00Z">
        <w:r w:rsidR="00DB5707">
          <w:t xml:space="preserve">the CIR </w:t>
        </w:r>
      </w:ins>
      <w:ins w:id="685" w:author="Avin Mathew" w:date="2012-05-16T08:42:00Z">
        <w:r>
          <w:t>BODs with the corresponding Verb and Noun.</w:t>
        </w:r>
      </w:ins>
    </w:p>
    <w:tbl>
      <w:tblPr>
        <w:tblStyle w:val="TableGrid"/>
        <w:tblW w:w="0" w:type="auto"/>
        <w:tblLook w:val="0620" w:firstRow="1" w:lastRow="0" w:firstColumn="0" w:lastColumn="0" w:noHBand="1" w:noVBand="1"/>
        <w:tblPrChange w:id="686" w:author="Avin Mathew" w:date="2012-05-16T09:16:00Z">
          <w:tblPr>
            <w:tblW w:w="0" w:type="auto"/>
            <w:tblLook w:val="0620" w:firstRow="1" w:lastRow="0" w:firstColumn="0" w:lastColumn="0" w:noHBand="1" w:noVBand="1"/>
          </w:tblPr>
        </w:tblPrChange>
      </w:tblPr>
      <w:tblGrid>
        <w:gridCol w:w="4032"/>
        <w:gridCol w:w="1488"/>
        <w:gridCol w:w="3336"/>
        <w:tblGridChange w:id="687">
          <w:tblGrid>
            <w:gridCol w:w="4032"/>
            <w:gridCol w:w="1488"/>
            <w:gridCol w:w="3336"/>
          </w:tblGrid>
        </w:tblGridChange>
      </w:tblGrid>
      <w:tr w:rsidR="00DB5707" w:rsidRPr="00524D99" w:rsidTr="00F02950">
        <w:trPr>
          <w:cnfStyle w:val="100000000000" w:firstRow="1" w:lastRow="0" w:firstColumn="0" w:lastColumn="0" w:oddVBand="0" w:evenVBand="0" w:oddHBand="0" w:evenHBand="0" w:firstRowFirstColumn="0" w:firstRowLastColumn="0" w:lastRowFirstColumn="0" w:lastRowLastColumn="0"/>
          <w:ins w:id="688" w:author="Avin Mathew" w:date="2012-05-16T08:42:00Z"/>
        </w:trPr>
        <w:tc>
          <w:tcPr>
            <w:tcW w:w="4032" w:type="dxa"/>
            <w:tcPrChange w:id="689" w:author="Avin Mathew" w:date="2012-05-16T09:16:00Z">
              <w:tcPr>
                <w:tcW w:w="4032"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690" w:author="Avin Mathew" w:date="2012-05-16T08:42:00Z"/>
              </w:rPr>
            </w:pPr>
            <w:ins w:id="691" w:author="Avin Mathew" w:date="2012-05-16T08:42:00Z">
              <w:r w:rsidRPr="00DB5707">
                <w:t>BOD</w:t>
              </w:r>
            </w:ins>
          </w:p>
        </w:tc>
        <w:tc>
          <w:tcPr>
            <w:tcW w:w="1488" w:type="dxa"/>
            <w:tcPrChange w:id="692" w:author="Avin Mathew" w:date="2012-05-16T09:16:00Z">
              <w:tcPr>
                <w:tcW w:w="1488"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693" w:author="Avin Mathew" w:date="2012-05-16T08:42:00Z"/>
              </w:rPr>
            </w:pPr>
            <w:ins w:id="694" w:author="Avin Mathew" w:date="2012-05-16T08:42:00Z">
              <w:r w:rsidRPr="00DB5707">
                <w:t>Verb</w:t>
              </w:r>
            </w:ins>
          </w:p>
        </w:tc>
        <w:tc>
          <w:tcPr>
            <w:tcW w:w="3336" w:type="dxa"/>
            <w:tcPrChange w:id="695" w:author="Avin Mathew" w:date="2012-05-16T09:16:00Z">
              <w:tcPr>
                <w:tcW w:w="3336"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696" w:author="Avin Mathew" w:date="2012-05-16T08:42:00Z"/>
              </w:rPr>
            </w:pPr>
            <w:ins w:id="697" w:author="Avin Mathew" w:date="2012-05-16T08:42:00Z">
              <w:r w:rsidRPr="00DB5707">
                <w:t>Noun</w:t>
              </w:r>
            </w:ins>
          </w:p>
        </w:tc>
      </w:tr>
      <w:tr w:rsidR="00DB5707" w:rsidRPr="00524D99" w:rsidTr="00F02950">
        <w:trPr>
          <w:ins w:id="698" w:author="Avin Mathew" w:date="2012-05-16T08:42:00Z"/>
        </w:trPr>
        <w:tc>
          <w:tcPr>
            <w:tcW w:w="4032" w:type="dxa"/>
            <w:tcPrChange w:id="699" w:author="Avin Mathew" w:date="2012-05-16T09:16:00Z">
              <w:tcPr>
                <w:tcW w:w="4032" w:type="dxa"/>
              </w:tcPr>
            </w:tcPrChange>
          </w:tcPr>
          <w:p w:rsidR="003739CA" w:rsidRPr="00DB5707" w:rsidRDefault="00DB5707" w:rsidP="00DB5707">
            <w:pPr>
              <w:rPr>
                <w:ins w:id="700" w:author="Avin Mathew" w:date="2012-05-16T08:42:00Z"/>
              </w:rPr>
            </w:pPr>
            <w:proofErr w:type="spellStart"/>
            <w:ins w:id="701" w:author="Avin Mathew" w:date="2012-05-16T09:06:00Z">
              <w:r>
                <w:t>ProcessCreateRegistry</w:t>
              </w:r>
            </w:ins>
            <w:proofErr w:type="spellEnd"/>
          </w:p>
        </w:tc>
        <w:tc>
          <w:tcPr>
            <w:tcW w:w="1488" w:type="dxa"/>
            <w:tcPrChange w:id="702" w:author="Avin Mathew" w:date="2012-05-16T09:16:00Z">
              <w:tcPr>
                <w:tcW w:w="1488" w:type="dxa"/>
              </w:tcPr>
            </w:tcPrChange>
          </w:tcPr>
          <w:p w:rsidR="003739CA" w:rsidRPr="00DB5707" w:rsidRDefault="00DB5707" w:rsidP="00DB5707">
            <w:pPr>
              <w:rPr>
                <w:ins w:id="703" w:author="Avin Mathew" w:date="2012-05-16T08:42:00Z"/>
              </w:rPr>
            </w:pPr>
            <w:ins w:id="704" w:author="Avin Mathew" w:date="2012-05-16T09:06:00Z">
              <w:r>
                <w:t>Process</w:t>
              </w:r>
            </w:ins>
          </w:p>
        </w:tc>
        <w:tc>
          <w:tcPr>
            <w:tcW w:w="3336" w:type="dxa"/>
            <w:tcPrChange w:id="705" w:author="Avin Mathew" w:date="2012-05-16T09:16:00Z">
              <w:tcPr>
                <w:tcW w:w="3336" w:type="dxa"/>
              </w:tcPr>
            </w:tcPrChange>
          </w:tcPr>
          <w:p w:rsidR="003739CA" w:rsidRPr="00DB5707" w:rsidRDefault="00DB5707" w:rsidP="00DB5707">
            <w:pPr>
              <w:rPr>
                <w:ins w:id="706" w:author="Avin Mathew" w:date="2012-05-16T08:42:00Z"/>
              </w:rPr>
            </w:pPr>
            <w:proofErr w:type="spellStart"/>
            <w:ins w:id="707" w:author="Avin Mathew" w:date="2012-05-16T09:06:00Z">
              <w:r>
                <w:t>CreateRegistry</w:t>
              </w:r>
            </w:ins>
            <w:proofErr w:type="spellEnd"/>
          </w:p>
        </w:tc>
      </w:tr>
      <w:tr w:rsidR="00DB5707" w:rsidRPr="00524D99" w:rsidTr="00F02950">
        <w:trPr>
          <w:ins w:id="708" w:author="Avin Mathew" w:date="2012-05-16T09:07:00Z"/>
        </w:trPr>
        <w:tc>
          <w:tcPr>
            <w:tcW w:w="4032" w:type="dxa"/>
            <w:tcPrChange w:id="709" w:author="Avin Mathew" w:date="2012-05-16T09:16:00Z">
              <w:tcPr>
                <w:tcW w:w="4032" w:type="dxa"/>
              </w:tcPr>
            </w:tcPrChange>
          </w:tcPr>
          <w:p w:rsidR="00DB5707" w:rsidRDefault="00DB5707" w:rsidP="00DB5707">
            <w:pPr>
              <w:rPr>
                <w:ins w:id="710" w:author="Avin Mathew" w:date="2012-05-16T09:07:00Z"/>
              </w:rPr>
            </w:pPr>
            <w:proofErr w:type="spellStart"/>
            <w:ins w:id="711" w:author="Avin Mathew" w:date="2012-05-16T09:07:00Z">
              <w:r>
                <w:t>ProcessCreateEquivalentEntries</w:t>
              </w:r>
              <w:proofErr w:type="spellEnd"/>
            </w:ins>
          </w:p>
        </w:tc>
        <w:tc>
          <w:tcPr>
            <w:tcW w:w="1488" w:type="dxa"/>
            <w:tcPrChange w:id="712" w:author="Avin Mathew" w:date="2012-05-16T09:16:00Z">
              <w:tcPr>
                <w:tcW w:w="1488" w:type="dxa"/>
              </w:tcPr>
            </w:tcPrChange>
          </w:tcPr>
          <w:p w:rsidR="00DB5707" w:rsidRDefault="00F02950" w:rsidP="00DB5707">
            <w:pPr>
              <w:rPr>
                <w:ins w:id="713" w:author="Avin Mathew" w:date="2012-05-16T09:07:00Z"/>
              </w:rPr>
            </w:pPr>
            <w:ins w:id="714" w:author="Avin Mathew" w:date="2012-05-16T09:12:00Z">
              <w:r>
                <w:t>Process</w:t>
              </w:r>
            </w:ins>
          </w:p>
        </w:tc>
        <w:tc>
          <w:tcPr>
            <w:tcW w:w="3336" w:type="dxa"/>
            <w:tcPrChange w:id="715" w:author="Avin Mathew" w:date="2012-05-16T09:16:00Z">
              <w:tcPr>
                <w:tcW w:w="3336" w:type="dxa"/>
              </w:tcPr>
            </w:tcPrChange>
          </w:tcPr>
          <w:p w:rsidR="00DB5707" w:rsidRDefault="00F02950" w:rsidP="00DB5707">
            <w:pPr>
              <w:rPr>
                <w:ins w:id="716" w:author="Avin Mathew" w:date="2012-05-16T09:07:00Z"/>
              </w:rPr>
            </w:pPr>
            <w:proofErr w:type="spellStart"/>
            <w:ins w:id="717" w:author="Avin Mathew" w:date="2012-05-16T09:12:00Z">
              <w:r>
                <w:t>CreateEquivalentEntries</w:t>
              </w:r>
            </w:ins>
            <w:proofErr w:type="spellEnd"/>
          </w:p>
        </w:tc>
      </w:tr>
      <w:tr w:rsidR="00F02950" w:rsidRPr="00524D99" w:rsidTr="00F02950">
        <w:trPr>
          <w:ins w:id="718" w:author="Avin Mathew" w:date="2012-05-16T09:12:00Z"/>
        </w:trPr>
        <w:tc>
          <w:tcPr>
            <w:tcW w:w="4032" w:type="dxa"/>
            <w:tcPrChange w:id="719" w:author="Avin Mathew" w:date="2012-05-16T09:16:00Z">
              <w:tcPr>
                <w:tcW w:w="4032" w:type="dxa"/>
              </w:tcPr>
            </w:tcPrChange>
          </w:tcPr>
          <w:p w:rsidR="00F02950" w:rsidRDefault="00F02950" w:rsidP="00DB5707">
            <w:pPr>
              <w:rPr>
                <w:ins w:id="720" w:author="Avin Mathew" w:date="2012-05-16T09:12:00Z"/>
              </w:rPr>
            </w:pPr>
            <w:proofErr w:type="spellStart"/>
            <w:ins w:id="721" w:author="Avin Mathew" w:date="2012-05-16T09:12:00Z">
              <w:r>
                <w:t>ProcessUpdateRegistry</w:t>
              </w:r>
              <w:proofErr w:type="spellEnd"/>
            </w:ins>
          </w:p>
        </w:tc>
        <w:tc>
          <w:tcPr>
            <w:tcW w:w="1488" w:type="dxa"/>
            <w:tcPrChange w:id="722" w:author="Avin Mathew" w:date="2012-05-16T09:16:00Z">
              <w:tcPr>
                <w:tcW w:w="1488" w:type="dxa"/>
              </w:tcPr>
            </w:tcPrChange>
          </w:tcPr>
          <w:p w:rsidR="00F02950" w:rsidRDefault="00F02950" w:rsidP="00DB5707">
            <w:pPr>
              <w:rPr>
                <w:ins w:id="723" w:author="Avin Mathew" w:date="2012-05-16T09:12:00Z"/>
              </w:rPr>
            </w:pPr>
            <w:ins w:id="724" w:author="Avin Mathew" w:date="2012-05-16T09:12:00Z">
              <w:r>
                <w:t>Process</w:t>
              </w:r>
            </w:ins>
          </w:p>
        </w:tc>
        <w:tc>
          <w:tcPr>
            <w:tcW w:w="3336" w:type="dxa"/>
            <w:tcPrChange w:id="725" w:author="Avin Mathew" w:date="2012-05-16T09:16:00Z">
              <w:tcPr>
                <w:tcW w:w="3336" w:type="dxa"/>
              </w:tcPr>
            </w:tcPrChange>
          </w:tcPr>
          <w:p w:rsidR="00F02950" w:rsidRDefault="00F02950" w:rsidP="00DB5707">
            <w:pPr>
              <w:rPr>
                <w:ins w:id="726" w:author="Avin Mathew" w:date="2012-05-16T09:12:00Z"/>
              </w:rPr>
            </w:pPr>
            <w:proofErr w:type="spellStart"/>
            <w:ins w:id="727" w:author="Avin Mathew" w:date="2012-05-16T09:12:00Z">
              <w:r>
                <w:t>UpdateRegistry</w:t>
              </w:r>
              <w:proofErr w:type="spellEnd"/>
            </w:ins>
          </w:p>
        </w:tc>
      </w:tr>
      <w:tr w:rsidR="00F02950" w:rsidRPr="00524D99" w:rsidTr="00F02950">
        <w:trPr>
          <w:ins w:id="728" w:author="Avin Mathew" w:date="2012-05-16T09:12:00Z"/>
        </w:trPr>
        <w:tc>
          <w:tcPr>
            <w:tcW w:w="4032" w:type="dxa"/>
            <w:tcPrChange w:id="729" w:author="Avin Mathew" w:date="2012-05-16T09:16:00Z">
              <w:tcPr>
                <w:tcW w:w="4032" w:type="dxa"/>
              </w:tcPr>
            </w:tcPrChange>
          </w:tcPr>
          <w:p w:rsidR="00F02950" w:rsidRDefault="00F02950" w:rsidP="00DB5707">
            <w:pPr>
              <w:rPr>
                <w:ins w:id="730" w:author="Avin Mathew" w:date="2012-05-16T09:12:00Z"/>
              </w:rPr>
            </w:pPr>
            <w:proofErr w:type="spellStart"/>
            <w:ins w:id="731" w:author="Avin Mathew" w:date="2012-05-16T09:12:00Z">
              <w:r>
                <w:t>ProcessUpdateEntryCIRID</w:t>
              </w:r>
              <w:proofErr w:type="spellEnd"/>
            </w:ins>
          </w:p>
        </w:tc>
        <w:tc>
          <w:tcPr>
            <w:tcW w:w="1488" w:type="dxa"/>
            <w:tcPrChange w:id="732" w:author="Avin Mathew" w:date="2012-05-16T09:16:00Z">
              <w:tcPr>
                <w:tcW w:w="1488" w:type="dxa"/>
              </w:tcPr>
            </w:tcPrChange>
          </w:tcPr>
          <w:p w:rsidR="00F02950" w:rsidRDefault="00F02950" w:rsidP="00DB5707">
            <w:pPr>
              <w:rPr>
                <w:ins w:id="733" w:author="Avin Mathew" w:date="2012-05-16T09:12:00Z"/>
              </w:rPr>
            </w:pPr>
            <w:ins w:id="734" w:author="Avin Mathew" w:date="2012-05-16T09:12:00Z">
              <w:r>
                <w:t>Process</w:t>
              </w:r>
            </w:ins>
          </w:p>
        </w:tc>
        <w:tc>
          <w:tcPr>
            <w:tcW w:w="3336" w:type="dxa"/>
            <w:tcPrChange w:id="735" w:author="Avin Mathew" w:date="2012-05-16T09:16:00Z">
              <w:tcPr>
                <w:tcW w:w="3336" w:type="dxa"/>
              </w:tcPr>
            </w:tcPrChange>
          </w:tcPr>
          <w:p w:rsidR="00F02950" w:rsidRDefault="00F02950" w:rsidP="00DB5707">
            <w:pPr>
              <w:rPr>
                <w:ins w:id="736" w:author="Avin Mathew" w:date="2012-05-16T09:12:00Z"/>
              </w:rPr>
            </w:pPr>
            <w:proofErr w:type="spellStart"/>
            <w:ins w:id="737" w:author="Avin Mathew" w:date="2012-05-16T09:12:00Z">
              <w:r>
                <w:t>UpdateEntryCIRID</w:t>
              </w:r>
              <w:proofErr w:type="spellEnd"/>
            </w:ins>
          </w:p>
        </w:tc>
      </w:tr>
      <w:tr w:rsidR="00F02950" w:rsidRPr="00524D99" w:rsidTr="00F02950">
        <w:trPr>
          <w:ins w:id="738" w:author="Avin Mathew" w:date="2012-05-16T09:12:00Z"/>
        </w:trPr>
        <w:tc>
          <w:tcPr>
            <w:tcW w:w="4032" w:type="dxa"/>
            <w:tcPrChange w:id="739" w:author="Avin Mathew" w:date="2012-05-16T09:16:00Z">
              <w:tcPr>
                <w:tcW w:w="4032" w:type="dxa"/>
              </w:tcPr>
            </w:tcPrChange>
          </w:tcPr>
          <w:p w:rsidR="00F02950" w:rsidRDefault="00F02950" w:rsidP="00DB5707">
            <w:pPr>
              <w:rPr>
                <w:ins w:id="740" w:author="Avin Mathew" w:date="2012-05-16T09:12:00Z"/>
              </w:rPr>
            </w:pPr>
            <w:proofErr w:type="spellStart"/>
            <w:ins w:id="741" w:author="Avin Mathew" w:date="2012-05-16T09:12:00Z">
              <w:r>
                <w:t>ProcessDeleteRegistry</w:t>
              </w:r>
              <w:proofErr w:type="spellEnd"/>
            </w:ins>
          </w:p>
        </w:tc>
        <w:tc>
          <w:tcPr>
            <w:tcW w:w="1488" w:type="dxa"/>
            <w:tcPrChange w:id="742" w:author="Avin Mathew" w:date="2012-05-16T09:16:00Z">
              <w:tcPr>
                <w:tcW w:w="1488" w:type="dxa"/>
              </w:tcPr>
            </w:tcPrChange>
          </w:tcPr>
          <w:p w:rsidR="00F02950" w:rsidRDefault="00F02950" w:rsidP="00DB5707">
            <w:pPr>
              <w:rPr>
                <w:ins w:id="743" w:author="Avin Mathew" w:date="2012-05-16T09:12:00Z"/>
              </w:rPr>
            </w:pPr>
            <w:ins w:id="744" w:author="Avin Mathew" w:date="2012-05-16T09:12:00Z">
              <w:r>
                <w:t>Process</w:t>
              </w:r>
            </w:ins>
          </w:p>
        </w:tc>
        <w:tc>
          <w:tcPr>
            <w:tcW w:w="3336" w:type="dxa"/>
            <w:tcPrChange w:id="745" w:author="Avin Mathew" w:date="2012-05-16T09:16:00Z">
              <w:tcPr>
                <w:tcW w:w="3336" w:type="dxa"/>
              </w:tcPr>
            </w:tcPrChange>
          </w:tcPr>
          <w:p w:rsidR="00F02950" w:rsidRDefault="00F02950" w:rsidP="00DB5707">
            <w:pPr>
              <w:rPr>
                <w:ins w:id="746" w:author="Avin Mathew" w:date="2012-05-16T09:12:00Z"/>
              </w:rPr>
            </w:pPr>
            <w:proofErr w:type="spellStart"/>
            <w:ins w:id="747" w:author="Avin Mathew" w:date="2012-05-16T09:13:00Z">
              <w:r>
                <w:t>DeleteRegistry</w:t>
              </w:r>
            </w:ins>
            <w:proofErr w:type="spellEnd"/>
          </w:p>
        </w:tc>
      </w:tr>
      <w:tr w:rsidR="00F02950" w:rsidRPr="00524D99" w:rsidTr="00F02950">
        <w:trPr>
          <w:ins w:id="748" w:author="Avin Mathew" w:date="2012-05-16T09:13:00Z"/>
        </w:trPr>
        <w:tc>
          <w:tcPr>
            <w:tcW w:w="4032" w:type="dxa"/>
            <w:tcPrChange w:id="749" w:author="Avin Mathew" w:date="2012-05-16T09:16:00Z">
              <w:tcPr>
                <w:tcW w:w="4032" w:type="dxa"/>
              </w:tcPr>
            </w:tcPrChange>
          </w:tcPr>
          <w:p w:rsidR="00F02950" w:rsidRDefault="00F02950" w:rsidP="00DB5707">
            <w:pPr>
              <w:rPr>
                <w:ins w:id="750" w:author="Avin Mathew" w:date="2012-05-16T09:13:00Z"/>
              </w:rPr>
            </w:pPr>
            <w:proofErr w:type="spellStart"/>
            <w:ins w:id="751" w:author="Avin Mathew" w:date="2012-05-16T09:13:00Z">
              <w:r>
                <w:t>ProcessDeleteCategory</w:t>
              </w:r>
              <w:proofErr w:type="spellEnd"/>
            </w:ins>
          </w:p>
        </w:tc>
        <w:tc>
          <w:tcPr>
            <w:tcW w:w="1488" w:type="dxa"/>
            <w:tcPrChange w:id="752" w:author="Avin Mathew" w:date="2012-05-16T09:16:00Z">
              <w:tcPr>
                <w:tcW w:w="1488" w:type="dxa"/>
              </w:tcPr>
            </w:tcPrChange>
          </w:tcPr>
          <w:p w:rsidR="00F02950" w:rsidRDefault="00F02950" w:rsidP="00DB5707">
            <w:pPr>
              <w:rPr>
                <w:ins w:id="753" w:author="Avin Mathew" w:date="2012-05-16T09:13:00Z"/>
              </w:rPr>
            </w:pPr>
            <w:ins w:id="754" w:author="Avin Mathew" w:date="2012-05-16T09:13:00Z">
              <w:r>
                <w:t>Process</w:t>
              </w:r>
            </w:ins>
          </w:p>
        </w:tc>
        <w:tc>
          <w:tcPr>
            <w:tcW w:w="3336" w:type="dxa"/>
            <w:tcPrChange w:id="755" w:author="Avin Mathew" w:date="2012-05-16T09:16:00Z">
              <w:tcPr>
                <w:tcW w:w="3336" w:type="dxa"/>
              </w:tcPr>
            </w:tcPrChange>
          </w:tcPr>
          <w:p w:rsidR="00F02950" w:rsidRDefault="00F02950" w:rsidP="00DB5707">
            <w:pPr>
              <w:rPr>
                <w:ins w:id="756" w:author="Avin Mathew" w:date="2012-05-16T09:13:00Z"/>
              </w:rPr>
            </w:pPr>
            <w:proofErr w:type="spellStart"/>
            <w:ins w:id="757" w:author="Avin Mathew" w:date="2012-05-16T09:13:00Z">
              <w:r>
                <w:t>DeleteCategory</w:t>
              </w:r>
              <w:proofErr w:type="spellEnd"/>
            </w:ins>
          </w:p>
        </w:tc>
      </w:tr>
      <w:tr w:rsidR="00F02950" w:rsidRPr="00524D99" w:rsidTr="00F02950">
        <w:trPr>
          <w:ins w:id="758" w:author="Avin Mathew" w:date="2012-05-16T09:13:00Z"/>
        </w:trPr>
        <w:tc>
          <w:tcPr>
            <w:tcW w:w="4032" w:type="dxa"/>
            <w:tcPrChange w:id="759" w:author="Avin Mathew" w:date="2012-05-16T09:16:00Z">
              <w:tcPr>
                <w:tcW w:w="4032" w:type="dxa"/>
              </w:tcPr>
            </w:tcPrChange>
          </w:tcPr>
          <w:p w:rsidR="00F02950" w:rsidRDefault="00F02950" w:rsidP="00DB5707">
            <w:pPr>
              <w:rPr>
                <w:ins w:id="760" w:author="Avin Mathew" w:date="2012-05-16T09:13:00Z"/>
              </w:rPr>
            </w:pPr>
            <w:proofErr w:type="spellStart"/>
            <w:ins w:id="761" w:author="Avin Mathew" w:date="2012-05-16T09:13:00Z">
              <w:r>
                <w:t>ProcessDeleteEntries</w:t>
              </w:r>
              <w:proofErr w:type="spellEnd"/>
            </w:ins>
          </w:p>
        </w:tc>
        <w:tc>
          <w:tcPr>
            <w:tcW w:w="1488" w:type="dxa"/>
            <w:tcPrChange w:id="762" w:author="Avin Mathew" w:date="2012-05-16T09:16:00Z">
              <w:tcPr>
                <w:tcW w:w="1488" w:type="dxa"/>
              </w:tcPr>
            </w:tcPrChange>
          </w:tcPr>
          <w:p w:rsidR="00F02950" w:rsidRDefault="00F02950" w:rsidP="00DB5707">
            <w:pPr>
              <w:rPr>
                <w:ins w:id="763" w:author="Avin Mathew" w:date="2012-05-16T09:13:00Z"/>
              </w:rPr>
            </w:pPr>
            <w:ins w:id="764" w:author="Avin Mathew" w:date="2012-05-16T09:13:00Z">
              <w:r>
                <w:t>Process</w:t>
              </w:r>
            </w:ins>
          </w:p>
        </w:tc>
        <w:tc>
          <w:tcPr>
            <w:tcW w:w="3336" w:type="dxa"/>
            <w:tcPrChange w:id="765" w:author="Avin Mathew" w:date="2012-05-16T09:16:00Z">
              <w:tcPr>
                <w:tcW w:w="3336" w:type="dxa"/>
              </w:tcPr>
            </w:tcPrChange>
          </w:tcPr>
          <w:p w:rsidR="00F02950" w:rsidRDefault="00F02950" w:rsidP="00DB5707">
            <w:pPr>
              <w:rPr>
                <w:ins w:id="766" w:author="Avin Mathew" w:date="2012-05-16T09:13:00Z"/>
              </w:rPr>
            </w:pPr>
            <w:proofErr w:type="spellStart"/>
            <w:ins w:id="767" w:author="Avin Mathew" w:date="2012-05-16T09:13:00Z">
              <w:r>
                <w:t>DeleteEntries</w:t>
              </w:r>
              <w:proofErr w:type="spellEnd"/>
            </w:ins>
          </w:p>
        </w:tc>
      </w:tr>
      <w:tr w:rsidR="00F02950" w:rsidRPr="00524D99" w:rsidTr="00F02950">
        <w:trPr>
          <w:ins w:id="768" w:author="Avin Mathew" w:date="2012-05-16T09:13:00Z"/>
        </w:trPr>
        <w:tc>
          <w:tcPr>
            <w:tcW w:w="4032" w:type="dxa"/>
            <w:tcPrChange w:id="769" w:author="Avin Mathew" w:date="2012-05-16T09:16:00Z">
              <w:tcPr>
                <w:tcW w:w="4032" w:type="dxa"/>
              </w:tcPr>
            </w:tcPrChange>
          </w:tcPr>
          <w:p w:rsidR="00F02950" w:rsidRDefault="00F02950" w:rsidP="00DB5707">
            <w:pPr>
              <w:rPr>
                <w:ins w:id="770" w:author="Avin Mathew" w:date="2012-05-16T09:13:00Z"/>
              </w:rPr>
            </w:pPr>
            <w:proofErr w:type="spellStart"/>
            <w:ins w:id="771" w:author="Avin Mathew" w:date="2012-05-16T09:13:00Z">
              <w:r>
                <w:t>ProcessDeleteProperties</w:t>
              </w:r>
              <w:proofErr w:type="spellEnd"/>
            </w:ins>
          </w:p>
        </w:tc>
        <w:tc>
          <w:tcPr>
            <w:tcW w:w="1488" w:type="dxa"/>
            <w:tcPrChange w:id="772" w:author="Avin Mathew" w:date="2012-05-16T09:16:00Z">
              <w:tcPr>
                <w:tcW w:w="1488" w:type="dxa"/>
              </w:tcPr>
            </w:tcPrChange>
          </w:tcPr>
          <w:p w:rsidR="00F02950" w:rsidRDefault="00F02950" w:rsidP="00DB5707">
            <w:pPr>
              <w:rPr>
                <w:ins w:id="773" w:author="Avin Mathew" w:date="2012-05-16T09:13:00Z"/>
              </w:rPr>
            </w:pPr>
            <w:ins w:id="774" w:author="Avin Mathew" w:date="2012-05-16T09:13:00Z">
              <w:r>
                <w:t>Process</w:t>
              </w:r>
            </w:ins>
          </w:p>
        </w:tc>
        <w:tc>
          <w:tcPr>
            <w:tcW w:w="3336" w:type="dxa"/>
            <w:tcPrChange w:id="775" w:author="Avin Mathew" w:date="2012-05-16T09:16:00Z">
              <w:tcPr>
                <w:tcW w:w="3336" w:type="dxa"/>
              </w:tcPr>
            </w:tcPrChange>
          </w:tcPr>
          <w:p w:rsidR="00F02950" w:rsidRDefault="00F02950" w:rsidP="00DB5707">
            <w:pPr>
              <w:rPr>
                <w:ins w:id="776" w:author="Avin Mathew" w:date="2012-05-16T09:13:00Z"/>
              </w:rPr>
            </w:pPr>
            <w:proofErr w:type="spellStart"/>
            <w:ins w:id="777" w:author="Avin Mathew" w:date="2012-05-16T09:13:00Z">
              <w:r>
                <w:t>DeleteProperties</w:t>
              </w:r>
              <w:proofErr w:type="spellEnd"/>
            </w:ins>
          </w:p>
        </w:tc>
      </w:tr>
      <w:tr w:rsidR="00F02950" w:rsidRPr="00524D99" w:rsidTr="00F02950">
        <w:trPr>
          <w:ins w:id="778" w:author="Avin Mathew" w:date="2012-05-16T09:13:00Z"/>
        </w:trPr>
        <w:tc>
          <w:tcPr>
            <w:tcW w:w="4032" w:type="dxa"/>
            <w:tcPrChange w:id="779" w:author="Avin Mathew" w:date="2012-05-16T09:16:00Z">
              <w:tcPr>
                <w:tcW w:w="4032" w:type="dxa"/>
              </w:tcPr>
            </w:tcPrChange>
          </w:tcPr>
          <w:p w:rsidR="00F02950" w:rsidRDefault="00F02950" w:rsidP="00DB5707">
            <w:pPr>
              <w:rPr>
                <w:ins w:id="780" w:author="Avin Mathew" w:date="2012-05-16T09:13:00Z"/>
              </w:rPr>
            </w:pPr>
            <w:proofErr w:type="spellStart"/>
            <w:ins w:id="781" w:author="Avin Mathew" w:date="2012-05-16T09:13:00Z">
              <w:r>
                <w:t>GetRegistry</w:t>
              </w:r>
              <w:proofErr w:type="spellEnd"/>
            </w:ins>
          </w:p>
        </w:tc>
        <w:tc>
          <w:tcPr>
            <w:tcW w:w="1488" w:type="dxa"/>
            <w:tcPrChange w:id="782" w:author="Avin Mathew" w:date="2012-05-16T09:16:00Z">
              <w:tcPr>
                <w:tcW w:w="1488" w:type="dxa"/>
              </w:tcPr>
            </w:tcPrChange>
          </w:tcPr>
          <w:p w:rsidR="00F02950" w:rsidRDefault="00F02950" w:rsidP="00DB5707">
            <w:pPr>
              <w:rPr>
                <w:ins w:id="783" w:author="Avin Mathew" w:date="2012-05-16T09:13:00Z"/>
              </w:rPr>
            </w:pPr>
            <w:ins w:id="784" w:author="Avin Mathew" w:date="2012-05-16T09:13:00Z">
              <w:r>
                <w:t>Get</w:t>
              </w:r>
            </w:ins>
          </w:p>
        </w:tc>
        <w:tc>
          <w:tcPr>
            <w:tcW w:w="3336" w:type="dxa"/>
            <w:tcPrChange w:id="785" w:author="Avin Mathew" w:date="2012-05-16T09:16:00Z">
              <w:tcPr>
                <w:tcW w:w="3336" w:type="dxa"/>
              </w:tcPr>
            </w:tcPrChange>
          </w:tcPr>
          <w:p w:rsidR="00F02950" w:rsidRDefault="00F02950" w:rsidP="00DB5707">
            <w:pPr>
              <w:rPr>
                <w:ins w:id="786" w:author="Avin Mathew" w:date="2012-05-16T09:13:00Z"/>
              </w:rPr>
            </w:pPr>
            <w:proofErr w:type="spellStart"/>
            <w:ins w:id="787" w:author="Avin Mathew" w:date="2012-05-16T09:13:00Z">
              <w:r>
                <w:t>GetRegistry</w:t>
              </w:r>
              <w:proofErr w:type="spellEnd"/>
            </w:ins>
          </w:p>
        </w:tc>
      </w:tr>
      <w:tr w:rsidR="00F02950" w:rsidRPr="00524D99" w:rsidTr="00F02950">
        <w:trPr>
          <w:ins w:id="788" w:author="Avin Mathew" w:date="2012-05-16T09:14:00Z"/>
        </w:trPr>
        <w:tc>
          <w:tcPr>
            <w:tcW w:w="4032" w:type="dxa"/>
            <w:tcPrChange w:id="789" w:author="Avin Mathew" w:date="2012-05-16T09:16:00Z">
              <w:tcPr>
                <w:tcW w:w="4032" w:type="dxa"/>
              </w:tcPr>
            </w:tcPrChange>
          </w:tcPr>
          <w:p w:rsidR="00F02950" w:rsidRDefault="00F02950" w:rsidP="00DB5707">
            <w:pPr>
              <w:rPr>
                <w:ins w:id="790" w:author="Avin Mathew" w:date="2012-05-16T09:14:00Z"/>
              </w:rPr>
            </w:pPr>
            <w:proofErr w:type="spellStart"/>
            <w:ins w:id="791" w:author="Avin Mathew" w:date="2012-05-16T09:14:00Z">
              <w:r>
                <w:t>GetEquivalentEntries</w:t>
              </w:r>
              <w:proofErr w:type="spellEnd"/>
            </w:ins>
          </w:p>
        </w:tc>
        <w:tc>
          <w:tcPr>
            <w:tcW w:w="1488" w:type="dxa"/>
            <w:tcPrChange w:id="792" w:author="Avin Mathew" w:date="2012-05-16T09:16:00Z">
              <w:tcPr>
                <w:tcW w:w="1488" w:type="dxa"/>
              </w:tcPr>
            </w:tcPrChange>
          </w:tcPr>
          <w:p w:rsidR="00F02950" w:rsidRDefault="00F02950" w:rsidP="00DB5707">
            <w:pPr>
              <w:rPr>
                <w:ins w:id="793" w:author="Avin Mathew" w:date="2012-05-16T09:14:00Z"/>
              </w:rPr>
            </w:pPr>
            <w:ins w:id="794" w:author="Avin Mathew" w:date="2012-05-16T09:14:00Z">
              <w:r>
                <w:t>Get</w:t>
              </w:r>
            </w:ins>
          </w:p>
        </w:tc>
        <w:tc>
          <w:tcPr>
            <w:tcW w:w="3336" w:type="dxa"/>
            <w:tcPrChange w:id="795" w:author="Avin Mathew" w:date="2012-05-16T09:16:00Z">
              <w:tcPr>
                <w:tcW w:w="3336" w:type="dxa"/>
              </w:tcPr>
            </w:tcPrChange>
          </w:tcPr>
          <w:p w:rsidR="00F02950" w:rsidRDefault="00F02950" w:rsidP="00DB5707">
            <w:pPr>
              <w:rPr>
                <w:ins w:id="796" w:author="Avin Mathew" w:date="2012-05-16T09:14:00Z"/>
              </w:rPr>
            </w:pPr>
            <w:proofErr w:type="spellStart"/>
            <w:ins w:id="797" w:author="Avin Mathew" w:date="2012-05-16T09:14:00Z">
              <w:r>
                <w:t>GetEquivalentEntries</w:t>
              </w:r>
              <w:proofErr w:type="spellEnd"/>
            </w:ins>
          </w:p>
        </w:tc>
      </w:tr>
      <w:tr w:rsidR="00F02950" w:rsidRPr="00524D99" w:rsidTr="00F02950">
        <w:trPr>
          <w:ins w:id="798" w:author="Avin Mathew" w:date="2012-05-16T09:14:00Z"/>
        </w:trPr>
        <w:tc>
          <w:tcPr>
            <w:tcW w:w="4032" w:type="dxa"/>
            <w:tcPrChange w:id="799" w:author="Avin Mathew" w:date="2012-05-16T09:16:00Z">
              <w:tcPr>
                <w:tcW w:w="4032" w:type="dxa"/>
              </w:tcPr>
            </w:tcPrChange>
          </w:tcPr>
          <w:p w:rsidR="00F02950" w:rsidRDefault="00F02950" w:rsidP="00DB5707">
            <w:pPr>
              <w:rPr>
                <w:ins w:id="800" w:author="Avin Mathew" w:date="2012-05-16T09:14:00Z"/>
              </w:rPr>
            </w:pPr>
            <w:proofErr w:type="spellStart"/>
            <w:ins w:id="801" w:author="Avin Mathew" w:date="2012-05-16T09:14:00Z">
              <w:r>
                <w:t>GetEntriesByCIRID</w:t>
              </w:r>
              <w:proofErr w:type="spellEnd"/>
            </w:ins>
          </w:p>
        </w:tc>
        <w:tc>
          <w:tcPr>
            <w:tcW w:w="1488" w:type="dxa"/>
            <w:tcPrChange w:id="802" w:author="Avin Mathew" w:date="2012-05-16T09:16:00Z">
              <w:tcPr>
                <w:tcW w:w="1488" w:type="dxa"/>
              </w:tcPr>
            </w:tcPrChange>
          </w:tcPr>
          <w:p w:rsidR="00F02950" w:rsidRDefault="00F02950" w:rsidP="00DB5707">
            <w:pPr>
              <w:rPr>
                <w:ins w:id="803" w:author="Avin Mathew" w:date="2012-05-16T09:14:00Z"/>
              </w:rPr>
            </w:pPr>
            <w:ins w:id="804" w:author="Avin Mathew" w:date="2012-05-16T09:14:00Z">
              <w:r>
                <w:t>Get</w:t>
              </w:r>
            </w:ins>
          </w:p>
        </w:tc>
        <w:tc>
          <w:tcPr>
            <w:tcW w:w="3336" w:type="dxa"/>
            <w:tcPrChange w:id="805" w:author="Avin Mathew" w:date="2012-05-16T09:16:00Z">
              <w:tcPr>
                <w:tcW w:w="3336" w:type="dxa"/>
              </w:tcPr>
            </w:tcPrChange>
          </w:tcPr>
          <w:p w:rsidR="00F02950" w:rsidRDefault="00F02950" w:rsidP="00DB5707">
            <w:pPr>
              <w:rPr>
                <w:ins w:id="806" w:author="Avin Mathew" w:date="2012-05-16T09:14:00Z"/>
              </w:rPr>
            </w:pPr>
            <w:proofErr w:type="spellStart"/>
            <w:ins w:id="807" w:author="Avin Mathew" w:date="2012-05-16T09:14:00Z">
              <w:r>
                <w:t>GetEntriesByCIRID</w:t>
              </w:r>
              <w:proofErr w:type="spellEnd"/>
            </w:ins>
          </w:p>
        </w:tc>
      </w:tr>
      <w:tr w:rsidR="00F02950" w:rsidRPr="00524D99" w:rsidTr="00F02950">
        <w:trPr>
          <w:ins w:id="808" w:author="Avin Mathew" w:date="2012-05-16T09:14:00Z"/>
        </w:trPr>
        <w:tc>
          <w:tcPr>
            <w:tcW w:w="4032" w:type="dxa"/>
            <w:tcPrChange w:id="809" w:author="Avin Mathew" w:date="2012-05-16T09:16:00Z">
              <w:tcPr>
                <w:tcW w:w="4032" w:type="dxa"/>
              </w:tcPr>
            </w:tcPrChange>
          </w:tcPr>
          <w:p w:rsidR="00F02950" w:rsidRDefault="00F02950" w:rsidP="00DB5707">
            <w:pPr>
              <w:rPr>
                <w:ins w:id="810" w:author="Avin Mathew" w:date="2012-05-16T09:14:00Z"/>
              </w:rPr>
            </w:pPr>
            <w:proofErr w:type="spellStart"/>
            <w:ins w:id="811" w:author="Avin Mathew" w:date="2012-05-16T09:14:00Z">
              <w:r>
                <w:t>ShowRegistry</w:t>
              </w:r>
              <w:proofErr w:type="spellEnd"/>
            </w:ins>
          </w:p>
        </w:tc>
        <w:tc>
          <w:tcPr>
            <w:tcW w:w="1488" w:type="dxa"/>
            <w:tcPrChange w:id="812" w:author="Avin Mathew" w:date="2012-05-16T09:16:00Z">
              <w:tcPr>
                <w:tcW w:w="1488" w:type="dxa"/>
              </w:tcPr>
            </w:tcPrChange>
          </w:tcPr>
          <w:p w:rsidR="00F02950" w:rsidRDefault="00F02950" w:rsidP="00DB5707">
            <w:pPr>
              <w:rPr>
                <w:ins w:id="813" w:author="Avin Mathew" w:date="2012-05-16T09:14:00Z"/>
              </w:rPr>
            </w:pPr>
            <w:ins w:id="814" w:author="Avin Mathew" w:date="2012-05-16T09:14:00Z">
              <w:r>
                <w:t>Show</w:t>
              </w:r>
            </w:ins>
          </w:p>
        </w:tc>
        <w:tc>
          <w:tcPr>
            <w:tcW w:w="3336" w:type="dxa"/>
            <w:tcPrChange w:id="815" w:author="Avin Mathew" w:date="2012-05-16T09:16:00Z">
              <w:tcPr>
                <w:tcW w:w="3336" w:type="dxa"/>
              </w:tcPr>
            </w:tcPrChange>
          </w:tcPr>
          <w:p w:rsidR="00F02950" w:rsidRDefault="00F02950" w:rsidP="00DB5707">
            <w:pPr>
              <w:rPr>
                <w:ins w:id="816" w:author="Avin Mathew" w:date="2012-05-16T09:14:00Z"/>
              </w:rPr>
            </w:pPr>
            <w:proofErr w:type="spellStart"/>
            <w:ins w:id="817" w:author="Avin Mathew" w:date="2012-05-16T09:14:00Z">
              <w:r>
                <w:t>GetRegistryResponse</w:t>
              </w:r>
              <w:proofErr w:type="spellEnd"/>
            </w:ins>
          </w:p>
        </w:tc>
      </w:tr>
      <w:tr w:rsidR="00F02950" w:rsidRPr="00524D99" w:rsidTr="00F02950">
        <w:trPr>
          <w:ins w:id="818" w:author="Avin Mathew" w:date="2012-05-16T09:14:00Z"/>
        </w:trPr>
        <w:tc>
          <w:tcPr>
            <w:tcW w:w="4032" w:type="dxa"/>
            <w:tcPrChange w:id="819" w:author="Avin Mathew" w:date="2012-05-16T09:16:00Z">
              <w:tcPr>
                <w:tcW w:w="4032" w:type="dxa"/>
              </w:tcPr>
            </w:tcPrChange>
          </w:tcPr>
          <w:p w:rsidR="00F02950" w:rsidRDefault="00F02950" w:rsidP="00DB5707">
            <w:pPr>
              <w:rPr>
                <w:ins w:id="820" w:author="Avin Mathew" w:date="2012-05-16T09:14:00Z"/>
              </w:rPr>
            </w:pPr>
            <w:proofErr w:type="spellStart"/>
            <w:ins w:id="821" w:author="Avin Mathew" w:date="2012-05-16T09:14:00Z">
              <w:r>
                <w:t>ShowEquivalentEntries</w:t>
              </w:r>
              <w:proofErr w:type="spellEnd"/>
            </w:ins>
          </w:p>
        </w:tc>
        <w:tc>
          <w:tcPr>
            <w:tcW w:w="1488" w:type="dxa"/>
            <w:tcPrChange w:id="822" w:author="Avin Mathew" w:date="2012-05-16T09:16:00Z">
              <w:tcPr>
                <w:tcW w:w="1488" w:type="dxa"/>
              </w:tcPr>
            </w:tcPrChange>
          </w:tcPr>
          <w:p w:rsidR="00F02950" w:rsidRDefault="00F02950" w:rsidP="00DB5707">
            <w:pPr>
              <w:rPr>
                <w:ins w:id="823" w:author="Avin Mathew" w:date="2012-05-16T09:14:00Z"/>
              </w:rPr>
            </w:pPr>
            <w:ins w:id="824" w:author="Avin Mathew" w:date="2012-05-16T09:14:00Z">
              <w:r>
                <w:t>Show</w:t>
              </w:r>
            </w:ins>
          </w:p>
        </w:tc>
        <w:tc>
          <w:tcPr>
            <w:tcW w:w="3336" w:type="dxa"/>
            <w:tcPrChange w:id="825" w:author="Avin Mathew" w:date="2012-05-16T09:16:00Z">
              <w:tcPr>
                <w:tcW w:w="3336" w:type="dxa"/>
              </w:tcPr>
            </w:tcPrChange>
          </w:tcPr>
          <w:p w:rsidR="00F02950" w:rsidRDefault="00F02950" w:rsidP="00DB5707">
            <w:pPr>
              <w:rPr>
                <w:ins w:id="826" w:author="Avin Mathew" w:date="2012-05-16T09:14:00Z"/>
              </w:rPr>
            </w:pPr>
            <w:proofErr w:type="spellStart"/>
            <w:ins w:id="827" w:author="Avin Mathew" w:date="2012-05-16T09:14:00Z">
              <w:r>
                <w:t>GetEquivalentEntriesResponse</w:t>
              </w:r>
              <w:proofErr w:type="spellEnd"/>
            </w:ins>
          </w:p>
        </w:tc>
      </w:tr>
      <w:tr w:rsidR="00F02950" w:rsidRPr="00524D99" w:rsidTr="00F02950">
        <w:trPr>
          <w:ins w:id="828" w:author="Avin Mathew" w:date="2012-05-16T09:14:00Z"/>
        </w:trPr>
        <w:tc>
          <w:tcPr>
            <w:tcW w:w="4032" w:type="dxa"/>
            <w:tcPrChange w:id="829" w:author="Avin Mathew" w:date="2012-05-16T09:16:00Z">
              <w:tcPr>
                <w:tcW w:w="4032" w:type="dxa"/>
              </w:tcPr>
            </w:tcPrChange>
          </w:tcPr>
          <w:p w:rsidR="00F02950" w:rsidRDefault="00F02950" w:rsidP="00DB5707">
            <w:pPr>
              <w:rPr>
                <w:ins w:id="830" w:author="Avin Mathew" w:date="2012-05-16T09:14:00Z"/>
              </w:rPr>
            </w:pPr>
            <w:proofErr w:type="spellStart"/>
            <w:ins w:id="831" w:author="Avin Mathew" w:date="2012-05-16T09:14:00Z">
              <w:r>
                <w:t>ShowEntriesByCIRID</w:t>
              </w:r>
              <w:proofErr w:type="spellEnd"/>
            </w:ins>
          </w:p>
        </w:tc>
        <w:tc>
          <w:tcPr>
            <w:tcW w:w="1488" w:type="dxa"/>
            <w:tcPrChange w:id="832" w:author="Avin Mathew" w:date="2012-05-16T09:16:00Z">
              <w:tcPr>
                <w:tcW w:w="1488" w:type="dxa"/>
              </w:tcPr>
            </w:tcPrChange>
          </w:tcPr>
          <w:p w:rsidR="00F02950" w:rsidRDefault="00F02950" w:rsidP="00DB5707">
            <w:pPr>
              <w:rPr>
                <w:ins w:id="833" w:author="Avin Mathew" w:date="2012-05-16T09:14:00Z"/>
              </w:rPr>
            </w:pPr>
            <w:ins w:id="834" w:author="Avin Mathew" w:date="2012-05-16T09:15:00Z">
              <w:r>
                <w:t>Show</w:t>
              </w:r>
            </w:ins>
          </w:p>
        </w:tc>
        <w:tc>
          <w:tcPr>
            <w:tcW w:w="3336" w:type="dxa"/>
            <w:tcPrChange w:id="835" w:author="Avin Mathew" w:date="2012-05-16T09:16:00Z">
              <w:tcPr>
                <w:tcW w:w="3336" w:type="dxa"/>
              </w:tcPr>
            </w:tcPrChange>
          </w:tcPr>
          <w:p w:rsidR="00F02950" w:rsidRDefault="00F02950" w:rsidP="00F02950">
            <w:pPr>
              <w:rPr>
                <w:ins w:id="836" w:author="Avin Mathew" w:date="2012-05-16T09:14:00Z"/>
              </w:rPr>
            </w:pPr>
            <w:proofErr w:type="spellStart"/>
            <w:ins w:id="837" w:author="Avin Mathew" w:date="2012-05-16T09:15:00Z">
              <w:r>
                <w:t>GetEntriesByCIRIDResponse</w:t>
              </w:r>
            </w:ins>
            <w:proofErr w:type="spellEnd"/>
          </w:p>
        </w:tc>
      </w:tr>
    </w:tbl>
    <w:p w:rsidR="00DB5707" w:rsidRDefault="00DB5707" w:rsidP="00DB5707">
      <w:pPr>
        <w:pStyle w:val="Heading2"/>
        <w:numPr>
          <w:ilvl w:val="0"/>
          <w:numId w:val="0"/>
        </w:numPr>
        <w:rPr>
          <w:ins w:id="838" w:author="Avin Mathew" w:date="2012-05-16T09:05:00Z"/>
        </w:rPr>
      </w:pPr>
      <w:bookmarkStart w:id="839" w:name="_Toc329256902"/>
      <w:ins w:id="840" w:author="Avin Mathew" w:date="2012-05-16T09:05:00Z">
        <w:r>
          <w:t>Request/Response BODs</w:t>
        </w:r>
        <w:bookmarkEnd w:id="839"/>
      </w:ins>
    </w:p>
    <w:p w:rsidR="003739CA" w:rsidRPr="00DB5707" w:rsidRDefault="003739CA" w:rsidP="00DB5707">
      <w:pPr>
        <w:rPr>
          <w:ins w:id="841" w:author="Avin Mathew" w:date="2012-05-16T08:42:00Z"/>
        </w:rPr>
      </w:pPr>
      <w:commentRangeStart w:id="842"/>
      <w:ins w:id="843" w:author="Avin Mathew" w:date="2012-05-16T08:42:00Z">
        <w:r w:rsidRPr="00DB5707">
          <w:t xml:space="preserve">The following table correlates the </w:t>
        </w:r>
      </w:ins>
      <w:ins w:id="844" w:author="Avin Mathew" w:date="2012-05-16T09:19:00Z">
        <w:r w:rsidR="00F02950">
          <w:t xml:space="preserve">CIR </w:t>
        </w:r>
      </w:ins>
      <w:ins w:id="845" w:author="Avin Mathew" w:date="2012-05-16T08:42:00Z">
        <w:r w:rsidRPr="00DB5707">
          <w:t>response (</w:t>
        </w:r>
        <w:r w:rsidRPr="00DB5707">
          <w:rPr>
            <w:i/>
          </w:rPr>
          <w:t>Show</w:t>
        </w:r>
        <w:r w:rsidRPr="00DB5707">
          <w:t xml:space="preserve"> Verb) BOD for a given </w:t>
        </w:r>
      </w:ins>
      <w:ins w:id="846" w:author="Avin Mathew" w:date="2012-05-16T09:19:00Z">
        <w:r w:rsidR="00F02950">
          <w:t xml:space="preserve">CIR </w:t>
        </w:r>
      </w:ins>
      <w:ins w:id="847" w:author="Avin Mathew" w:date="2012-05-16T08:42:00Z">
        <w:r w:rsidRPr="00DB5707">
          <w:t>request (</w:t>
        </w:r>
        <w:r w:rsidRPr="00DB5707">
          <w:rPr>
            <w:i/>
          </w:rPr>
          <w:t>Get</w:t>
        </w:r>
        <w:r w:rsidRPr="00DB5707">
          <w:t xml:space="preserve"> Verb) BOD.</w:t>
        </w:r>
      </w:ins>
      <w:commentRangeEnd w:id="842"/>
      <w:ins w:id="848" w:author="Avin Mathew" w:date="2012-05-16T09:20:00Z">
        <w:r w:rsidR="00524D99">
          <w:rPr>
            <w:rStyle w:val="CommentReference"/>
          </w:rPr>
          <w:commentReference w:id="842"/>
        </w:r>
      </w:ins>
    </w:p>
    <w:tbl>
      <w:tblPr>
        <w:tblStyle w:val="TableGrid"/>
        <w:tblW w:w="0" w:type="auto"/>
        <w:tblLook w:val="0620" w:firstRow="1" w:lastRow="0" w:firstColumn="0" w:lastColumn="0" w:noHBand="1" w:noVBand="1"/>
      </w:tblPr>
      <w:tblGrid>
        <w:gridCol w:w="4403"/>
        <w:gridCol w:w="4453"/>
      </w:tblGrid>
      <w:tr w:rsidR="00F02950" w:rsidRPr="00524D99" w:rsidTr="00F02950">
        <w:trPr>
          <w:cnfStyle w:val="100000000000" w:firstRow="1" w:lastRow="0" w:firstColumn="0" w:lastColumn="0" w:oddVBand="0" w:evenVBand="0" w:oddHBand="0" w:evenHBand="0" w:firstRowFirstColumn="0" w:firstRowLastColumn="0" w:lastRowFirstColumn="0" w:lastRowLastColumn="0"/>
          <w:ins w:id="849" w:author="Avin Mathew" w:date="2012-05-16T08:42:00Z"/>
        </w:trPr>
        <w:tc>
          <w:tcPr>
            <w:tcW w:w="4403" w:type="dxa"/>
          </w:tcPr>
          <w:p w:rsidR="003739CA" w:rsidRPr="00DB5707" w:rsidRDefault="003739CA" w:rsidP="00DB5707">
            <w:pPr>
              <w:rPr>
                <w:ins w:id="850" w:author="Avin Mathew" w:date="2012-05-16T08:42:00Z"/>
              </w:rPr>
            </w:pPr>
            <w:ins w:id="851" w:author="Avin Mathew" w:date="2012-05-16T08:42:00Z">
              <w:r w:rsidRPr="00DB5707">
                <w:t>Request BOD</w:t>
              </w:r>
            </w:ins>
          </w:p>
        </w:tc>
        <w:tc>
          <w:tcPr>
            <w:tcW w:w="4453" w:type="dxa"/>
          </w:tcPr>
          <w:p w:rsidR="003739CA" w:rsidRPr="00DB5707" w:rsidRDefault="003739CA" w:rsidP="00DB5707">
            <w:pPr>
              <w:rPr>
                <w:ins w:id="852" w:author="Avin Mathew" w:date="2012-05-16T08:42:00Z"/>
              </w:rPr>
            </w:pPr>
            <w:ins w:id="853" w:author="Avin Mathew" w:date="2012-05-16T08:42:00Z">
              <w:r w:rsidRPr="00DB5707">
                <w:t>Response BOD</w:t>
              </w:r>
            </w:ins>
          </w:p>
        </w:tc>
      </w:tr>
      <w:tr w:rsidR="00F02950" w:rsidRPr="00524D99" w:rsidTr="00F02950">
        <w:trPr>
          <w:ins w:id="854" w:author="Avin Mathew" w:date="2012-05-16T08:42:00Z"/>
        </w:trPr>
        <w:tc>
          <w:tcPr>
            <w:tcW w:w="4403" w:type="dxa"/>
          </w:tcPr>
          <w:p w:rsidR="00F02950" w:rsidRPr="00DB5707" w:rsidRDefault="00F02950" w:rsidP="00DB5707">
            <w:pPr>
              <w:rPr>
                <w:ins w:id="855" w:author="Avin Mathew" w:date="2012-05-16T08:42:00Z"/>
              </w:rPr>
            </w:pPr>
            <w:proofErr w:type="spellStart"/>
            <w:ins w:id="856" w:author="Avin Mathew" w:date="2012-05-16T09:17:00Z">
              <w:r>
                <w:t>GetRegistry</w:t>
              </w:r>
            </w:ins>
            <w:proofErr w:type="spellEnd"/>
          </w:p>
        </w:tc>
        <w:tc>
          <w:tcPr>
            <w:tcW w:w="4453" w:type="dxa"/>
          </w:tcPr>
          <w:p w:rsidR="00F02950" w:rsidRPr="00DB5707" w:rsidRDefault="00F02950" w:rsidP="00DB5707">
            <w:pPr>
              <w:rPr>
                <w:ins w:id="857" w:author="Avin Mathew" w:date="2012-05-16T08:42:00Z"/>
              </w:rPr>
            </w:pPr>
            <w:proofErr w:type="spellStart"/>
            <w:ins w:id="858" w:author="Avin Mathew" w:date="2012-05-16T09:17:00Z">
              <w:r>
                <w:t>ShowRegistry</w:t>
              </w:r>
            </w:ins>
            <w:proofErr w:type="spellEnd"/>
          </w:p>
        </w:tc>
      </w:tr>
      <w:tr w:rsidR="00F02950" w:rsidRPr="00524D99" w:rsidTr="00F02950">
        <w:trPr>
          <w:ins w:id="859" w:author="Avin Mathew" w:date="2012-05-16T08:42:00Z"/>
        </w:trPr>
        <w:tc>
          <w:tcPr>
            <w:tcW w:w="4403" w:type="dxa"/>
          </w:tcPr>
          <w:p w:rsidR="00F02950" w:rsidRPr="00DB5707" w:rsidRDefault="00F02950" w:rsidP="00DB5707">
            <w:pPr>
              <w:rPr>
                <w:ins w:id="860" w:author="Avin Mathew" w:date="2012-05-16T08:42:00Z"/>
              </w:rPr>
            </w:pPr>
            <w:proofErr w:type="spellStart"/>
            <w:ins w:id="861" w:author="Avin Mathew" w:date="2012-05-16T09:17:00Z">
              <w:r>
                <w:t>GetEquivalentEntries</w:t>
              </w:r>
            </w:ins>
            <w:proofErr w:type="spellEnd"/>
          </w:p>
        </w:tc>
        <w:tc>
          <w:tcPr>
            <w:tcW w:w="4453" w:type="dxa"/>
          </w:tcPr>
          <w:p w:rsidR="00F02950" w:rsidRPr="00DB5707" w:rsidRDefault="00F02950" w:rsidP="00DB5707">
            <w:pPr>
              <w:rPr>
                <w:ins w:id="862" w:author="Avin Mathew" w:date="2012-05-16T08:42:00Z"/>
              </w:rPr>
            </w:pPr>
            <w:proofErr w:type="spellStart"/>
            <w:ins w:id="863" w:author="Avin Mathew" w:date="2012-05-16T09:17:00Z">
              <w:r>
                <w:t>ShowEquivalentEntries</w:t>
              </w:r>
            </w:ins>
            <w:proofErr w:type="spellEnd"/>
          </w:p>
        </w:tc>
      </w:tr>
      <w:tr w:rsidR="00F02950" w:rsidRPr="00524D99" w:rsidTr="00F02950">
        <w:trPr>
          <w:ins w:id="864" w:author="Avin Mathew" w:date="2012-05-16T08:42:00Z"/>
        </w:trPr>
        <w:tc>
          <w:tcPr>
            <w:tcW w:w="4403" w:type="dxa"/>
          </w:tcPr>
          <w:p w:rsidR="00F02950" w:rsidRPr="00DB5707" w:rsidRDefault="00F02950" w:rsidP="00DB5707">
            <w:pPr>
              <w:rPr>
                <w:ins w:id="865" w:author="Avin Mathew" w:date="2012-05-16T08:42:00Z"/>
              </w:rPr>
            </w:pPr>
            <w:proofErr w:type="spellStart"/>
            <w:ins w:id="866" w:author="Avin Mathew" w:date="2012-05-16T09:17:00Z">
              <w:r>
                <w:t>GetEntriesByCIRID</w:t>
              </w:r>
            </w:ins>
            <w:proofErr w:type="spellEnd"/>
          </w:p>
        </w:tc>
        <w:tc>
          <w:tcPr>
            <w:tcW w:w="4453" w:type="dxa"/>
          </w:tcPr>
          <w:p w:rsidR="00F02950" w:rsidRPr="00DB5707" w:rsidRDefault="00F02950" w:rsidP="00DB5707">
            <w:pPr>
              <w:rPr>
                <w:ins w:id="867" w:author="Avin Mathew" w:date="2012-05-16T08:42:00Z"/>
              </w:rPr>
            </w:pPr>
            <w:proofErr w:type="spellStart"/>
            <w:ins w:id="868" w:author="Avin Mathew" w:date="2012-05-16T09:17:00Z">
              <w:r>
                <w:t>ShowEntriesByCIRID</w:t>
              </w:r>
            </w:ins>
            <w:proofErr w:type="spellEnd"/>
          </w:p>
        </w:tc>
      </w:tr>
    </w:tbl>
    <w:p w:rsidR="003739CA" w:rsidRDefault="00E005C6">
      <w:pPr>
        <w:pStyle w:val="Heading2"/>
        <w:numPr>
          <w:ilvl w:val="0"/>
          <w:numId w:val="0"/>
        </w:numPr>
        <w:ind w:left="576" w:hanging="576"/>
        <w:rPr>
          <w:ins w:id="869" w:author="Avin Mathew" w:date="2012-06-26T12:43:00Z"/>
        </w:rPr>
        <w:pPrChange w:id="870" w:author="Avin Mathew" w:date="2012-06-26T12:22:00Z">
          <w:pPr/>
        </w:pPrChange>
      </w:pPr>
      <w:bookmarkStart w:id="871" w:name="_Toc329256903"/>
      <w:ins w:id="872" w:author="Avin Mathew" w:date="2012-06-26T13:02:00Z">
        <w:r>
          <w:lastRenderedPageBreak/>
          <w:t xml:space="preserve">CIR </w:t>
        </w:r>
      </w:ins>
      <w:ins w:id="873" w:author="Avin Mathew" w:date="2012-06-26T13:03:00Z">
        <w:r w:rsidR="00CA66A5">
          <w:t>U</w:t>
        </w:r>
      </w:ins>
      <w:ins w:id="874" w:author="Avin Mathew" w:date="2012-06-26T13:02:00Z">
        <w:r>
          <w:t>s</w:t>
        </w:r>
      </w:ins>
      <w:ins w:id="875" w:author="Avin Mathew" w:date="2012-06-26T13:03:00Z">
        <w:r w:rsidR="00CA66A5">
          <w:t>age</w:t>
        </w:r>
      </w:ins>
      <w:ins w:id="876" w:author="Avin Mathew" w:date="2012-06-26T13:02:00Z">
        <w:r>
          <w:t xml:space="preserve"> of </w:t>
        </w:r>
      </w:ins>
      <w:ins w:id="877" w:author="Avin Mathew" w:date="2012-06-26T12:20:00Z">
        <w:r w:rsidR="007E1383">
          <w:t>BOD Elements</w:t>
        </w:r>
      </w:ins>
      <w:bookmarkEnd w:id="871"/>
    </w:p>
    <w:p w:rsidR="00587F13" w:rsidRDefault="00587F13" w:rsidP="00587F13">
      <w:pPr>
        <w:rPr>
          <w:ins w:id="878" w:author="Avin Mathew" w:date="2012-06-26T12:43:00Z"/>
        </w:rPr>
      </w:pPr>
      <w:ins w:id="879" w:author="Avin Mathew" w:date="2012-06-26T12:43:00Z">
        <w:r>
          <w:t xml:space="preserve">This section </w:t>
        </w:r>
      </w:ins>
      <w:ins w:id="880" w:author="Avin Mathew" w:date="2012-06-26T12:58:00Z">
        <w:r w:rsidR="00E005C6">
          <w:t xml:space="preserve">clarifies the </w:t>
        </w:r>
      </w:ins>
      <w:ins w:id="881" w:author="Avin Mathew" w:date="2012-06-26T12:59:00Z">
        <w:r w:rsidR="00E005C6">
          <w:t xml:space="preserve">CIR </w:t>
        </w:r>
      </w:ins>
      <w:ins w:id="882" w:author="Avin Mathew" w:date="2012-06-26T12:58:00Z">
        <w:r w:rsidR="00E005C6">
          <w:t xml:space="preserve">usage of </w:t>
        </w:r>
      </w:ins>
      <w:ins w:id="883" w:author="Avin Mathew" w:date="2012-06-26T12:43:00Z">
        <w:r>
          <w:t>certain OAGIS</w:t>
        </w:r>
      </w:ins>
      <w:ins w:id="884" w:author="Avin Mathew" w:date="2012-06-26T12:45:00Z">
        <w:r w:rsidRPr="00E52863">
          <w:rPr>
            <w:vertAlign w:val="superscript"/>
          </w:rPr>
          <w:t>®</w:t>
        </w:r>
      </w:ins>
      <w:ins w:id="885" w:author="Avin Mathew" w:date="2012-06-26T12:43:00Z">
        <w:r>
          <w:t xml:space="preserve"> </w:t>
        </w:r>
      </w:ins>
      <w:ins w:id="886" w:author="Avin Mathew" w:date="2012-06-26T13:02:00Z">
        <w:r w:rsidR="00E005C6">
          <w:t>message elements</w:t>
        </w:r>
      </w:ins>
      <w:ins w:id="887" w:author="Avin Mathew" w:date="2012-06-26T12:45:00Z">
        <w:r>
          <w:t>. It is assumed the reader has some familiarity with the OAGIS</w:t>
        </w:r>
        <w:r w:rsidRPr="00E52863">
          <w:rPr>
            <w:vertAlign w:val="superscript"/>
          </w:rPr>
          <w:t>®</w:t>
        </w:r>
        <w:r>
          <w:t xml:space="preserve"> XML Schema structure.</w:t>
        </w:r>
      </w:ins>
    </w:p>
    <w:p w:rsidR="00587F13" w:rsidRPr="00587F13" w:rsidRDefault="00587F13">
      <w:pPr>
        <w:pStyle w:val="Heading3"/>
        <w:numPr>
          <w:ilvl w:val="0"/>
          <w:numId w:val="0"/>
        </w:numPr>
        <w:ind w:left="720" w:hanging="720"/>
        <w:rPr>
          <w:ins w:id="888" w:author="Avin Mathew" w:date="2012-06-26T12:20:00Z"/>
        </w:rPr>
        <w:pPrChange w:id="889" w:author="Avin Mathew" w:date="2012-06-26T12:44:00Z">
          <w:pPr/>
        </w:pPrChange>
      </w:pPr>
      <w:bookmarkStart w:id="890" w:name="_Toc329256904"/>
      <w:ins w:id="891" w:author="Avin Mathew" w:date="2012-06-26T12:43:00Z">
        <w:r>
          <w:t>BOD Attributes</w:t>
        </w:r>
      </w:ins>
      <w:bookmarkEnd w:id="890"/>
    </w:p>
    <w:p w:rsidR="007E1383" w:rsidRDefault="007E1383">
      <w:pPr>
        <w:pStyle w:val="ListParagraph"/>
        <w:numPr>
          <w:ilvl w:val="0"/>
          <w:numId w:val="32"/>
        </w:numPr>
        <w:rPr>
          <w:ins w:id="892" w:author="Avin Mathew" w:date="2012-06-26T13:00:00Z"/>
        </w:rPr>
        <w:pPrChange w:id="893" w:author="Avin Mathew" w:date="2012-06-26T12:26:00Z">
          <w:pPr/>
        </w:pPrChange>
      </w:pPr>
      <w:ins w:id="894" w:author="Avin Mathew" w:date="2012-06-26T12:25:00Z">
        <w:r>
          <w:t xml:space="preserve">The </w:t>
        </w:r>
        <w:proofErr w:type="spellStart"/>
        <w:r w:rsidRPr="008E4DAF">
          <w:rPr>
            <w:rStyle w:val="CodeChar"/>
            <w:rPrChange w:id="895" w:author="Avin Mathew" w:date="2012-06-26T12:35:00Z">
              <w:rPr/>
            </w:rPrChange>
          </w:rPr>
          <w:t>releaseID</w:t>
        </w:r>
        <w:proofErr w:type="spellEnd"/>
        <w:r>
          <w:t xml:space="preserve"> </w:t>
        </w:r>
      </w:ins>
      <w:ins w:id="896" w:author="Avin Mathew" w:date="2012-06-26T13:00:00Z">
        <w:r w:rsidR="00E005C6">
          <w:t xml:space="preserve">attribute of </w:t>
        </w:r>
        <w:proofErr w:type="spellStart"/>
        <w:r w:rsidR="00E005C6" w:rsidRPr="00E52863">
          <w:rPr>
            <w:rStyle w:val="CodeChar"/>
          </w:rPr>
          <w:t>BusinessObjectDocumentType</w:t>
        </w:r>
        <w:proofErr w:type="spellEnd"/>
        <w:r w:rsidR="00E005C6">
          <w:t xml:space="preserve"> </w:t>
        </w:r>
      </w:ins>
      <w:ins w:id="897" w:author="Avin Mathew" w:date="2012-06-26T12:25:00Z">
        <w:r>
          <w:t xml:space="preserve">should be set to the version of the CIR package to which the BOD belongs; the value of this attribute for BODs of CIR 1.0 should be set to </w:t>
        </w:r>
      </w:ins>
      <w:ins w:id="898" w:author="Avin Mathew" w:date="2012-06-26T12:26:00Z">
        <w:r w:rsidRPr="007E1383">
          <w:rPr>
            <w:rStyle w:val="CodeChar"/>
            <w:rPrChange w:id="899" w:author="Avin Mathew" w:date="2012-06-26T12:26:00Z">
              <w:rPr/>
            </w:rPrChange>
          </w:rPr>
          <w:t>1.0</w:t>
        </w:r>
        <w:r>
          <w:t>.</w:t>
        </w:r>
      </w:ins>
    </w:p>
    <w:p w:rsidR="00E005C6" w:rsidRDefault="00E005C6">
      <w:pPr>
        <w:pStyle w:val="ListParagraph"/>
        <w:numPr>
          <w:ilvl w:val="0"/>
          <w:numId w:val="32"/>
        </w:numPr>
        <w:rPr>
          <w:ins w:id="900" w:author="Avin Mathew" w:date="2012-06-26T13:00:00Z"/>
        </w:rPr>
        <w:pPrChange w:id="901" w:author="Avin Mathew" w:date="2012-06-26T12:26:00Z">
          <w:pPr/>
        </w:pPrChange>
      </w:pPr>
      <w:ins w:id="902" w:author="Avin Mathew" w:date="2012-06-26T13:00:00Z">
        <w:r>
          <w:t xml:space="preserve">The </w:t>
        </w:r>
        <w:proofErr w:type="spellStart"/>
        <w:r w:rsidRPr="00E005C6">
          <w:rPr>
            <w:rStyle w:val="CodeChar"/>
            <w:rPrChange w:id="903" w:author="Avin Mathew" w:date="2012-06-26T13:01:00Z">
              <w:rPr/>
            </w:rPrChange>
          </w:rPr>
          <w:t>versionID</w:t>
        </w:r>
        <w:proofErr w:type="spellEnd"/>
        <w:r>
          <w:t xml:space="preserve"> attribute of </w:t>
        </w:r>
      </w:ins>
      <w:proofErr w:type="spellStart"/>
      <w:ins w:id="904" w:author="Avin Mathew" w:date="2012-06-26T13:01:00Z">
        <w:r w:rsidRPr="00E52863">
          <w:rPr>
            <w:rStyle w:val="CodeChar"/>
          </w:rPr>
          <w:t>BusinessObjectDocumentType</w:t>
        </w:r>
        <w:proofErr w:type="spellEnd"/>
        <w:r w:rsidRPr="00E005C6">
          <w:rPr>
            <w:rPrChange w:id="905" w:author="Avin Mathew" w:date="2012-06-26T13:01:00Z">
              <w:rPr>
                <w:rStyle w:val="CodeChar"/>
              </w:rPr>
            </w:rPrChange>
          </w:rPr>
          <w:t xml:space="preserve"> is not </w:t>
        </w:r>
        <w:r>
          <w:t>supported as CIR BODs are not versioned separately from releases.</w:t>
        </w:r>
      </w:ins>
    </w:p>
    <w:p w:rsidR="00587F13" w:rsidRDefault="00587F13">
      <w:pPr>
        <w:pStyle w:val="Heading3"/>
        <w:numPr>
          <w:ilvl w:val="0"/>
          <w:numId w:val="0"/>
        </w:numPr>
        <w:ind w:left="720" w:hanging="720"/>
        <w:rPr>
          <w:ins w:id="906" w:author="Avin Mathew" w:date="2012-06-26T12:44:00Z"/>
        </w:rPr>
        <w:pPrChange w:id="907" w:author="Avin Mathew" w:date="2012-06-26T12:44:00Z">
          <w:pPr/>
        </w:pPrChange>
      </w:pPr>
      <w:bookmarkStart w:id="908" w:name="_Toc329256905"/>
      <w:ins w:id="909" w:author="Avin Mathew" w:date="2012-06-26T12:44:00Z">
        <w:r>
          <w:t>Application Area</w:t>
        </w:r>
        <w:bookmarkEnd w:id="908"/>
      </w:ins>
    </w:p>
    <w:p w:rsidR="007E1383" w:rsidRDefault="008E4DAF">
      <w:pPr>
        <w:pStyle w:val="ListParagraph"/>
        <w:numPr>
          <w:ilvl w:val="0"/>
          <w:numId w:val="32"/>
        </w:numPr>
        <w:rPr>
          <w:ins w:id="910" w:author="Avin Mathew" w:date="2012-06-26T12:36:00Z"/>
        </w:rPr>
        <w:pPrChange w:id="911" w:author="Avin Mathew" w:date="2012-06-26T12:26:00Z">
          <w:pPr/>
        </w:pPrChange>
      </w:pPr>
      <w:ins w:id="912" w:author="Avin Mathew" w:date="2012-06-26T12:33:00Z">
        <w:r>
          <w:t>T</w:t>
        </w:r>
      </w:ins>
      <w:ins w:id="913" w:author="Avin Mathew" w:date="2012-06-26T12:32:00Z">
        <w:r w:rsidR="007E1383">
          <w:t xml:space="preserve">he </w:t>
        </w:r>
      </w:ins>
      <w:commentRangeStart w:id="914"/>
      <w:proofErr w:type="spellStart"/>
      <w:ins w:id="915" w:author="Avin Mathew" w:date="2012-06-26T12:33:00Z">
        <w:r w:rsidRPr="008E4DAF">
          <w:rPr>
            <w:rStyle w:val="CodeChar"/>
            <w:rPrChange w:id="916" w:author="Avin Mathew" w:date="2012-06-26T12:35:00Z">
              <w:rPr/>
            </w:rPrChange>
          </w:rPr>
          <w:t>ComponentID</w:t>
        </w:r>
        <w:proofErr w:type="spellEnd"/>
        <w:r>
          <w:t xml:space="preserve"> element</w:t>
        </w:r>
      </w:ins>
      <w:commentRangeEnd w:id="914"/>
      <w:ins w:id="917" w:author="Avin Mathew" w:date="2012-06-26T12:36:00Z">
        <w:r>
          <w:rPr>
            <w:rStyle w:val="CommentReference"/>
          </w:rPr>
          <w:commentReference w:id="914"/>
        </w:r>
      </w:ins>
      <w:ins w:id="918" w:author="Avin Mathew" w:date="2012-06-26T12:33:00Z">
        <w:r>
          <w:t xml:space="preserve"> of </w:t>
        </w:r>
        <w:proofErr w:type="spellStart"/>
        <w:r w:rsidRPr="008E4DAF">
          <w:rPr>
            <w:rStyle w:val="CodeChar"/>
            <w:rPrChange w:id="919" w:author="Avin Mathew" w:date="2012-06-26T12:35:00Z">
              <w:rPr/>
            </w:rPrChange>
          </w:rPr>
          <w:t>SenderType</w:t>
        </w:r>
        <w:proofErr w:type="spellEnd"/>
        <w:r>
          <w:t xml:space="preserve"> </w:t>
        </w:r>
      </w:ins>
      <w:ins w:id="920" w:author="Avin Mathew" w:date="2012-06-26T12:34:00Z">
        <w:r>
          <w:t xml:space="preserve">in the </w:t>
        </w:r>
        <w:proofErr w:type="spellStart"/>
        <w:r w:rsidRPr="008E4DAF">
          <w:rPr>
            <w:rStyle w:val="CodeChar"/>
            <w:rPrChange w:id="921" w:author="Avin Mathew" w:date="2012-06-26T12:35:00Z">
              <w:rPr/>
            </w:rPrChange>
          </w:rPr>
          <w:t>ApplicationArea</w:t>
        </w:r>
        <w:proofErr w:type="spellEnd"/>
        <w:r>
          <w:t xml:space="preserve"> should be set to </w:t>
        </w:r>
        <w:r w:rsidRPr="008E4DAF">
          <w:rPr>
            <w:rStyle w:val="CodeChar"/>
            <w:rPrChange w:id="922" w:author="Avin Mathew" w:date="2012-06-26T12:35:00Z">
              <w:rPr/>
            </w:rPrChange>
          </w:rPr>
          <w:t>CIR 1.0</w:t>
        </w:r>
        <w:r>
          <w:t xml:space="preserve"> to identify </w:t>
        </w:r>
      </w:ins>
      <w:ins w:id="923" w:author="Avin Mathew" w:date="2012-06-26T12:36:00Z">
        <w:r>
          <w:t>a standardized CIR server.</w:t>
        </w:r>
      </w:ins>
    </w:p>
    <w:p w:rsidR="008E4DAF" w:rsidRDefault="008E4DAF">
      <w:pPr>
        <w:pStyle w:val="ListParagraph"/>
        <w:numPr>
          <w:ilvl w:val="0"/>
          <w:numId w:val="32"/>
        </w:numPr>
        <w:rPr>
          <w:ins w:id="924" w:author="Avin Mathew" w:date="2012-06-26T12:42:00Z"/>
        </w:rPr>
        <w:pPrChange w:id="925" w:author="Avin Mathew" w:date="2012-06-26T12:26:00Z">
          <w:pPr/>
        </w:pPrChange>
      </w:pPr>
      <w:ins w:id="926" w:author="Avin Mathew" w:date="2012-06-26T12:36:00Z">
        <w:r>
          <w:t xml:space="preserve">CIR server implementations </w:t>
        </w:r>
      </w:ins>
      <w:ins w:id="927" w:author="Avin Mathew" w:date="2012-06-26T14:36:00Z">
        <w:r w:rsidR="00025359">
          <w:t xml:space="preserve">must support </w:t>
        </w:r>
      </w:ins>
      <w:proofErr w:type="spellStart"/>
      <w:ins w:id="928" w:author="Avin Mathew" w:date="2012-06-26T12:36:00Z">
        <w:r>
          <w:t>support</w:t>
        </w:r>
        <w:proofErr w:type="spellEnd"/>
        <w:r>
          <w:t xml:space="preserve"> </w:t>
        </w:r>
      </w:ins>
      <w:ins w:id="929" w:author="Avin Mathew" w:date="2012-06-26T14:36:00Z">
        <w:r w:rsidR="00025359">
          <w:t>a</w:t>
        </w:r>
      </w:ins>
      <w:ins w:id="930" w:author="Avin Mathew" w:date="2012-06-26T14:37:00Z">
        <w:r w:rsidR="00025359">
          <w:t xml:space="preserve">ll </w:t>
        </w:r>
      </w:ins>
      <w:proofErr w:type="spellStart"/>
      <w:ins w:id="931" w:author="Avin Mathew" w:date="2012-06-26T12:37:00Z">
        <w:r w:rsidRPr="008E4DAF">
          <w:rPr>
            <w:rStyle w:val="CodeChar"/>
            <w:rPrChange w:id="932" w:author="Avin Mathew" w:date="2012-06-26T12:39:00Z">
              <w:rPr/>
            </w:rPrChange>
          </w:rPr>
          <w:t>SenderType</w:t>
        </w:r>
        <w:proofErr w:type="spellEnd"/>
        <w:r>
          <w:t xml:space="preserve"> </w:t>
        </w:r>
      </w:ins>
      <w:proofErr w:type="spellStart"/>
      <w:ins w:id="933" w:author="Avin Mathew" w:date="2012-06-26T12:36:00Z">
        <w:r w:rsidRPr="008E4DAF">
          <w:rPr>
            <w:rStyle w:val="CodeChar"/>
            <w:rPrChange w:id="934" w:author="Avin Mathew" w:date="2012-06-26T12:39:00Z">
              <w:rPr/>
            </w:rPrChange>
          </w:rPr>
          <w:t>C</w:t>
        </w:r>
      </w:ins>
      <w:ins w:id="935" w:author="Avin Mathew" w:date="2012-06-26T12:37:00Z">
        <w:r w:rsidRPr="008E4DAF">
          <w:rPr>
            <w:rStyle w:val="CodeChar"/>
            <w:rPrChange w:id="936" w:author="Avin Mathew" w:date="2012-06-26T12:39:00Z">
              <w:rPr/>
            </w:rPrChange>
          </w:rPr>
          <w:t>onfirmationCode</w:t>
        </w:r>
        <w:r w:rsidRPr="004E5403">
          <w:t>s</w:t>
        </w:r>
      </w:ins>
      <w:proofErr w:type="spellEnd"/>
      <w:ins w:id="937" w:author="Avin Mathew" w:date="2012-06-26T12:39:00Z">
        <w:r>
          <w:t xml:space="preserve"> for message confirmation</w:t>
        </w:r>
      </w:ins>
      <w:ins w:id="938" w:author="Avin Mathew" w:date="2012-06-26T14:37:00Z">
        <w:r w:rsidR="00025359">
          <w:t xml:space="preserve"> and error reporting</w:t>
        </w:r>
      </w:ins>
      <w:ins w:id="939" w:author="Avin Mathew" w:date="2012-06-26T12:39:00Z">
        <w:r>
          <w:t>.</w:t>
        </w:r>
      </w:ins>
    </w:p>
    <w:p w:rsidR="00587F13" w:rsidRDefault="00587F13">
      <w:pPr>
        <w:pStyle w:val="Heading3"/>
        <w:numPr>
          <w:ilvl w:val="0"/>
          <w:numId w:val="0"/>
        </w:numPr>
        <w:ind w:left="720" w:hanging="720"/>
        <w:rPr>
          <w:ins w:id="940" w:author="Avin Mathew" w:date="2012-06-26T12:44:00Z"/>
        </w:rPr>
        <w:pPrChange w:id="941" w:author="Avin Mathew" w:date="2012-06-26T12:44:00Z">
          <w:pPr/>
        </w:pPrChange>
      </w:pPr>
      <w:bookmarkStart w:id="942" w:name="_Toc329256906"/>
      <w:ins w:id="943" w:author="Avin Mathew" w:date="2012-06-26T12:44:00Z">
        <w:r>
          <w:t>Verbs</w:t>
        </w:r>
        <w:bookmarkEnd w:id="942"/>
      </w:ins>
    </w:p>
    <w:p w:rsidR="008E4DAF" w:rsidRDefault="008E4DAF">
      <w:pPr>
        <w:pStyle w:val="ListParagraph"/>
        <w:numPr>
          <w:ilvl w:val="0"/>
          <w:numId w:val="32"/>
        </w:numPr>
        <w:rPr>
          <w:ins w:id="944" w:author="Avin Mathew" w:date="2012-06-26T13:13:00Z"/>
        </w:rPr>
        <w:pPrChange w:id="945" w:author="Avin Mathew" w:date="2012-06-26T12:26:00Z">
          <w:pPr/>
        </w:pPrChange>
      </w:pPr>
      <w:ins w:id="946" w:author="Avin Mathew" w:date="2012-06-26T12:42:00Z">
        <w:r>
          <w:t>All Process verbs should only use a snapshot approach (where the full entity is sent)</w:t>
        </w:r>
      </w:ins>
      <w:ins w:id="947" w:author="Avin Mathew" w:date="2012-06-26T12:48:00Z">
        <w:r w:rsidR="00587F13">
          <w:t xml:space="preserve">. An </w:t>
        </w:r>
        <w:proofErr w:type="spellStart"/>
        <w:r w:rsidR="00587F13" w:rsidRPr="00587F13">
          <w:rPr>
            <w:rStyle w:val="CodeChar"/>
            <w:rPrChange w:id="948" w:author="Avin Mathew" w:date="2012-06-26T12:49:00Z">
              <w:rPr/>
            </w:rPrChange>
          </w:rPr>
          <w:t>ActionExpression</w:t>
        </w:r>
        <w:proofErr w:type="spellEnd"/>
        <w:r w:rsidR="00587F13">
          <w:t xml:space="preserve"> is not required</w:t>
        </w:r>
      </w:ins>
      <w:ins w:id="949" w:author="Avin Mathew" w:date="2012-06-26T12:52:00Z">
        <w:r w:rsidR="00587F13">
          <w:t xml:space="preserve"> (and should be ignored)</w:t>
        </w:r>
      </w:ins>
      <w:ins w:id="950" w:author="Avin Mathew" w:date="2012-06-26T12:48:00Z">
        <w:r w:rsidR="00587F13">
          <w:t xml:space="preserve"> as the noun will be implicitly</w:t>
        </w:r>
      </w:ins>
      <w:ins w:id="951" w:author="Avin Mathew" w:date="2012-06-26T12:49:00Z">
        <w:r w:rsidR="00587F13">
          <w:t xml:space="preserve"> processed according to the CIR service invoked (e.g. </w:t>
        </w:r>
        <w:proofErr w:type="spellStart"/>
        <w:r w:rsidR="00587F13">
          <w:t>Process</w:t>
        </w:r>
        <w:r w:rsidR="00587F13" w:rsidRPr="00587F13">
          <w:rPr>
            <w:i/>
            <w:rPrChange w:id="952" w:author="Avin Mathew" w:date="2012-06-26T12:49:00Z">
              <w:rPr/>
            </w:rPrChange>
          </w:rPr>
          <w:t>Create</w:t>
        </w:r>
        <w:r w:rsidR="00587F13">
          <w:t>Registry</w:t>
        </w:r>
        <w:proofErr w:type="spellEnd"/>
        <w:r w:rsidR="00587F13">
          <w:t xml:space="preserve"> will </w:t>
        </w:r>
        <w:r w:rsidR="00587F13" w:rsidRPr="00587F13">
          <w:rPr>
            <w:i/>
            <w:rPrChange w:id="953" w:author="Avin Mathew" w:date="2012-06-26T12:49:00Z">
              <w:rPr/>
            </w:rPrChange>
          </w:rPr>
          <w:t>add</w:t>
        </w:r>
        <w:r w:rsidR="00587F13">
          <w:t xml:space="preserve"> a new registry)</w:t>
        </w:r>
      </w:ins>
      <w:ins w:id="954" w:author="Avin Mathew" w:date="2012-06-26T12:50:00Z">
        <w:r w:rsidR="00587F13">
          <w:t>.</w:t>
        </w:r>
      </w:ins>
    </w:p>
    <w:p w:rsidR="004E5403" w:rsidRDefault="004E5403">
      <w:pPr>
        <w:pStyle w:val="ListParagraph"/>
        <w:numPr>
          <w:ilvl w:val="0"/>
          <w:numId w:val="32"/>
        </w:numPr>
        <w:rPr>
          <w:ins w:id="955" w:author="Avin Mathew" w:date="2012-06-26T12:50:00Z"/>
        </w:rPr>
        <w:pPrChange w:id="956" w:author="Avin Mathew" w:date="2012-06-26T12:26:00Z">
          <w:pPr/>
        </w:pPrChange>
      </w:pPr>
      <w:commentRangeStart w:id="957"/>
      <w:ins w:id="958" w:author="Avin Mathew" w:date="2012-06-26T13:13:00Z">
        <w:r>
          <w:t xml:space="preserve">CIR server implementations can choose to support any or no </w:t>
        </w:r>
        <w:proofErr w:type="spellStart"/>
        <w:r w:rsidRPr="004E5403">
          <w:rPr>
            <w:rStyle w:val="CodeChar"/>
            <w:rPrChange w:id="959" w:author="Avin Mathew" w:date="2012-06-26T13:14:00Z">
              <w:rPr/>
            </w:rPrChange>
          </w:rPr>
          <w:t>ProcessType</w:t>
        </w:r>
        <w:proofErr w:type="spellEnd"/>
        <w:r>
          <w:t xml:space="preserve"> </w:t>
        </w:r>
        <w:proofErr w:type="spellStart"/>
        <w:r w:rsidRPr="004E5403">
          <w:rPr>
            <w:rStyle w:val="CodeChar"/>
            <w:rPrChange w:id="960" w:author="Avin Mathew" w:date="2012-06-26T13:14:00Z">
              <w:rPr/>
            </w:rPrChange>
          </w:rPr>
          <w:t>acknowledgeCode</w:t>
        </w:r>
        <w:r>
          <w:t>s</w:t>
        </w:r>
        <w:proofErr w:type="spellEnd"/>
        <w:r>
          <w:t xml:space="preserve"> for message </w:t>
        </w:r>
      </w:ins>
      <w:ins w:id="961" w:author="Avin Mathew" w:date="2012-06-26T13:14:00Z">
        <w:r>
          <w:t>acknowledgement.</w:t>
        </w:r>
      </w:ins>
      <w:commentRangeEnd w:id="957"/>
      <w:ins w:id="962" w:author="Avin Mathew" w:date="2012-06-26T14:21:00Z">
        <w:r w:rsidR="00C02368">
          <w:rPr>
            <w:rStyle w:val="CommentReference"/>
          </w:rPr>
          <w:commentReference w:id="957"/>
        </w:r>
      </w:ins>
    </w:p>
    <w:p w:rsidR="00587F13" w:rsidRDefault="00E005C6">
      <w:pPr>
        <w:pStyle w:val="ListParagraph"/>
        <w:numPr>
          <w:ilvl w:val="0"/>
          <w:numId w:val="32"/>
        </w:numPr>
        <w:rPr>
          <w:ins w:id="963" w:author="Avin Mathew" w:date="2012-06-26T12:56:00Z"/>
        </w:rPr>
        <w:pPrChange w:id="964" w:author="Avin Mathew" w:date="2012-06-26T12:26:00Z">
          <w:pPr/>
        </w:pPrChange>
      </w:pPr>
      <w:ins w:id="965" w:author="Avin Mathew" w:date="2012-06-26T12:52:00Z">
        <w:r>
          <w:t xml:space="preserve">The result paging </w:t>
        </w:r>
      </w:ins>
      <w:ins w:id="966" w:author="Avin Mathew" w:date="2012-06-26T12:54:00Z">
        <w:r>
          <w:t>attributes of the Get and Show verbs are not supported</w:t>
        </w:r>
      </w:ins>
      <w:ins w:id="967" w:author="Avin Mathew" w:date="2012-06-26T12:55:00Z">
        <w:r>
          <w:t xml:space="preserve"> due to the nested structure of the result set.</w:t>
        </w:r>
      </w:ins>
    </w:p>
    <w:p w:rsidR="00E005C6" w:rsidRDefault="00E005C6">
      <w:pPr>
        <w:pStyle w:val="ListParagraph"/>
        <w:numPr>
          <w:ilvl w:val="0"/>
          <w:numId w:val="32"/>
        </w:numPr>
        <w:rPr>
          <w:ins w:id="968" w:author="Avin Mathew" w:date="2012-06-26T12:22:00Z"/>
        </w:rPr>
        <w:pPrChange w:id="969" w:author="Avin Mathew" w:date="2012-06-26T12:26:00Z">
          <w:pPr/>
        </w:pPrChange>
      </w:pPr>
      <w:ins w:id="970" w:author="Avin Mathew" w:date="2012-06-26T12:56:00Z">
        <w:r>
          <w:t xml:space="preserve">The </w:t>
        </w:r>
        <w:proofErr w:type="spellStart"/>
        <w:r w:rsidRPr="00E005C6">
          <w:rPr>
            <w:rStyle w:val="CodeChar"/>
            <w:rPrChange w:id="971" w:author="Avin Mathew" w:date="2012-06-26T12:57:00Z">
              <w:rPr/>
            </w:rPrChange>
          </w:rPr>
          <w:t>OriginalApplicationArea</w:t>
        </w:r>
        <w:proofErr w:type="spellEnd"/>
        <w:r>
          <w:t xml:space="preserve"> from </w:t>
        </w:r>
        <w:proofErr w:type="spellStart"/>
        <w:r w:rsidRPr="00E005C6">
          <w:rPr>
            <w:rStyle w:val="CodeChar"/>
            <w:rPrChange w:id="972" w:author="Avin Mathew" w:date="2012-06-26T12:57:00Z">
              <w:rPr/>
            </w:rPrChange>
          </w:rPr>
          <w:t>ShowType</w:t>
        </w:r>
        <w:proofErr w:type="spellEnd"/>
        <w:r>
          <w:t xml:space="preserve"> can be omitted if other message correlation functionality is used (e.g. request-response message correlation with</w:t>
        </w:r>
      </w:ins>
      <w:ins w:id="973" w:author="Avin Mathew" w:date="2012-06-26T12:57:00Z">
        <w:r>
          <w:t xml:space="preserve">in the </w:t>
        </w:r>
        <w:proofErr w:type="spellStart"/>
        <w:r>
          <w:t>OpenO&amp;M</w:t>
        </w:r>
        <w:proofErr w:type="spellEnd"/>
        <w:r>
          <w:t xml:space="preserve"> ISBM).</w:t>
        </w:r>
      </w:ins>
    </w:p>
    <w:p w:rsidR="007E1383" w:rsidRPr="007E1383" w:rsidRDefault="007E1383" w:rsidP="007E1383"/>
    <w:sectPr w:rsidR="007E1383" w:rsidRPr="007E1383" w:rsidSect="00A97BE0">
      <w:headerReference w:type="default" r:id="rId13"/>
      <w:footerReference w:type="default" r:id="rId14"/>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42" w:author="Avin Mathew" w:date="2012-06-26T14:38:00Z" w:initials="AM">
    <w:p w:rsidR="00F5314C" w:rsidRDefault="00F5314C">
      <w:pPr>
        <w:pStyle w:val="CommentText"/>
      </w:pPr>
      <w:r>
        <w:rPr>
          <w:rStyle w:val="CommentReference"/>
        </w:rPr>
        <w:annotationRef/>
      </w:r>
      <w:r>
        <w:t>Do we need Acknowledge BOD for the Process BODs?</w:t>
      </w:r>
    </w:p>
  </w:comment>
  <w:comment w:id="914" w:author="Avin Mathew" w:date="2012-06-26T14:38:00Z" w:initials="AM">
    <w:p w:rsidR="00F5314C" w:rsidRDefault="00F5314C">
      <w:pPr>
        <w:pStyle w:val="CommentText"/>
      </w:pPr>
      <w:r>
        <w:rPr>
          <w:rStyle w:val="CommentReference"/>
        </w:rPr>
        <w:annotationRef/>
      </w:r>
      <w:r>
        <w:t>Correct element? Should we specify this?</w:t>
      </w:r>
    </w:p>
  </w:comment>
  <w:comment w:id="957" w:author="Avin Mathew" w:date="2012-06-26T14:38:00Z" w:initials="AM">
    <w:p w:rsidR="00F5314C" w:rsidRDefault="00F5314C">
      <w:pPr>
        <w:pStyle w:val="CommentText"/>
      </w:pPr>
      <w:r>
        <w:rPr>
          <w:rStyle w:val="CommentReference"/>
        </w:rPr>
        <w:annotationRef/>
      </w:r>
      <w:r>
        <w:t xml:space="preserve">What is the difference with </w:t>
      </w:r>
      <w:proofErr w:type="spellStart"/>
      <w:r>
        <w:t>ConfirmationCode</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0EFD" w:rsidRDefault="00E20EFD">
      <w:r>
        <w:separator/>
      </w:r>
    </w:p>
  </w:endnote>
  <w:endnote w:type="continuationSeparator" w:id="0">
    <w:p w:rsidR="00E20EFD" w:rsidRDefault="00E20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314C" w:rsidRDefault="00F5314C" w:rsidP="001A0BA9">
    <w:pPr>
      <w:pStyle w:val="Footer"/>
    </w:pPr>
    <w:r>
      <w:t>© 201</w:t>
    </w:r>
    <w:del w:id="974" w:author="Avin Mathew" w:date="2012-05-16T09:24:00Z">
      <w:r w:rsidDel="00524D99">
        <w:delText>1</w:delText>
      </w:r>
    </w:del>
    <w:ins w:id="975" w:author="Avin Mathew" w:date="2012-05-16T09:24:00Z">
      <w:r>
        <w:t>2</w:t>
      </w:r>
    </w:ins>
    <w:r>
      <w:t xml:space="preserve"> MIMOSA</w:t>
    </w:r>
    <w:r>
      <w:tab/>
      <w:t>v1.0 RC</w:t>
    </w:r>
    <w:del w:id="976" w:author="Avin Mathew" w:date="2012-05-16T07:58:00Z">
      <w:r w:rsidDel="0027453A">
        <w:delText>3</w:delText>
      </w:r>
    </w:del>
    <w:ins w:id="977" w:author="Avin Mathew" w:date="2012-05-16T07:58:00Z">
      <w:r>
        <w:t>4</w:t>
      </w:r>
    </w:ins>
    <w:r>
      <w:tab/>
    </w:r>
    <w:ins w:id="978" w:author="Avin Mathew" w:date="2012-07-05T13:18:00Z">
      <w:r>
        <w:t xml:space="preserve">Page </w:t>
      </w:r>
      <w:r>
        <w:rPr>
          <w:rStyle w:val="PageNumber"/>
        </w:rPr>
        <w:fldChar w:fldCharType="begin"/>
      </w:r>
      <w:r>
        <w:rPr>
          <w:rStyle w:val="PageNumber"/>
        </w:rPr>
        <w:instrText xml:space="preserve"> PAGE </w:instrText>
      </w:r>
      <w:r>
        <w:rPr>
          <w:rStyle w:val="PageNumber"/>
        </w:rPr>
        <w:fldChar w:fldCharType="separate"/>
      </w:r>
    </w:ins>
    <w:r w:rsidR="00241911">
      <w:rPr>
        <w:rStyle w:val="PageNumber"/>
        <w:noProof/>
      </w:rPr>
      <w:t>5</w:t>
    </w:r>
    <w:ins w:id="979" w:author="Avin Mathew" w:date="2012-07-05T13:18:00Z">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ins>
    <w:r w:rsidR="00241911">
      <w:rPr>
        <w:rStyle w:val="PageNumber"/>
        <w:noProof/>
      </w:rPr>
      <w:t>20</w:t>
    </w:r>
    <w:ins w:id="980" w:author="Avin Mathew" w:date="2012-07-05T13:18:00Z">
      <w:r>
        <w:rPr>
          <w:rStyle w:val="PageNumber"/>
        </w:rPr>
        <w:fldChar w:fldCharType="end"/>
      </w:r>
    </w:ins>
    <w:del w:id="981" w:author="Avin Mathew" w:date="2012-07-05T13:18:00Z">
      <w:r w:rsidDel="00F5314C">
        <w:rPr>
          <w:rStyle w:val="PageNumber"/>
        </w:rPr>
        <w:fldChar w:fldCharType="begin"/>
      </w:r>
      <w:r w:rsidDel="00F5314C">
        <w:rPr>
          <w:rStyle w:val="PageNumber"/>
        </w:rPr>
        <w:delInstrText xml:space="preserve"> PAGE </w:delInstrText>
      </w:r>
      <w:r w:rsidDel="00F5314C">
        <w:rPr>
          <w:rStyle w:val="PageNumber"/>
        </w:rPr>
        <w:fldChar w:fldCharType="separate"/>
      </w:r>
      <w:r w:rsidDel="00F5314C">
        <w:rPr>
          <w:rStyle w:val="PageNumber"/>
          <w:noProof/>
        </w:rPr>
        <w:delText>3</w:delText>
      </w:r>
      <w:r w:rsidDel="00F5314C">
        <w:rPr>
          <w:rStyle w:val="PageNumber"/>
        </w:rPr>
        <w:fldChar w:fldCharType="end"/>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0EFD" w:rsidRDefault="00E20EFD">
      <w:r>
        <w:separator/>
      </w:r>
    </w:p>
  </w:footnote>
  <w:footnote w:type="continuationSeparator" w:id="0">
    <w:p w:rsidR="00E20EFD" w:rsidRDefault="00E20EFD">
      <w:r>
        <w:continuationSeparator/>
      </w:r>
    </w:p>
  </w:footnote>
  <w:footnote w:id="1">
    <w:p w:rsidR="00F5314C" w:rsidRPr="00416985" w:rsidRDefault="00F5314C">
      <w:pPr>
        <w:pStyle w:val="FootnoteText"/>
        <w:rPr>
          <w:lang w:val="en-AU"/>
        </w:rPr>
      </w:pPr>
      <w:r>
        <w:rPr>
          <w:rStyle w:val="FootnoteReference"/>
        </w:rPr>
        <w:footnoteRef/>
      </w:r>
      <w:r>
        <w:t xml:space="preserve"> Alternatively, a CIR implementation can use its own physical data model</w:t>
      </w:r>
      <w:del w:id="304" w:author="Avin Mathew" w:date="2012-06-26T11:35:00Z">
        <w:r w:rsidDel="00716A84">
          <w:delText xml:space="preserve"> (with appropriate optimizations)</w:delText>
        </w:r>
      </w:del>
      <w:r>
        <w:t xml:space="preserve">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314C" w:rsidRDefault="00F5314C"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4pt;height:11.4pt" o:bullet="t">
        <v:imagedata r:id="rId1" o:title="msoC6"/>
      </v:shape>
    </w:pict>
  </w:numPicBullet>
  <w:abstractNum w:abstractNumId="0">
    <w:nsid w:val="FFFFFF7C"/>
    <w:multiLevelType w:val="singleLevel"/>
    <w:tmpl w:val="3A040DB0"/>
    <w:lvl w:ilvl="0">
      <w:start w:val="1"/>
      <w:numFmt w:val="decimal"/>
      <w:lvlText w:val="%1."/>
      <w:lvlJc w:val="left"/>
      <w:pPr>
        <w:tabs>
          <w:tab w:val="num" w:pos="1492"/>
        </w:tabs>
        <w:ind w:left="1492" w:hanging="360"/>
      </w:pPr>
    </w:lvl>
  </w:abstractNum>
  <w:abstractNum w:abstractNumId="1">
    <w:nsid w:val="FFFFFF7D"/>
    <w:multiLevelType w:val="singleLevel"/>
    <w:tmpl w:val="27F8995E"/>
    <w:lvl w:ilvl="0">
      <w:start w:val="1"/>
      <w:numFmt w:val="decimal"/>
      <w:lvlText w:val="%1."/>
      <w:lvlJc w:val="left"/>
      <w:pPr>
        <w:tabs>
          <w:tab w:val="num" w:pos="1209"/>
        </w:tabs>
        <w:ind w:left="1209" w:hanging="360"/>
      </w:pPr>
    </w:lvl>
  </w:abstractNum>
  <w:abstractNum w:abstractNumId="2">
    <w:nsid w:val="FFFFFF7F"/>
    <w:multiLevelType w:val="singleLevel"/>
    <w:tmpl w:val="C854C4B2"/>
    <w:lvl w:ilvl="0">
      <w:start w:val="1"/>
      <w:numFmt w:val="decimal"/>
      <w:lvlText w:val="%1."/>
      <w:lvlJc w:val="left"/>
      <w:pPr>
        <w:tabs>
          <w:tab w:val="num" w:pos="643"/>
        </w:tabs>
        <w:ind w:left="643" w:hanging="360"/>
      </w:pPr>
    </w:lvl>
  </w:abstractNum>
  <w:abstractNum w:abstractNumId="3">
    <w:nsid w:val="FFFFFF80"/>
    <w:multiLevelType w:val="singleLevel"/>
    <w:tmpl w:val="37702BF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2BD601A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6AC2F4E"/>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0DD2AFC4"/>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7F02D93C"/>
    <w:lvl w:ilvl="0">
      <w:start w:val="1"/>
      <w:numFmt w:val="decimal"/>
      <w:lvlText w:val="%1."/>
      <w:lvlJc w:val="left"/>
      <w:pPr>
        <w:tabs>
          <w:tab w:val="num" w:pos="360"/>
        </w:tabs>
        <w:ind w:left="360" w:hanging="360"/>
      </w:pPr>
    </w:lvl>
  </w:abstractNum>
  <w:abstractNum w:abstractNumId="8">
    <w:nsid w:val="FFFFFF89"/>
    <w:multiLevelType w:val="singleLevel"/>
    <w:tmpl w:val="02C46C28"/>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5915925"/>
    <w:multiLevelType w:val="hybridMultilevel"/>
    <w:tmpl w:val="11740994"/>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9">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90874"/>
    <w:multiLevelType w:val="hybridMultilevel"/>
    <w:tmpl w:val="17965D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1"/>
  </w:num>
  <w:num w:numId="2">
    <w:abstractNumId w:val="27"/>
  </w:num>
  <w:num w:numId="3">
    <w:abstractNumId w:val="18"/>
  </w:num>
  <w:num w:numId="4">
    <w:abstractNumId w:val="29"/>
  </w:num>
  <w:num w:numId="5">
    <w:abstractNumId w:val="9"/>
  </w:num>
  <w:num w:numId="6">
    <w:abstractNumId w:val="23"/>
  </w:num>
  <w:num w:numId="7">
    <w:abstractNumId w:val="13"/>
  </w:num>
  <w:num w:numId="8">
    <w:abstractNumId w:val="20"/>
  </w:num>
  <w:num w:numId="9">
    <w:abstractNumId w:val="19"/>
  </w:num>
  <w:num w:numId="10">
    <w:abstractNumId w:val="16"/>
  </w:num>
  <w:num w:numId="11">
    <w:abstractNumId w:val="12"/>
  </w:num>
  <w:num w:numId="12">
    <w:abstractNumId w:val="25"/>
  </w:num>
  <w:num w:numId="13">
    <w:abstractNumId w:val="26"/>
  </w:num>
  <w:num w:numId="14">
    <w:abstractNumId w:val="22"/>
  </w:num>
  <w:num w:numId="15">
    <w:abstractNumId w:val="15"/>
  </w:num>
  <w:num w:numId="16">
    <w:abstractNumId w:val="10"/>
  </w:num>
  <w:num w:numId="17">
    <w:abstractNumId w:val="21"/>
  </w:num>
  <w:num w:numId="18">
    <w:abstractNumId w:val="14"/>
  </w:num>
  <w:num w:numId="19">
    <w:abstractNumId w:val="11"/>
  </w:num>
  <w:num w:numId="20">
    <w:abstractNumId w:val="30"/>
  </w:num>
  <w:num w:numId="21">
    <w:abstractNumId w:val="28"/>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25359"/>
    <w:rsid w:val="000306E5"/>
    <w:rsid w:val="000314C9"/>
    <w:rsid w:val="00034D71"/>
    <w:rsid w:val="0003781C"/>
    <w:rsid w:val="00041538"/>
    <w:rsid w:val="00041D9C"/>
    <w:rsid w:val="00052A55"/>
    <w:rsid w:val="00053FBD"/>
    <w:rsid w:val="0005526D"/>
    <w:rsid w:val="0006324F"/>
    <w:rsid w:val="0006594E"/>
    <w:rsid w:val="00086650"/>
    <w:rsid w:val="00087381"/>
    <w:rsid w:val="00090650"/>
    <w:rsid w:val="000B3BF8"/>
    <w:rsid w:val="000C7E73"/>
    <w:rsid w:val="000D25A2"/>
    <w:rsid w:val="000D3D6A"/>
    <w:rsid w:val="000D52D4"/>
    <w:rsid w:val="000E4193"/>
    <w:rsid w:val="000E44A9"/>
    <w:rsid w:val="000E63C8"/>
    <w:rsid w:val="000F0C42"/>
    <w:rsid w:val="000F3DD5"/>
    <w:rsid w:val="000F614E"/>
    <w:rsid w:val="00100EF1"/>
    <w:rsid w:val="0010218B"/>
    <w:rsid w:val="001073C3"/>
    <w:rsid w:val="0012306F"/>
    <w:rsid w:val="00125305"/>
    <w:rsid w:val="001359FA"/>
    <w:rsid w:val="0014020E"/>
    <w:rsid w:val="00146D85"/>
    <w:rsid w:val="0015068D"/>
    <w:rsid w:val="001565F5"/>
    <w:rsid w:val="001653D6"/>
    <w:rsid w:val="00170435"/>
    <w:rsid w:val="001825E4"/>
    <w:rsid w:val="001848C1"/>
    <w:rsid w:val="00191AC3"/>
    <w:rsid w:val="001A0BA9"/>
    <w:rsid w:val="001B5721"/>
    <w:rsid w:val="001C5476"/>
    <w:rsid w:val="001C707C"/>
    <w:rsid w:val="001C7242"/>
    <w:rsid w:val="001D05F9"/>
    <w:rsid w:val="001D344F"/>
    <w:rsid w:val="001E0F34"/>
    <w:rsid w:val="002027F4"/>
    <w:rsid w:val="002178A2"/>
    <w:rsid w:val="00217EFE"/>
    <w:rsid w:val="00222822"/>
    <w:rsid w:val="0022692E"/>
    <w:rsid w:val="00226F55"/>
    <w:rsid w:val="00226FD3"/>
    <w:rsid w:val="002318C0"/>
    <w:rsid w:val="00241911"/>
    <w:rsid w:val="00246C65"/>
    <w:rsid w:val="00246D76"/>
    <w:rsid w:val="0025000F"/>
    <w:rsid w:val="00252587"/>
    <w:rsid w:val="0025262E"/>
    <w:rsid w:val="002726E8"/>
    <w:rsid w:val="00272E8F"/>
    <w:rsid w:val="0027453A"/>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739CA"/>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29EA"/>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1B33"/>
    <w:rsid w:val="004D6AB7"/>
    <w:rsid w:val="004E0284"/>
    <w:rsid w:val="004E3A78"/>
    <w:rsid w:val="004E5403"/>
    <w:rsid w:val="004F215F"/>
    <w:rsid w:val="004F7D49"/>
    <w:rsid w:val="00517FCF"/>
    <w:rsid w:val="00521A14"/>
    <w:rsid w:val="00524D99"/>
    <w:rsid w:val="005250E0"/>
    <w:rsid w:val="00556A99"/>
    <w:rsid w:val="00574F5B"/>
    <w:rsid w:val="00585ECE"/>
    <w:rsid w:val="00587F13"/>
    <w:rsid w:val="0059544D"/>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298F"/>
    <w:rsid w:val="006C3B14"/>
    <w:rsid w:val="006D2ADB"/>
    <w:rsid w:val="006D5A69"/>
    <w:rsid w:val="006D6CFD"/>
    <w:rsid w:val="006E24A5"/>
    <w:rsid w:val="006E7018"/>
    <w:rsid w:val="006E73D3"/>
    <w:rsid w:val="006F792E"/>
    <w:rsid w:val="00701DA5"/>
    <w:rsid w:val="00703947"/>
    <w:rsid w:val="007063A1"/>
    <w:rsid w:val="0071635F"/>
    <w:rsid w:val="00716A84"/>
    <w:rsid w:val="00717136"/>
    <w:rsid w:val="0072296A"/>
    <w:rsid w:val="007233FD"/>
    <w:rsid w:val="00742BDB"/>
    <w:rsid w:val="00743522"/>
    <w:rsid w:val="00752C41"/>
    <w:rsid w:val="0077401D"/>
    <w:rsid w:val="00775093"/>
    <w:rsid w:val="00776D90"/>
    <w:rsid w:val="00780749"/>
    <w:rsid w:val="00783207"/>
    <w:rsid w:val="00783A53"/>
    <w:rsid w:val="00792F04"/>
    <w:rsid w:val="00794EDA"/>
    <w:rsid w:val="007A4D8A"/>
    <w:rsid w:val="007B2F43"/>
    <w:rsid w:val="007C109B"/>
    <w:rsid w:val="007C1254"/>
    <w:rsid w:val="007D03F8"/>
    <w:rsid w:val="007D3984"/>
    <w:rsid w:val="007E1383"/>
    <w:rsid w:val="007E16A1"/>
    <w:rsid w:val="007E1A5A"/>
    <w:rsid w:val="00806160"/>
    <w:rsid w:val="00806CE9"/>
    <w:rsid w:val="00825EBD"/>
    <w:rsid w:val="00837E46"/>
    <w:rsid w:val="00855366"/>
    <w:rsid w:val="0085618A"/>
    <w:rsid w:val="00885B3A"/>
    <w:rsid w:val="00887CB1"/>
    <w:rsid w:val="00895841"/>
    <w:rsid w:val="008A1145"/>
    <w:rsid w:val="008A4AE8"/>
    <w:rsid w:val="008B296C"/>
    <w:rsid w:val="008B6018"/>
    <w:rsid w:val="008B66E7"/>
    <w:rsid w:val="008C7739"/>
    <w:rsid w:val="008D4AFF"/>
    <w:rsid w:val="008E4DAF"/>
    <w:rsid w:val="008F11EC"/>
    <w:rsid w:val="0090051F"/>
    <w:rsid w:val="009149CB"/>
    <w:rsid w:val="0091757E"/>
    <w:rsid w:val="00925F56"/>
    <w:rsid w:val="00927365"/>
    <w:rsid w:val="00930ABB"/>
    <w:rsid w:val="00932FB0"/>
    <w:rsid w:val="00941405"/>
    <w:rsid w:val="0094719C"/>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4A0C"/>
    <w:rsid w:val="00A97BE0"/>
    <w:rsid w:val="00AA0181"/>
    <w:rsid w:val="00AA580C"/>
    <w:rsid w:val="00AA62C1"/>
    <w:rsid w:val="00AB2091"/>
    <w:rsid w:val="00AB39E3"/>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1A58"/>
    <w:rsid w:val="00BB333A"/>
    <w:rsid w:val="00BB4166"/>
    <w:rsid w:val="00BC1064"/>
    <w:rsid w:val="00BC5948"/>
    <w:rsid w:val="00BC5DB9"/>
    <w:rsid w:val="00BC5FC2"/>
    <w:rsid w:val="00C02368"/>
    <w:rsid w:val="00C02D9D"/>
    <w:rsid w:val="00C046BB"/>
    <w:rsid w:val="00C049C1"/>
    <w:rsid w:val="00C074D2"/>
    <w:rsid w:val="00C15D86"/>
    <w:rsid w:val="00C22E55"/>
    <w:rsid w:val="00C32150"/>
    <w:rsid w:val="00C54569"/>
    <w:rsid w:val="00C6385F"/>
    <w:rsid w:val="00C774DA"/>
    <w:rsid w:val="00C80354"/>
    <w:rsid w:val="00C81944"/>
    <w:rsid w:val="00C91168"/>
    <w:rsid w:val="00CA3682"/>
    <w:rsid w:val="00CA66A5"/>
    <w:rsid w:val="00CA6BBC"/>
    <w:rsid w:val="00CB1FC7"/>
    <w:rsid w:val="00CB2F39"/>
    <w:rsid w:val="00CB4C58"/>
    <w:rsid w:val="00CB5C3C"/>
    <w:rsid w:val="00CB69BC"/>
    <w:rsid w:val="00CD0782"/>
    <w:rsid w:val="00CD267D"/>
    <w:rsid w:val="00CE7B1D"/>
    <w:rsid w:val="00CF1F13"/>
    <w:rsid w:val="00CF5E22"/>
    <w:rsid w:val="00CF63E9"/>
    <w:rsid w:val="00D043F5"/>
    <w:rsid w:val="00D2007B"/>
    <w:rsid w:val="00D21F97"/>
    <w:rsid w:val="00D26D4E"/>
    <w:rsid w:val="00D3073F"/>
    <w:rsid w:val="00D37DEE"/>
    <w:rsid w:val="00D4018E"/>
    <w:rsid w:val="00D4063F"/>
    <w:rsid w:val="00D43317"/>
    <w:rsid w:val="00D540C9"/>
    <w:rsid w:val="00D56AC3"/>
    <w:rsid w:val="00D622CC"/>
    <w:rsid w:val="00D738EC"/>
    <w:rsid w:val="00D75CAE"/>
    <w:rsid w:val="00D81805"/>
    <w:rsid w:val="00D854A2"/>
    <w:rsid w:val="00D86BF4"/>
    <w:rsid w:val="00D90103"/>
    <w:rsid w:val="00D919AC"/>
    <w:rsid w:val="00D95BAD"/>
    <w:rsid w:val="00DA32DE"/>
    <w:rsid w:val="00DB1351"/>
    <w:rsid w:val="00DB28C7"/>
    <w:rsid w:val="00DB5707"/>
    <w:rsid w:val="00DC6D83"/>
    <w:rsid w:val="00DC7219"/>
    <w:rsid w:val="00DD2641"/>
    <w:rsid w:val="00DF444E"/>
    <w:rsid w:val="00E005C6"/>
    <w:rsid w:val="00E0426B"/>
    <w:rsid w:val="00E05EF4"/>
    <w:rsid w:val="00E17E81"/>
    <w:rsid w:val="00E20EFD"/>
    <w:rsid w:val="00E21139"/>
    <w:rsid w:val="00E2258D"/>
    <w:rsid w:val="00E340FB"/>
    <w:rsid w:val="00E41FA3"/>
    <w:rsid w:val="00E61796"/>
    <w:rsid w:val="00E64F9F"/>
    <w:rsid w:val="00E674C5"/>
    <w:rsid w:val="00E80120"/>
    <w:rsid w:val="00E835EF"/>
    <w:rsid w:val="00E91295"/>
    <w:rsid w:val="00EA0E84"/>
    <w:rsid w:val="00EB0717"/>
    <w:rsid w:val="00EC4808"/>
    <w:rsid w:val="00ED3627"/>
    <w:rsid w:val="00ED5ADB"/>
    <w:rsid w:val="00ED637C"/>
    <w:rsid w:val="00ED68DD"/>
    <w:rsid w:val="00EE2C8C"/>
    <w:rsid w:val="00EE7D55"/>
    <w:rsid w:val="00EF4909"/>
    <w:rsid w:val="00F02170"/>
    <w:rsid w:val="00F02950"/>
    <w:rsid w:val="00F07C65"/>
    <w:rsid w:val="00F222B8"/>
    <w:rsid w:val="00F23978"/>
    <w:rsid w:val="00F268D8"/>
    <w:rsid w:val="00F26F99"/>
    <w:rsid w:val="00F37392"/>
    <w:rsid w:val="00F402A0"/>
    <w:rsid w:val="00F5314C"/>
    <w:rsid w:val="00F5342C"/>
    <w:rsid w:val="00F563C8"/>
    <w:rsid w:val="00F64D16"/>
    <w:rsid w:val="00F6694A"/>
    <w:rsid w:val="00F753D1"/>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F5314C"/>
    <w:pPr>
      <w:pBdr>
        <w:bottom w:val="single" w:sz="8" w:space="1" w:color="auto"/>
      </w:pBdr>
      <w:tabs>
        <w:tab w:val="center" w:pos="4320"/>
        <w:tab w:val="right" w:pos="8640"/>
      </w:tabs>
      <w:jc w:val="center"/>
      <w:pPrChange w:id="0" w:author="Avin Mathew" w:date="2012-07-05T13:14:00Z">
        <w:pPr>
          <w:tabs>
            <w:tab w:val="center" w:pos="4320"/>
            <w:tab w:val="right" w:pos="8640"/>
          </w:tabs>
          <w:spacing w:before="60" w:after="60"/>
          <w:jc w:val="center"/>
        </w:pPr>
      </w:pPrChange>
    </w:pPr>
    <w:rPr>
      <w:sz w:val="18"/>
      <w:rPrChange w:id="0" w:author="Avin Mathew" w:date="2012-07-05T13:14:00Z">
        <w:rPr>
          <w:sz w:val="18"/>
          <w:szCs w:val="24"/>
          <w:lang w:val="en-US" w:eastAsia="en-US" w:bidi="ar-SA"/>
        </w:rPr>
      </w:rPrChange>
    </w:rPr>
  </w:style>
  <w:style w:type="paragraph" w:styleId="Footer">
    <w:name w:val="footer"/>
    <w:basedOn w:val="Normal"/>
    <w:rsid w:val="00F5314C"/>
    <w:pPr>
      <w:pBdr>
        <w:top w:val="single" w:sz="8" w:space="1" w:color="auto"/>
      </w:pBdr>
      <w:tabs>
        <w:tab w:val="center" w:pos="4320"/>
        <w:tab w:val="right" w:pos="8640"/>
      </w:tabs>
      <w:pPrChange w:id="1" w:author="Avin Mathew" w:date="2012-07-05T13:14:00Z">
        <w:pPr>
          <w:tabs>
            <w:tab w:val="center" w:pos="4320"/>
            <w:tab w:val="right" w:pos="8640"/>
          </w:tabs>
          <w:spacing w:before="60" w:after="60"/>
          <w:jc w:val="both"/>
        </w:pPr>
      </w:pPrChange>
    </w:pPr>
    <w:rPr>
      <w:sz w:val="18"/>
      <w:rPrChange w:id="1" w:author="Avin Mathew" w:date="2012-07-05T13:14:00Z">
        <w:rPr>
          <w:sz w:val="18"/>
          <w:szCs w:val="24"/>
          <w:lang w:val="en-US" w:eastAsia="en-US" w:bidi="ar-SA"/>
        </w:rPr>
      </w:rPrChange>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F5314C"/>
    <w:pPr>
      <w:pBdr>
        <w:bottom w:val="single" w:sz="8" w:space="1" w:color="auto"/>
      </w:pBdr>
      <w:tabs>
        <w:tab w:val="center" w:pos="4320"/>
        <w:tab w:val="right" w:pos="8640"/>
      </w:tabs>
      <w:jc w:val="center"/>
      <w:pPrChange w:id="2" w:author="Avin Mathew" w:date="2012-07-05T13:14:00Z">
        <w:pPr>
          <w:tabs>
            <w:tab w:val="center" w:pos="4320"/>
            <w:tab w:val="right" w:pos="8640"/>
          </w:tabs>
          <w:spacing w:before="60" w:after="60"/>
          <w:jc w:val="center"/>
        </w:pPr>
      </w:pPrChange>
    </w:pPr>
    <w:rPr>
      <w:sz w:val="18"/>
      <w:rPrChange w:id="2" w:author="Avin Mathew" w:date="2012-07-05T13:14:00Z">
        <w:rPr>
          <w:sz w:val="18"/>
          <w:szCs w:val="24"/>
          <w:lang w:val="en-US" w:eastAsia="en-US" w:bidi="ar-SA"/>
        </w:rPr>
      </w:rPrChange>
    </w:rPr>
  </w:style>
  <w:style w:type="paragraph" w:styleId="Footer">
    <w:name w:val="footer"/>
    <w:basedOn w:val="Normal"/>
    <w:rsid w:val="00F5314C"/>
    <w:pPr>
      <w:pBdr>
        <w:top w:val="single" w:sz="8" w:space="1" w:color="auto"/>
      </w:pBdr>
      <w:tabs>
        <w:tab w:val="center" w:pos="4320"/>
        <w:tab w:val="right" w:pos="8640"/>
      </w:tabs>
      <w:pPrChange w:id="3" w:author="Avin Mathew" w:date="2012-07-05T13:14:00Z">
        <w:pPr>
          <w:tabs>
            <w:tab w:val="center" w:pos="4320"/>
            <w:tab w:val="right" w:pos="8640"/>
          </w:tabs>
          <w:spacing w:before="60" w:after="60"/>
          <w:jc w:val="both"/>
        </w:pPr>
      </w:pPrChange>
    </w:pPr>
    <w:rPr>
      <w:sz w:val="18"/>
      <w:rPrChange w:id="3" w:author="Avin Mathew" w:date="2012-07-05T13:14:00Z">
        <w:rPr>
          <w:sz w:val="18"/>
          <w:szCs w:val="24"/>
          <w:lang w:val="en-US" w:eastAsia="en-US" w:bidi="ar-SA"/>
        </w:rPr>
      </w:rPrChange>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6AD87-90F2-4285-9BAA-0FCAD719A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1</Pages>
  <Words>5384</Words>
  <Characters>30695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36007</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32</cp:revision>
  <cp:lastPrinted>2011-10-05T03:24:00Z</cp:lastPrinted>
  <dcterms:created xsi:type="dcterms:W3CDTF">2011-08-16T03:04:00Z</dcterms:created>
  <dcterms:modified xsi:type="dcterms:W3CDTF">2012-07-05T03:30:00Z</dcterms:modified>
</cp:coreProperties>
</file>