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0" w:author="Avin Mathew" w:date="2012-05-16T07:54:00Z">
        <w:r w:rsidR="006F792E" w:rsidDel="0027453A">
          <w:rPr>
            <w:b/>
            <w:sz w:val="32"/>
            <w:szCs w:val="32"/>
          </w:rPr>
          <w:delText>3</w:delText>
        </w:r>
      </w:del>
      <w:ins w:id="1"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2"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3" w:author="Avin Mathew" w:date="2012-05-16T07:55:00Z">
        <w:r w:rsidR="0027453A">
          <w:t xml:space="preserve">as well as a message model </w:t>
        </w:r>
      </w:ins>
      <w:r>
        <w:t xml:space="preserve">for the </w:t>
      </w:r>
      <w:del w:id="4"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r w:rsidRPr="009E6976">
        <w:rPr>
          <w:sz w:val="16"/>
          <w:szCs w:val="16"/>
        </w:rPr>
        <w:t>™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proofErr w:type="gramStart"/>
      <w:r>
        <w:rPr>
          <w:sz w:val="16"/>
          <w:szCs w:val="16"/>
        </w:rPr>
        <w:t>Copyright 201</w:t>
      </w:r>
      <w:r w:rsidR="00416985">
        <w:rPr>
          <w:sz w:val="16"/>
          <w:szCs w:val="16"/>
        </w:rPr>
        <w:t>1</w:t>
      </w:r>
      <w:r w:rsidR="009E6976" w:rsidRPr="009E6976">
        <w:rPr>
          <w:sz w:val="16"/>
          <w:szCs w:val="16"/>
        </w:rPr>
        <w:t>.</w:t>
      </w:r>
      <w:proofErr w:type="gramEnd"/>
      <w:r w:rsidR="009E6976" w:rsidRPr="009E6976">
        <w:rPr>
          <w:sz w:val="16"/>
          <w:szCs w:val="16"/>
        </w:rPr>
        <w:t xml:space="preserve">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proofErr w:type="gramStart"/>
      <w:r w:rsidRPr="00CB18EC">
        <w:t>Copyright © MIMOSA 201</w:t>
      </w:r>
      <w:del w:id="5" w:author="Avin Mathew" w:date="2012-05-16T09:24:00Z">
        <w:r w:rsidRPr="00CB18EC" w:rsidDel="00524D99">
          <w:delText>1</w:delText>
        </w:r>
      </w:del>
      <w:ins w:id="6" w:author="Avin Mathew" w:date="2012-05-16T09:24:00Z">
        <w:r w:rsidR="00524D99">
          <w:t>2</w:t>
        </w:r>
      </w:ins>
      <w:r w:rsidRPr="00CB18EC">
        <w:t>.</w:t>
      </w:r>
      <w:proofErr w:type="gramEnd"/>
      <w:r w:rsidRPr="00CB18EC">
        <w:t xml:space="preserve">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7"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524D99" w:rsidRDefault="00941405">
      <w:pPr>
        <w:pStyle w:val="TOC1"/>
        <w:tabs>
          <w:tab w:val="left" w:pos="440"/>
          <w:tab w:val="right" w:leader="dot" w:pos="8630"/>
        </w:tabs>
        <w:rPr>
          <w:ins w:id="8" w:author="Avin Mathew" w:date="2012-05-16T09:30:00Z"/>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ins w:id="9" w:author="Avin Mathew" w:date="2012-05-16T09:30:00Z">
        <w:r w:rsidR="00524D99" w:rsidRPr="00CA59A8">
          <w:rPr>
            <w:rStyle w:val="Hyperlink"/>
            <w:noProof/>
          </w:rPr>
          <w:fldChar w:fldCharType="begin"/>
        </w:r>
        <w:r w:rsidR="00524D99" w:rsidRPr="00CA59A8">
          <w:rPr>
            <w:rStyle w:val="Hyperlink"/>
            <w:noProof/>
          </w:rPr>
          <w:instrText xml:space="preserve"> </w:instrText>
        </w:r>
        <w:r w:rsidR="00524D99">
          <w:rPr>
            <w:noProof/>
          </w:rPr>
          <w:instrText>HYPERLINK \l "_Toc324923944"</w:instrText>
        </w:r>
        <w:r w:rsidR="00524D99" w:rsidRPr="00CA59A8">
          <w:rPr>
            <w:rStyle w:val="Hyperlink"/>
            <w:noProof/>
          </w:rPr>
          <w:instrText xml:space="preserve"> </w:instrText>
        </w:r>
        <w:r w:rsidR="00524D99" w:rsidRPr="00CA59A8">
          <w:rPr>
            <w:rStyle w:val="Hyperlink"/>
            <w:noProof/>
          </w:rPr>
        </w:r>
        <w:r w:rsidR="00524D99" w:rsidRPr="00CA59A8">
          <w:rPr>
            <w:rStyle w:val="Hyperlink"/>
            <w:noProof/>
          </w:rPr>
          <w:fldChar w:fldCharType="separate"/>
        </w:r>
        <w:r w:rsidR="00524D99" w:rsidRPr="00CA59A8">
          <w:rPr>
            <w:rStyle w:val="Hyperlink"/>
            <w:noProof/>
          </w:rPr>
          <w:t>1</w:t>
        </w:r>
        <w:r w:rsidR="00524D99">
          <w:rPr>
            <w:rFonts w:asciiTheme="minorHAnsi" w:eastAsiaTheme="minorEastAsia" w:hAnsiTheme="minorHAnsi" w:cstheme="minorBidi"/>
            <w:noProof/>
            <w:szCs w:val="22"/>
            <w:lang w:val="en-AU" w:eastAsia="en-AU"/>
          </w:rPr>
          <w:tab/>
        </w:r>
        <w:r w:rsidR="00524D99" w:rsidRPr="00CA59A8">
          <w:rPr>
            <w:rStyle w:val="Hyperlink"/>
            <w:noProof/>
          </w:rPr>
          <w:t>Common Interoperability Registry</w:t>
        </w:r>
        <w:r w:rsidR="00524D99">
          <w:rPr>
            <w:noProof/>
            <w:webHidden/>
          </w:rPr>
          <w:tab/>
        </w:r>
        <w:r w:rsidR="00524D99">
          <w:rPr>
            <w:noProof/>
            <w:webHidden/>
          </w:rPr>
          <w:fldChar w:fldCharType="begin"/>
        </w:r>
        <w:r w:rsidR="00524D99">
          <w:rPr>
            <w:noProof/>
            <w:webHidden/>
          </w:rPr>
          <w:instrText xml:space="preserve"> PAGEREF _Toc324923944 \h </w:instrText>
        </w:r>
        <w:r w:rsidR="00524D99">
          <w:rPr>
            <w:noProof/>
            <w:webHidden/>
          </w:rPr>
        </w:r>
      </w:ins>
      <w:r w:rsidR="00524D99">
        <w:rPr>
          <w:noProof/>
          <w:webHidden/>
        </w:rPr>
        <w:fldChar w:fldCharType="separate"/>
      </w:r>
      <w:ins w:id="10" w:author="Avin Mathew" w:date="2012-05-16T09:30:00Z">
        <w:r w:rsidR="00524D99">
          <w:rPr>
            <w:noProof/>
            <w:webHidden/>
          </w:rPr>
          <w:t>5</w:t>
        </w:r>
        <w:r w:rsidR="00524D99">
          <w:rPr>
            <w:noProof/>
            <w:webHidden/>
          </w:rPr>
          <w:fldChar w:fldCharType="end"/>
        </w:r>
        <w:r w:rsidR="00524D99" w:rsidRPr="00CA59A8">
          <w:rPr>
            <w:rStyle w:val="Hyperlink"/>
            <w:noProof/>
          </w:rPr>
          <w:fldChar w:fldCharType="end"/>
        </w:r>
      </w:ins>
    </w:p>
    <w:p w:rsidR="00524D99" w:rsidRDefault="00524D99">
      <w:pPr>
        <w:pStyle w:val="TOC1"/>
        <w:tabs>
          <w:tab w:val="left" w:pos="440"/>
          <w:tab w:val="right" w:leader="dot" w:pos="8630"/>
        </w:tabs>
        <w:rPr>
          <w:ins w:id="11" w:author="Avin Mathew" w:date="2012-05-16T09:30:00Z"/>
          <w:rFonts w:asciiTheme="minorHAnsi" w:eastAsiaTheme="minorEastAsia" w:hAnsiTheme="minorHAnsi" w:cstheme="minorBidi"/>
          <w:noProof/>
          <w:szCs w:val="22"/>
          <w:lang w:val="en-AU" w:eastAsia="en-AU"/>
        </w:rPr>
      </w:pPr>
      <w:ins w:id="1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"_Toc324923945"</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w:t>
        </w:r>
        <w:r>
          <w:rPr>
            <w:rFonts w:asciiTheme="minorHAnsi" w:eastAsiaTheme="minorEastAsia" w:hAnsiTheme="minorHAnsi" w:cstheme="minorBidi"/>
            <w:noProof/>
            <w:szCs w:val="22"/>
            <w:lang w:val="en-AU" w:eastAsia="en-AU"/>
          </w:rPr>
          <w:tab/>
        </w:r>
        <w:r w:rsidRPr="00CA59A8">
          <w:rPr>
            <w:rStyle w:val="Hyperlink"/>
            <w:noProof/>
          </w:rPr>
          <w:t>Logical Data Model</w:t>
        </w:r>
        <w:r>
          <w:rPr>
            <w:noProof/>
            <w:webHidden/>
          </w:rPr>
          <w:tab/>
        </w:r>
        <w:r>
          <w:rPr>
            <w:noProof/>
            <w:webHidden/>
          </w:rPr>
          <w:fldChar w:fldCharType="begin"/>
        </w:r>
        <w:r>
          <w:rPr>
            <w:noProof/>
            <w:webHidden/>
          </w:rPr>
          <w:instrText xml:space="preserve"> PAGEREF _Toc324923945 \h </w:instrText>
        </w:r>
        <w:r>
          <w:rPr>
            <w:noProof/>
            <w:webHidden/>
          </w:rPr>
        </w:r>
      </w:ins>
      <w:r>
        <w:rPr>
          <w:noProof/>
          <w:webHidden/>
        </w:rPr>
        <w:fldChar w:fldCharType="separate"/>
      </w:r>
      <w:ins w:id="13"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14" w:author="Avin Mathew" w:date="2012-05-16T09:30:00Z"/>
          <w:rFonts w:asciiTheme="minorHAnsi" w:eastAsiaTheme="minorEastAsia" w:hAnsiTheme="minorHAnsi" w:cstheme="minorBidi"/>
          <w:noProof/>
          <w:szCs w:val="22"/>
          <w:lang w:val="en-AU" w:eastAsia="en-AU"/>
        </w:rPr>
      </w:pPr>
      <w:ins w:id="1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"_Toc324923946"</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2.1</w:t>
        </w:r>
        <w:r>
          <w:rPr>
            <w:rFonts w:asciiTheme="minorHAnsi" w:eastAsiaTheme="minorEastAsia" w:hAnsiTheme="minorHAnsi" w:cstheme="minorBidi"/>
            <w:noProof/>
            <w:szCs w:val="22"/>
            <w:lang w:val="en-AU" w:eastAsia="en-AU"/>
          </w:rPr>
          <w:tab/>
        </w:r>
        <w:r w:rsidRPr="00CA59A8">
          <w:rPr>
            <w:rStyle w:val="Hyperlink"/>
            <w:noProof/>
          </w:rPr>
          <w:t>Primitive Data Types</w:t>
        </w:r>
        <w:r>
          <w:rPr>
            <w:noProof/>
            <w:webHidden/>
          </w:rPr>
          <w:tab/>
        </w:r>
        <w:r>
          <w:rPr>
            <w:noProof/>
            <w:webHidden/>
          </w:rPr>
          <w:fldChar w:fldCharType="begin"/>
        </w:r>
        <w:r>
          <w:rPr>
            <w:noProof/>
            <w:webHidden/>
          </w:rPr>
          <w:instrText xml:space="preserve"> PAGEREF _Toc324923946 \h </w:instrText>
        </w:r>
        <w:r>
          <w:rPr>
            <w:noProof/>
            <w:webHidden/>
          </w:rPr>
        </w:r>
      </w:ins>
      <w:r>
        <w:rPr>
          <w:noProof/>
          <w:webHidden/>
        </w:rPr>
        <w:fldChar w:fldCharType="separate"/>
      </w:r>
      <w:ins w:id="16"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7" w:author="Avin Mathew" w:date="2012-05-16T09:30:00Z"/>
          <w:rFonts w:asciiTheme="minorHAnsi" w:eastAsiaTheme="minorEastAsia" w:hAnsiTheme="minorHAnsi" w:cstheme="minorBidi"/>
          <w:noProof/>
          <w:szCs w:val="22"/>
          <w:lang w:val="en-AU" w:eastAsia="en-AU"/>
        </w:rPr>
      </w:pPr>
      <w:ins w:id="1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"_Toc324923947"</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2.1.1</w:t>
        </w:r>
        <w:r>
          <w:rPr>
            <w:rFonts w:asciiTheme="minorHAnsi" w:eastAsiaTheme="minorEastAsia" w:hAnsiTheme="minorHAnsi" w:cstheme="minorBidi"/>
            <w:noProof/>
            <w:szCs w:val="22"/>
            <w:lang w:val="en-AU" w:eastAsia="en-AU"/>
          </w:rPr>
          <w:tab/>
        </w:r>
        <w:r w:rsidRPr="00CA59A8">
          <w:rPr>
            <w:rStyle w:val="Hyperlink"/>
            <w:noProof/>
          </w:rPr>
          <w:t>XML Schema Types</w:t>
        </w:r>
        <w:r>
          <w:rPr>
            <w:noProof/>
            <w:webHidden/>
          </w:rPr>
          <w:tab/>
        </w:r>
        <w:r>
          <w:rPr>
            <w:noProof/>
            <w:webHidden/>
          </w:rPr>
          <w:fldChar w:fldCharType="begin"/>
        </w:r>
        <w:r>
          <w:rPr>
            <w:noProof/>
            <w:webHidden/>
          </w:rPr>
          <w:instrText xml:space="preserve"> PAGEREF _Toc324923947 \h </w:instrText>
        </w:r>
        <w:r>
          <w:rPr>
            <w:noProof/>
            <w:webHidden/>
          </w:rPr>
        </w:r>
      </w:ins>
      <w:r>
        <w:rPr>
          <w:noProof/>
          <w:webHidden/>
        </w:rPr>
        <w:fldChar w:fldCharType="separate"/>
      </w:r>
      <w:ins w:id="19"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20" w:author="Avin Mathew" w:date="2012-05-16T09:30:00Z"/>
          <w:rFonts w:asciiTheme="minorHAnsi" w:eastAsiaTheme="minorEastAsia" w:hAnsiTheme="minorHAnsi" w:cstheme="minorBidi"/>
          <w:noProof/>
          <w:szCs w:val="22"/>
          <w:lang w:val="en-AU" w:eastAsia="en-AU"/>
        </w:rPr>
      </w:pPr>
      <w:ins w:id="2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"_Toc324923948"</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2.1.2</w:t>
        </w:r>
        <w:r>
          <w:rPr>
            <w:rFonts w:asciiTheme="minorHAnsi" w:eastAsiaTheme="minorEastAsia" w:hAnsiTheme="minorHAnsi" w:cstheme="minorBidi"/>
            <w:noProof/>
            <w:szCs w:val="22"/>
            <w:lang w:val="en-AU" w:eastAsia="en-AU"/>
          </w:rPr>
          <w:tab/>
        </w:r>
        <w:r w:rsidRPr="00CA59A8">
          <w:rPr>
            <w:rStyle w:val="Hyperlink"/>
            <w:noProof/>
          </w:rPr>
          <w:t>Core Component Types</w:t>
        </w:r>
        <w:r>
          <w:rPr>
            <w:noProof/>
            <w:webHidden/>
          </w:rPr>
          <w:tab/>
        </w:r>
        <w:r>
          <w:rPr>
            <w:noProof/>
            <w:webHidden/>
          </w:rPr>
          <w:fldChar w:fldCharType="begin"/>
        </w:r>
        <w:r>
          <w:rPr>
            <w:noProof/>
            <w:webHidden/>
          </w:rPr>
          <w:instrText xml:space="preserve"> PAGEREF _Toc324923948 \h </w:instrText>
        </w:r>
        <w:r>
          <w:rPr>
            <w:noProof/>
            <w:webHidden/>
          </w:rPr>
        </w:r>
      </w:ins>
      <w:r>
        <w:rPr>
          <w:noProof/>
          <w:webHidden/>
        </w:rPr>
        <w:fldChar w:fldCharType="separate"/>
      </w:r>
      <w:ins w:id="22" w:author="Avin Mathew" w:date="2012-05-16T09:30:00Z">
        <w:r>
          <w:rPr>
            <w:noProof/>
            <w:webHidden/>
          </w:rPr>
          <w:t>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23" w:author="Avin Mathew" w:date="2012-05-16T09:30:00Z"/>
          <w:rFonts w:asciiTheme="minorHAnsi" w:eastAsiaTheme="minorEastAsia" w:hAnsiTheme="minorHAnsi" w:cstheme="minorBidi"/>
          <w:noProof/>
          <w:szCs w:val="22"/>
          <w:lang w:val="en-AU" w:eastAsia="en-AU"/>
        </w:rPr>
      </w:pPr>
      <w:ins w:id="2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"_Toc324923949"</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2.2</w:t>
        </w:r>
        <w:r>
          <w:rPr>
            <w:rFonts w:asciiTheme="minorHAnsi" w:eastAsiaTheme="minorEastAsia" w:hAnsiTheme="minorHAnsi" w:cstheme="minorBidi"/>
            <w:noProof/>
            <w:szCs w:val="22"/>
            <w:lang w:val="en-AU" w:eastAsia="en-AU"/>
          </w:rPr>
          <w:tab/>
        </w:r>
        <w:r w:rsidRPr="00CA59A8">
          <w:rPr>
            <w:rStyle w:val="Hyperlink"/>
            <w:noProof/>
          </w:rPr>
          <w:t>UML Model</w:t>
        </w:r>
        <w:r>
          <w:rPr>
            <w:noProof/>
            <w:webHidden/>
          </w:rPr>
          <w:tab/>
        </w:r>
        <w:r>
          <w:rPr>
            <w:noProof/>
            <w:webHidden/>
          </w:rPr>
          <w:fldChar w:fldCharType="begin"/>
        </w:r>
        <w:r>
          <w:rPr>
            <w:noProof/>
            <w:webHidden/>
          </w:rPr>
          <w:instrText xml:space="preserve"> PAGEREF _Toc324923949 \h </w:instrText>
        </w:r>
        <w:r>
          <w:rPr>
            <w:noProof/>
            <w:webHidden/>
          </w:rPr>
        </w:r>
      </w:ins>
      <w:r>
        <w:rPr>
          <w:noProof/>
          <w:webHidden/>
        </w:rPr>
        <w:fldChar w:fldCharType="separate"/>
      </w:r>
      <w:ins w:id="25" w:author="Avin Mathew" w:date="2012-05-16T09:30:00Z">
        <w:r>
          <w:rPr>
            <w:noProof/>
            <w:webHidden/>
          </w:rPr>
          <w:t>6</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26" w:author="Avin Mathew" w:date="2012-05-16T09:30:00Z"/>
          <w:rFonts w:asciiTheme="minorHAnsi" w:eastAsiaTheme="minorEastAsia" w:hAnsiTheme="minorHAnsi" w:cstheme="minorBidi"/>
          <w:noProof/>
          <w:szCs w:val="22"/>
          <w:lang w:val="en-AU" w:eastAsia="en-AU"/>
        </w:rPr>
      </w:pPr>
      <w:ins w:id="2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"_Toc324923950"</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2.3</w:t>
        </w:r>
        <w:r>
          <w:rPr>
            <w:rFonts w:asciiTheme="minorHAnsi" w:eastAsiaTheme="minorEastAsia" w:hAnsiTheme="minorHAnsi" w:cstheme="minorBidi"/>
            <w:noProof/>
            <w:szCs w:val="22"/>
            <w:lang w:val="en-AU" w:eastAsia="en-AU"/>
          </w:rPr>
          <w:tab/>
        </w:r>
        <w:r w:rsidRPr="00CA59A8">
          <w:rPr>
            <w:rStyle w:val="Hyperlink"/>
            <w:noProof/>
          </w:rPr>
          <w:t>Registry</w:t>
        </w:r>
        <w:r>
          <w:rPr>
            <w:noProof/>
            <w:webHidden/>
          </w:rPr>
          <w:tab/>
        </w:r>
        <w:r>
          <w:rPr>
            <w:noProof/>
            <w:webHidden/>
          </w:rPr>
          <w:fldChar w:fldCharType="begin"/>
        </w:r>
        <w:r>
          <w:rPr>
            <w:noProof/>
            <w:webHidden/>
          </w:rPr>
          <w:instrText xml:space="preserve"> PAGEREF _Toc324923950 \h </w:instrText>
        </w:r>
        <w:r>
          <w:rPr>
            <w:noProof/>
            <w:webHidden/>
          </w:rPr>
        </w:r>
      </w:ins>
      <w:r>
        <w:rPr>
          <w:noProof/>
          <w:webHidden/>
        </w:rPr>
        <w:fldChar w:fldCharType="separate"/>
      </w:r>
      <w:ins w:id="28" w:author="Avin Mathew" w:date="2012-05-16T09:30:00Z">
        <w:r>
          <w:rPr>
            <w:noProof/>
            <w:webHidden/>
          </w:rPr>
          <w:t>6</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29" w:author="Avin Mathew" w:date="2012-05-16T09:30:00Z"/>
          <w:rFonts w:asciiTheme="minorHAnsi" w:eastAsiaTheme="minorEastAsia" w:hAnsiTheme="minorHAnsi" w:cstheme="minorBidi"/>
          <w:noProof/>
          <w:szCs w:val="22"/>
          <w:lang w:val="en-AU" w:eastAsia="en-AU"/>
        </w:rPr>
      </w:pPr>
      <w:ins w:id="3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"_Toc324923951"</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2.4</w:t>
        </w:r>
        <w:r>
          <w:rPr>
            <w:rFonts w:asciiTheme="minorHAnsi" w:eastAsiaTheme="minorEastAsia" w:hAnsiTheme="minorHAnsi" w:cstheme="minorBidi"/>
            <w:noProof/>
            <w:szCs w:val="22"/>
            <w:lang w:val="en-AU" w:eastAsia="en-AU"/>
          </w:rPr>
          <w:tab/>
        </w:r>
        <w:r w:rsidRPr="00CA59A8">
          <w:rPr>
            <w:rStyle w:val="Hyperlink"/>
            <w:noProof/>
          </w:rPr>
          <w:t>Category</w:t>
        </w:r>
        <w:r>
          <w:rPr>
            <w:noProof/>
            <w:webHidden/>
          </w:rPr>
          <w:tab/>
        </w:r>
        <w:r>
          <w:rPr>
            <w:noProof/>
            <w:webHidden/>
          </w:rPr>
          <w:fldChar w:fldCharType="begin"/>
        </w:r>
        <w:r>
          <w:rPr>
            <w:noProof/>
            <w:webHidden/>
          </w:rPr>
          <w:instrText xml:space="preserve"> PAGEREF _Toc324923951 \h </w:instrText>
        </w:r>
        <w:r>
          <w:rPr>
            <w:noProof/>
            <w:webHidden/>
          </w:rPr>
        </w:r>
      </w:ins>
      <w:r>
        <w:rPr>
          <w:noProof/>
          <w:webHidden/>
        </w:rPr>
        <w:fldChar w:fldCharType="separate"/>
      </w:r>
      <w:ins w:id="31" w:author="Avin Mathew" w:date="2012-05-16T09:30:00Z">
        <w:r>
          <w:rPr>
            <w:noProof/>
            <w:webHidden/>
          </w:rPr>
          <w:t>7</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2" w:author="Avin Mathew" w:date="2012-05-16T09:30:00Z"/>
          <w:rFonts w:asciiTheme="minorHAnsi" w:eastAsiaTheme="minorEastAsia" w:hAnsiTheme="minorHAnsi" w:cstheme="minorBidi"/>
          <w:noProof/>
          <w:szCs w:val="22"/>
          <w:lang w:val="en-AU" w:eastAsia="en-AU"/>
        </w:rPr>
      </w:pPr>
      <w:ins w:id="3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"_Toc324923952"</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2.5</w:t>
        </w:r>
        <w:r>
          <w:rPr>
            <w:rFonts w:asciiTheme="minorHAnsi" w:eastAsiaTheme="minorEastAsia" w:hAnsiTheme="minorHAnsi" w:cstheme="minorBidi"/>
            <w:noProof/>
            <w:szCs w:val="22"/>
            <w:lang w:val="en-AU" w:eastAsia="en-AU"/>
          </w:rPr>
          <w:tab/>
        </w:r>
        <w:r w:rsidRPr="00CA59A8">
          <w:rPr>
            <w:rStyle w:val="Hyperlink"/>
            <w:noProof/>
          </w:rPr>
          <w:t>Entry</w:t>
        </w:r>
        <w:r>
          <w:rPr>
            <w:noProof/>
            <w:webHidden/>
          </w:rPr>
          <w:tab/>
        </w:r>
        <w:r>
          <w:rPr>
            <w:noProof/>
            <w:webHidden/>
          </w:rPr>
          <w:fldChar w:fldCharType="begin"/>
        </w:r>
        <w:r>
          <w:rPr>
            <w:noProof/>
            <w:webHidden/>
          </w:rPr>
          <w:instrText xml:space="preserve"> PAGEREF _Toc324923952 \h </w:instrText>
        </w:r>
        <w:r>
          <w:rPr>
            <w:noProof/>
            <w:webHidden/>
          </w:rPr>
        </w:r>
      </w:ins>
      <w:r>
        <w:rPr>
          <w:noProof/>
          <w:webHidden/>
        </w:rPr>
        <w:fldChar w:fldCharType="separate"/>
      </w:r>
      <w:ins w:id="34" w:author="Avin Mathew" w:date="2012-05-16T09:30:00Z">
        <w:r>
          <w:rPr>
            <w:noProof/>
            <w:webHidden/>
          </w:rPr>
          <w:t>8</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5" w:author="Avin Mathew" w:date="2012-05-16T09:30:00Z"/>
          <w:rFonts w:asciiTheme="minorHAnsi" w:eastAsiaTheme="minorEastAsia" w:hAnsiTheme="minorHAnsi" w:cstheme="minorBidi"/>
          <w:noProof/>
          <w:szCs w:val="22"/>
          <w:lang w:val="en-AU" w:eastAsia="en-AU"/>
        </w:rPr>
      </w:pPr>
      <w:ins w:id="3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"_Toc324923953"</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2.6</w:t>
        </w:r>
        <w:r>
          <w:rPr>
            <w:rFonts w:asciiTheme="minorHAnsi" w:eastAsiaTheme="minorEastAsia" w:hAnsiTheme="minorHAnsi" w:cstheme="minorBidi"/>
            <w:noProof/>
            <w:szCs w:val="22"/>
            <w:lang w:val="en-AU" w:eastAsia="en-AU"/>
          </w:rPr>
          <w:tab/>
        </w:r>
        <w:r w:rsidRPr="00CA59A8">
          <w:rPr>
            <w:rStyle w:val="Hyperlink"/>
            <w:noProof/>
          </w:rPr>
          <w:t>Property</w:t>
        </w:r>
        <w:r>
          <w:rPr>
            <w:noProof/>
            <w:webHidden/>
          </w:rPr>
          <w:tab/>
        </w:r>
        <w:r>
          <w:rPr>
            <w:noProof/>
            <w:webHidden/>
          </w:rPr>
          <w:fldChar w:fldCharType="begin"/>
        </w:r>
        <w:r>
          <w:rPr>
            <w:noProof/>
            <w:webHidden/>
          </w:rPr>
          <w:instrText xml:space="preserve"> PAGEREF _Toc324923953 \h </w:instrText>
        </w:r>
        <w:r>
          <w:rPr>
            <w:noProof/>
            <w:webHidden/>
          </w:rPr>
        </w:r>
      </w:ins>
      <w:r>
        <w:rPr>
          <w:noProof/>
          <w:webHidden/>
        </w:rPr>
        <w:fldChar w:fldCharType="separate"/>
      </w:r>
      <w:ins w:id="37" w:author="Avin Mathew" w:date="2012-05-16T09:30:00Z">
        <w:r>
          <w:rPr>
            <w:noProof/>
            <w:webHidden/>
          </w:rPr>
          <w:t>9</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38" w:author="Avin Mathew" w:date="2012-05-16T09:30:00Z"/>
          <w:rFonts w:asciiTheme="minorHAnsi" w:eastAsiaTheme="minorEastAsia" w:hAnsiTheme="minorHAnsi" w:cstheme="minorBidi"/>
          <w:noProof/>
          <w:szCs w:val="22"/>
          <w:lang w:val="en-AU" w:eastAsia="en-AU"/>
        </w:rPr>
      </w:pPr>
      <w:ins w:id="3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"_Toc324923954"</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2.7</w:t>
        </w:r>
        <w:r>
          <w:rPr>
            <w:rFonts w:asciiTheme="minorHAnsi" w:eastAsiaTheme="minorEastAsia" w:hAnsiTheme="minorHAnsi" w:cstheme="minorBidi"/>
            <w:noProof/>
            <w:szCs w:val="22"/>
            <w:lang w:val="en-AU" w:eastAsia="en-AU"/>
          </w:rPr>
          <w:tab/>
        </w:r>
        <w:r w:rsidRPr="00CA59A8">
          <w:rPr>
            <w:rStyle w:val="Hyperlink"/>
            <w:noProof/>
          </w:rPr>
          <w:t>PropertyValue</w:t>
        </w:r>
        <w:r>
          <w:rPr>
            <w:noProof/>
            <w:webHidden/>
          </w:rPr>
          <w:tab/>
        </w:r>
        <w:r>
          <w:rPr>
            <w:noProof/>
            <w:webHidden/>
          </w:rPr>
          <w:fldChar w:fldCharType="begin"/>
        </w:r>
        <w:r>
          <w:rPr>
            <w:noProof/>
            <w:webHidden/>
          </w:rPr>
          <w:instrText xml:space="preserve"> PAGEREF _Toc324923954 \h </w:instrText>
        </w:r>
        <w:r>
          <w:rPr>
            <w:noProof/>
            <w:webHidden/>
          </w:rPr>
        </w:r>
      </w:ins>
      <w:r>
        <w:rPr>
          <w:noProof/>
          <w:webHidden/>
        </w:rPr>
        <w:fldChar w:fldCharType="separate"/>
      </w:r>
      <w:ins w:id="40" w:author="Avin Mathew" w:date="2012-05-16T09:30:00Z">
        <w:r>
          <w:rPr>
            <w:noProof/>
            <w:webHidden/>
          </w:rPr>
          <w:t>9</w:t>
        </w:r>
        <w:r>
          <w:rPr>
            <w:noProof/>
            <w:webHidden/>
          </w:rPr>
          <w:fldChar w:fldCharType="end"/>
        </w:r>
        <w:r w:rsidRPr="00CA59A8">
          <w:rPr>
            <w:rStyle w:val="Hyperlink"/>
            <w:noProof/>
          </w:rPr>
          <w:fldChar w:fldCharType="end"/>
        </w:r>
      </w:ins>
    </w:p>
    <w:p w:rsidR="00524D99" w:rsidRDefault="00524D99">
      <w:pPr>
        <w:pStyle w:val="TOC1"/>
        <w:tabs>
          <w:tab w:val="left" w:pos="440"/>
          <w:tab w:val="right" w:leader="dot" w:pos="8630"/>
        </w:tabs>
        <w:rPr>
          <w:ins w:id="41" w:author="Avin Mathew" w:date="2012-05-16T09:30:00Z"/>
          <w:rFonts w:asciiTheme="minorHAnsi" w:eastAsiaTheme="minorEastAsia" w:hAnsiTheme="minorHAnsi" w:cstheme="minorBidi"/>
          <w:noProof/>
          <w:szCs w:val="22"/>
          <w:lang w:val="en-AU" w:eastAsia="en-AU"/>
        </w:rPr>
      </w:pPr>
      <w:ins w:id="4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"_Toc324923955"</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w:t>
        </w:r>
        <w:r>
          <w:rPr>
            <w:rFonts w:asciiTheme="minorHAnsi" w:eastAsiaTheme="minorEastAsia" w:hAnsiTheme="minorHAnsi" w:cstheme="minorBidi"/>
            <w:noProof/>
            <w:szCs w:val="22"/>
            <w:lang w:val="en-AU" w:eastAsia="en-AU"/>
          </w:rPr>
          <w:tab/>
        </w:r>
        <w:r w:rsidRPr="00CA59A8">
          <w:rPr>
            <w:rStyle w:val="Hyperlink"/>
            <w:noProof/>
          </w:rPr>
          <w:t>Service Definitions</w:t>
        </w:r>
        <w:r>
          <w:rPr>
            <w:noProof/>
            <w:webHidden/>
          </w:rPr>
          <w:tab/>
        </w:r>
        <w:r>
          <w:rPr>
            <w:noProof/>
            <w:webHidden/>
          </w:rPr>
          <w:fldChar w:fldCharType="begin"/>
        </w:r>
        <w:r>
          <w:rPr>
            <w:noProof/>
            <w:webHidden/>
          </w:rPr>
          <w:instrText xml:space="preserve"> PAGEREF _Toc324923955 \h </w:instrText>
        </w:r>
        <w:r>
          <w:rPr>
            <w:noProof/>
            <w:webHidden/>
          </w:rPr>
        </w:r>
      </w:ins>
      <w:r>
        <w:rPr>
          <w:noProof/>
          <w:webHidden/>
        </w:rPr>
        <w:fldChar w:fldCharType="separate"/>
      </w:r>
      <w:ins w:id="43"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44" w:author="Avin Mathew" w:date="2012-05-16T09:30:00Z"/>
          <w:rFonts w:asciiTheme="minorHAnsi" w:eastAsiaTheme="minorEastAsia" w:hAnsiTheme="minorHAnsi" w:cstheme="minorBidi"/>
          <w:noProof/>
          <w:szCs w:val="22"/>
          <w:lang w:val="en-AU" w:eastAsia="en-AU"/>
        </w:rPr>
      </w:pPr>
      <w:ins w:id="4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"_Toc324923956"</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w:t>
        </w:r>
        <w:r>
          <w:rPr>
            <w:rFonts w:asciiTheme="minorHAnsi" w:eastAsiaTheme="minorEastAsia" w:hAnsiTheme="minorHAnsi" w:cstheme="minorBidi"/>
            <w:noProof/>
            <w:szCs w:val="22"/>
            <w:lang w:val="en-AU" w:eastAsia="en-AU"/>
          </w:rPr>
          <w:tab/>
        </w:r>
        <w:r w:rsidRPr="00CA59A8">
          <w:rPr>
            <w:rStyle w:val="Hyperlink"/>
            <w:noProof/>
          </w:rPr>
          <w:t>CIR Command Services</w:t>
        </w:r>
        <w:r>
          <w:rPr>
            <w:noProof/>
            <w:webHidden/>
          </w:rPr>
          <w:tab/>
        </w:r>
        <w:r>
          <w:rPr>
            <w:noProof/>
            <w:webHidden/>
          </w:rPr>
          <w:fldChar w:fldCharType="begin"/>
        </w:r>
        <w:r>
          <w:rPr>
            <w:noProof/>
            <w:webHidden/>
          </w:rPr>
          <w:instrText xml:space="preserve"> PAGEREF _Toc324923956 \h </w:instrText>
        </w:r>
        <w:r>
          <w:rPr>
            <w:noProof/>
            <w:webHidden/>
          </w:rPr>
        </w:r>
      </w:ins>
      <w:r>
        <w:rPr>
          <w:noProof/>
          <w:webHidden/>
        </w:rPr>
        <w:fldChar w:fldCharType="separate"/>
      </w:r>
      <w:ins w:id="46"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47" w:author="Avin Mathew" w:date="2012-05-16T09:30:00Z"/>
          <w:rFonts w:asciiTheme="minorHAnsi" w:eastAsiaTheme="minorEastAsia" w:hAnsiTheme="minorHAnsi" w:cstheme="minorBidi"/>
          <w:noProof/>
          <w:szCs w:val="22"/>
          <w:lang w:val="en-AU" w:eastAsia="en-AU"/>
        </w:rPr>
      </w:pPr>
      <w:ins w:id="4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"_Toc324923957"</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3.1.1</w:t>
        </w:r>
        <w:r>
          <w:rPr>
            <w:rFonts w:asciiTheme="minorHAnsi" w:eastAsiaTheme="minorEastAsia" w:hAnsiTheme="minorHAnsi" w:cstheme="minorBidi"/>
            <w:noProof/>
            <w:szCs w:val="22"/>
            <w:lang w:val="en-AU" w:eastAsia="en-AU"/>
          </w:rPr>
          <w:tab/>
        </w:r>
        <w:r w:rsidRPr="00CA59A8">
          <w:rPr>
            <w:rStyle w:val="Hyperlink"/>
            <w:noProof/>
          </w:rPr>
          <w:t>Create Registry</w:t>
        </w:r>
        <w:r>
          <w:rPr>
            <w:noProof/>
            <w:webHidden/>
          </w:rPr>
          <w:tab/>
        </w:r>
        <w:r>
          <w:rPr>
            <w:noProof/>
            <w:webHidden/>
          </w:rPr>
          <w:fldChar w:fldCharType="begin"/>
        </w:r>
        <w:r>
          <w:rPr>
            <w:noProof/>
            <w:webHidden/>
          </w:rPr>
          <w:instrText xml:space="preserve"> PAGEREF _Toc324923957 \h </w:instrText>
        </w:r>
        <w:r>
          <w:rPr>
            <w:noProof/>
            <w:webHidden/>
          </w:rPr>
        </w:r>
      </w:ins>
      <w:r>
        <w:rPr>
          <w:noProof/>
          <w:webHidden/>
        </w:rPr>
        <w:fldChar w:fldCharType="separate"/>
      </w:r>
      <w:ins w:id="49"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0" w:author="Avin Mathew" w:date="2012-05-16T09:30:00Z"/>
          <w:rFonts w:asciiTheme="minorHAnsi" w:eastAsiaTheme="minorEastAsia" w:hAnsiTheme="minorHAnsi" w:cstheme="minorBidi"/>
          <w:noProof/>
          <w:szCs w:val="22"/>
          <w:lang w:val="en-AU" w:eastAsia="en-AU"/>
        </w:rPr>
      </w:pPr>
      <w:ins w:id="5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"_Toc324923958"</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3.1.2</w:t>
        </w:r>
        <w:r>
          <w:rPr>
            <w:rFonts w:asciiTheme="minorHAnsi" w:eastAsiaTheme="minorEastAsia" w:hAnsiTheme="minorHAnsi" w:cstheme="minorBidi"/>
            <w:noProof/>
            <w:szCs w:val="22"/>
            <w:lang w:val="en-AU" w:eastAsia="en-AU"/>
          </w:rPr>
          <w:tab/>
        </w:r>
        <w:r w:rsidRPr="00CA59A8">
          <w:rPr>
            <w:rStyle w:val="Hyperlink"/>
            <w:noProof/>
          </w:rPr>
          <w:t>Create Equivalent Entries</w:t>
        </w:r>
        <w:r>
          <w:rPr>
            <w:noProof/>
            <w:webHidden/>
          </w:rPr>
          <w:tab/>
        </w:r>
        <w:r>
          <w:rPr>
            <w:noProof/>
            <w:webHidden/>
          </w:rPr>
          <w:fldChar w:fldCharType="begin"/>
        </w:r>
        <w:r>
          <w:rPr>
            <w:noProof/>
            <w:webHidden/>
          </w:rPr>
          <w:instrText xml:space="preserve"> PAGEREF _Toc324923958 \h </w:instrText>
        </w:r>
        <w:r>
          <w:rPr>
            <w:noProof/>
            <w:webHidden/>
          </w:rPr>
        </w:r>
      </w:ins>
      <w:r>
        <w:rPr>
          <w:noProof/>
          <w:webHidden/>
        </w:rPr>
        <w:fldChar w:fldCharType="separate"/>
      </w:r>
      <w:ins w:id="52" w:author="Avin Mathew" w:date="2012-05-16T09:30:00Z">
        <w:r>
          <w:rPr>
            <w:noProof/>
            <w:webHidden/>
          </w:rPr>
          <w:t>10</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3" w:author="Avin Mathew" w:date="2012-05-16T09:30:00Z"/>
          <w:rFonts w:asciiTheme="minorHAnsi" w:eastAsiaTheme="minorEastAsia" w:hAnsiTheme="minorHAnsi" w:cstheme="minorBidi"/>
          <w:noProof/>
          <w:szCs w:val="22"/>
          <w:lang w:val="en-AU" w:eastAsia="en-AU"/>
        </w:rPr>
      </w:pPr>
      <w:ins w:id="5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"_Toc324923959"</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3.1.3</w:t>
        </w:r>
        <w:r>
          <w:rPr>
            <w:rFonts w:asciiTheme="minorHAnsi" w:eastAsiaTheme="minorEastAsia" w:hAnsiTheme="minorHAnsi" w:cstheme="minorBidi"/>
            <w:noProof/>
            <w:szCs w:val="22"/>
            <w:lang w:val="en-AU" w:eastAsia="en-AU"/>
          </w:rPr>
          <w:tab/>
        </w:r>
        <w:r w:rsidRPr="00CA59A8">
          <w:rPr>
            <w:rStyle w:val="Hyperlink"/>
            <w:noProof/>
          </w:rPr>
          <w:t>Update Registry</w:t>
        </w:r>
        <w:r>
          <w:rPr>
            <w:noProof/>
            <w:webHidden/>
          </w:rPr>
          <w:tab/>
        </w:r>
        <w:r>
          <w:rPr>
            <w:noProof/>
            <w:webHidden/>
          </w:rPr>
          <w:fldChar w:fldCharType="begin"/>
        </w:r>
        <w:r>
          <w:rPr>
            <w:noProof/>
            <w:webHidden/>
          </w:rPr>
          <w:instrText xml:space="preserve"> PAGEREF _Toc324923959 \h </w:instrText>
        </w:r>
        <w:r>
          <w:rPr>
            <w:noProof/>
            <w:webHidden/>
          </w:rPr>
        </w:r>
      </w:ins>
      <w:r>
        <w:rPr>
          <w:noProof/>
          <w:webHidden/>
        </w:rPr>
        <w:fldChar w:fldCharType="separate"/>
      </w:r>
      <w:ins w:id="55" w:author="Avin Mathew" w:date="2012-05-16T09:30:00Z">
        <w:r>
          <w:rPr>
            <w:noProof/>
            <w:webHidden/>
          </w:rPr>
          <w:t>11</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6" w:author="Avin Mathew" w:date="2012-05-16T09:30:00Z"/>
          <w:rFonts w:asciiTheme="minorHAnsi" w:eastAsiaTheme="minorEastAsia" w:hAnsiTheme="minorHAnsi" w:cstheme="minorBidi"/>
          <w:noProof/>
          <w:szCs w:val="22"/>
          <w:lang w:val="en-AU" w:eastAsia="en-AU"/>
        </w:rPr>
      </w:pPr>
      <w:ins w:id="5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"_Toc324923960"</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3.1.4</w:t>
        </w:r>
        <w:r>
          <w:rPr>
            <w:rFonts w:asciiTheme="minorHAnsi" w:eastAsiaTheme="minorEastAsia" w:hAnsiTheme="minorHAnsi" w:cstheme="minorBidi"/>
            <w:noProof/>
            <w:szCs w:val="22"/>
            <w:lang w:val="en-AU" w:eastAsia="en-AU"/>
          </w:rPr>
          <w:tab/>
        </w:r>
        <w:r w:rsidRPr="00CA59A8">
          <w:rPr>
            <w:rStyle w:val="Hyperlink"/>
            <w:noProof/>
          </w:rPr>
          <w:t>Update Entry CIRID</w:t>
        </w:r>
        <w:r>
          <w:rPr>
            <w:noProof/>
            <w:webHidden/>
          </w:rPr>
          <w:tab/>
        </w:r>
        <w:r>
          <w:rPr>
            <w:noProof/>
            <w:webHidden/>
          </w:rPr>
          <w:fldChar w:fldCharType="begin"/>
        </w:r>
        <w:r>
          <w:rPr>
            <w:noProof/>
            <w:webHidden/>
          </w:rPr>
          <w:instrText xml:space="preserve"> PAGEREF _Toc324923960 \h </w:instrText>
        </w:r>
        <w:r>
          <w:rPr>
            <w:noProof/>
            <w:webHidden/>
          </w:rPr>
        </w:r>
      </w:ins>
      <w:r>
        <w:rPr>
          <w:noProof/>
          <w:webHidden/>
        </w:rPr>
        <w:fldChar w:fldCharType="separate"/>
      </w:r>
      <w:ins w:id="58"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59" w:author="Avin Mathew" w:date="2012-05-16T09:30:00Z"/>
          <w:rFonts w:asciiTheme="minorHAnsi" w:eastAsiaTheme="minorEastAsia" w:hAnsiTheme="minorHAnsi" w:cstheme="minorBidi"/>
          <w:noProof/>
          <w:szCs w:val="22"/>
          <w:lang w:val="en-AU" w:eastAsia="en-AU"/>
        </w:rPr>
      </w:pPr>
      <w:ins w:id="6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"_Toc324923961"</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3.1.5</w:t>
        </w:r>
        <w:r>
          <w:rPr>
            <w:rFonts w:asciiTheme="minorHAnsi" w:eastAsiaTheme="minorEastAsia" w:hAnsiTheme="minorHAnsi" w:cstheme="minorBidi"/>
            <w:noProof/>
            <w:szCs w:val="22"/>
            <w:lang w:val="en-AU" w:eastAsia="en-AU"/>
          </w:rPr>
          <w:tab/>
        </w:r>
        <w:r w:rsidRPr="00CA59A8">
          <w:rPr>
            <w:rStyle w:val="Hyperlink"/>
            <w:noProof/>
          </w:rPr>
          <w:t>Delete Registry</w:t>
        </w:r>
        <w:r>
          <w:rPr>
            <w:noProof/>
            <w:webHidden/>
          </w:rPr>
          <w:tab/>
        </w:r>
        <w:r>
          <w:rPr>
            <w:noProof/>
            <w:webHidden/>
          </w:rPr>
          <w:fldChar w:fldCharType="begin"/>
        </w:r>
        <w:r>
          <w:rPr>
            <w:noProof/>
            <w:webHidden/>
          </w:rPr>
          <w:instrText xml:space="preserve"> PAGEREF _Toc324923961 \h </w:instrText>
        </w:r>
        <w:r>
          <w:rPr>
            <w:noProof/>
            <w:webHidden/>
          </w:rPr>
        </w:r>
      </w:ins>
      <w:r>
        <w:rPr>
          <w:noProof/>
          <w:webHidden/>
        </w:rPr>
        <w:fldChar w:fldCharType="separate"/>
      </w:r>
      <w:ins w:id="61"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2" w:author="Avin Mathew" w:date="2012-05-16T09:30:00Z"/>
          <w:rFonts w:asciiTheme="minorHAnsi" w:eastAsiaTheme="minorEastAsia" w:hAnsiTheme="minorHAnsi" w:cstheme="minorBidi"/>
          <w:noProof/>
          <w:szCs w:val="22"/>
          <w:lang w:val="en-AU" w:eastAsia="en-AU"/>
        </w:rPr>
      </w:pPr>
      <w:ins w:id="6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"_Toc324923962"</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3.1.6</w:t>
        </w:r>
        <w:r>
          <w:rPr>
            <w:rFonts w:asciiTheme="minorHAnsi" w:eastAsiaTheme="minorEastAsia" w:hAnsiTheme="minorHAnsi" w:cstheme="minorBidi"/>
            <w:noProof/>
            <w:szCs w:val="22"/>
            <w:lang w:val="en-AU" w:eastAsia="en-AU"/>
          </w:rPr>
          <w:tab/>
        </w:r>
        <w:r w:rsidRPr="00CA59A8">
          <w:rPr>
            <w:rStyle w:val="Hyperlink"/>
            <w:noProof/>
          </w:rPr>
          <w:t>Delete Category</w:t>
        </w:r>
        <w:r>
          <w:rPr>
            <w:noProof/>
            <w:webHidden/>
          </w:rPr>
          <w:tab/>
        </w:r>
        <w:r>
          <w:rPr>
            <w:noProof/>
            <w:webHidden/>
          </w:rPr>
          <w:fldChar w:fldCharType="begin"/>
        </w:r>
        <w:r>
          <w:rPr>
            <w:noProof/>
            <w:webHidden/>
          </w:rPr>
          <w:instrText xml:space="preserve"> PAGEREF _Toc324923962 \h </w:instrText>
        </w:r>
        <w:r>
          <w:rPr>
            <w:noProof/>
            <w:webHidden/>
          </w:rPr>
        </w:r>
      </w:ins>
      <w:r>
        <w:rPr>
          <w:noProof/>
          <w:webHidden/>
        </w:rPr>
        <w:fldChar w:fldCharType="separate"/>
      </w:r>
      <w:ins w:id="64" w:author="Avin Mathew" w:date="2012-05-16T09:30:00Z">
        <w:r>
          <w:rPr>
            <w:noProof/>
            <w:webHidden/>
          </w:rPr>
          <w:t>12</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5" w:author="Avin Mathew" w:date="2012-05-16T09:30:00Z"/>
          <w:rFonts w:asciiTheme="minorHAnsi" w:eastAsiaTheme="minorEastAsia" w:hAnsiTheme="minorHAnsi" w:cstheme="minorBidi"/>
          <w:noProof/>
          <w:szCs w:val="22"/>
          <w:lang w:val="en-AU" w:eastAsia="en-AU"/>
        </w:rPr>
      </w:pPr>
      <w:ins w:id="6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"_Toc324923963"</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3.1.7</w:t>
        </w:r>
        <w:r>
          <w:rPr>
            <w:rFonts w:asciiTheme="minorHAnsi" w:eastAsiaTheme="minorEastAsia" w:hAnsiTheme="minorHAnsi" w:cstheme="minorBidi"/>
            <w:noProof/>
            <w:szCs w:val="22"/>
            <w:lang w:val="en-AU" w:eastAsia="en-AU"/>
          </w:rPr>
          <w:tab/>
        </w:r>
        <w:r w:rsidRPr="00CA59A8">
          <w:rPr>
            <w:rStyle w:val="Hyperlink"/>
            <w:noProof/>
          </w:rPr>
          <w:t>Delete Entries</w:t>
        </w:r>
        <w:r>
          <w:rPr>
            <w:noProof/>
            <w:webHidden/>
          </w:rPr>
          <w:tab/>
        </w:r>
        <w:r>
          <w:rPr>
            <w:noProof/>
            <w:webHidden/>
          </w:rPr>
          <w:fldChar w:fldCharType="begin"/>
        </w:r>
        <w:r>
          <w:rPr>
            <w:noProof/>
            <w:webHidden/>
          </w:rPr>
          <w:instrText xml:space="preserve"> PAGEREF _Toc324923963 \h </w:instrText>
        </w:r>
        <w:r>
          <w:rPr>
            <w:noProof/>
            <w:webHidden/>
          </w:rPr>
        </w:r>
      </w:ins>
      <w:r>
        <w:rPr>
          <w:noProof/>
          <w:webHidden/>
        </w:rPr>
        <w:fldChar w:fldCharType="separate"/>
      </w:r>
      <w:ins w:id="67" w:author="Avin Mathew" w:date="2012-05-16T09:30:00Z">
        <w:r>
          <w:rPr>
            <w:noProof/>
            <w:webHidden/>
          </w:rPr>
          <w:t>13</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68" w:author="Avin Mathew" w:date="2012-05-16T09:30:00Z"/>
          <w:rFonts w:asciiTheme="minorHAnsi" w:eastAsiaTheme="minorEastAsia" w:hAnsiTheme="minorHAnsi" w:cstheme="minorBidi"/>
          <w:noProof/>
          <w:szCs w:val="22"/>
          <w:lang w:val="en-AU" w:eastAsia="en-AU"/>
        </w:rPr>
      </w:pPr>
      <w:ins w:id="6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"_Toc324923964"</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3.1.8</w:t>
        </w:r>
        <w:r>
          <w:rPr>
            <w:rFonts w:asciiTheme="minorHAnsi" w:eastAsiaTheme="minorEastAsia" w:hAnsiTheme="minorHAnsi" w:cstheme="minorBidi"/>
            <w:noProof/>
            <w:szCs w:val="22"/>
            <w:lang w:val="en-AU" w:eastAsia="en-AU"/>
          </w:rPr>
          <w:tab/>
        </w:r>
        <w:r w:rsidRPr="00CA59A8">
          <w:rPr>
            <w:rStyle w:val="Hyperlink"/>
            <w:noProof/>
          </w:rPr>
          <w:t>Delete Properties</w:t>
        </w:r>
        <w:r>
          <w:rPr>
            <w:noProof/>
            <w:webHidden/>
          </w:rPr>
          <w:tab/>
        </w:r>
        <w:r>
          <w:rPr>
            <w:noProof/>
            <w:webHidden/>
          </w:rPr>
          <w:fldChar w:fldCharType="begin"/>
        </w:r>
        <w:r>
          <w:rPr>
            <w:noProof/>
            <w:webHidden/>
          </w:rPr>
          <w:instrText xml:space="preserve"> PAGEREF _Toc324923964 \h </w:instrText>
        </w:r>
        <w:r>
          <w:rPr>
            <w:noProof/>
            <w:webHidden/>
          </w:rPr>
        </w:r>
      </w:ins>
      <w:r>
        <w:rPr>
          <w:noProof/>
          <w:webHidden/>
        </w:rPr>
        <w:fldChar w:fldCharType="separate"/>
      </w:r>
      <w:ins w:id="70" w:author="Avin Mathew" w:date="2012-05-16T09:30:00Z">
        <w:r>
          <w:rPr>
            <w:noProof/>
            <w:webHidden/>
          </w:rPr>
          <w:t>13</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71" w:author="Avin Mathew" w:date="2012-05-16T09:30:00Z"/>
          <w:rFonts w:asciiTheme="minorHAnsi" w:eastAsiaTheme="minorEastAsia" w:hAnsiTheme="minorHAnsi" w:cstheme="minorBidi"/>
          <w:noProof/>
          <w:szCs w:val="22"/>
          <w:lang w:val="en-AU" w:eastAsia="en-AU"/>
        </w:rPr>
      </w:pPr>
      <w:ins w:id="7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"_Toc324923965"</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3.2</w:t>
        </w:r>
        <w:r>
          <w:rPr>
            <w:rFonts w:asciiTheme="minorHAnsi" w:eastAsiaTheme="minorEastAsia" w:hAnsiTheme="minorHAnsi" w:cstheme="minorBidi"/>
            <w:noProof/>
            <w:szCs w:val="22"/>
            <w:lang w:val="en-AU" w:eastAsia="en-AU"/>
          </w:rPr>
          <w:tab/>
        </w:r>
        <w:r w:rsidRPr="00CA59A8">
          <w:rPr>
            <w:rStyle w:val="Hyperlink"/>
            <w:noProof/>
          </w:rPr>
          <w:t>CIR Query Services</w:t>
        </w:r>
        <w:r>
          <w:rPr>
            <w:noProof/>
            <w:webHidden/>
          </w:rPr>
          <w:tab/>
        </w:r>
        <w:r>
          <w:rPr>
            <w:noProof/>
            <w:webHidden/>
          </w:rPr>
          <w:fldChar w:fldCharType="begin"/>
        </w:r>
        <w:r>
          <w:rPr>
            <w:noProof/>
            <w:webHidden/>
          </w:rPr>
          <w:instrText xml:space="preserve"> PAGEREF _Toc324923965 \h </w:instrText>
        </w:r>
        <w:r>
          <w:rPr>
            <w:noProof/>
            <w:webHidden/>
          </w:rPr>
        </w:r>
      </w:ins>
      <w:r>
        <w:rPr>
          <w:noProof/>
          <w:webHidden/>
        </w:rPr>
        <w:fldChar w:fldCharType="separate"/>
      </w:r>
      <w:ins w:id="73"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74" w:author="Avin Mathew" w:date="2012-05-16T09:30:00Z"/>
          <w:rFonts w:asciiTheme="minorHAnsi" w:eastAsiaTheme="minorEastAsia" w:hAnsiTheme="minorHAnsi" w:cstheme="minorBidi"/>
          <w:noProof/>
          <w:szCs w:val="22"/>
          <w:lang w:val="en-AU" w:eastAsia="en-AU"/>
        </w:rPr>
      </w:pPr>
      <w:ins w:id="7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"_Toc324923966"</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3.2.1</w:t>
        </w:r>
        <w:r>
          <w:rPr>
            <w:rFonts w:asciiTheme="minorHAnsi" w:eastAsiaTheme="minorEastAsia" w:hAnsiTheme="minorHAnsi" w:cstheme="minorBidi"/>
            <w:noProof/>
            <w:szCs w:val="22"/>
            <w:lang w:val="en-AU" w:eastAsia="en-AU"/>
          </w:rPr>
          <w:tab/>
        </w:r>
        <w:r w:rsidRPr="00CA59A8">
          <w:rPr>
            <w:rStyle w:val="Hyperlink"/>
            <w:noProof/>
          </w:rPr>
          <w:t>Get Registry</w:t>
        </w:r>
        <w:r>
          <w:rPr>
            <w:noProof/>
            <w:webHidden/>
          </w:rPr>
          <w:tab/>
        </w:r>
        <w:r>
          <w:rPr>
            <w:noProof/>
            <w:webHidden/>
          </w:rPr>
          <w:fldChar w:fldCharType="begin"/>
        </w:r>
        <w:r>
          <w:rPr>
            <w:noProof/>
            <w:webHidden/>
          </w:rPr>
          <w:instrText xml:space="preserve"> PAGEREF _Toc324923966 \h </w:instrText>
        </w:r>
        <w:r>
          <w:rPr>
            <w:noProof/>
            <w:webHidden/>
          </w:rPr>
        </w:r>
      </w:ins>
      <w:r>
        <w:rPr>
          <w:noProof/>
          <w:webHidden/>
        </w:rPr>
        <w:fldChar w:fldCharType="separate"/>
      </w:r>
      <w:ins w:id="76"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77" w:author="Avin Mathew" w:date="2012-05-16T09:30:00Z"/>
          <w:rFonts w:asciiTheme="minorHAnsi" w:eastAsiaTheme="minorEastAsia" w:hAnsiTheme="minorHAnsi" w:cstheme="minorBidi"/>
          <w:noProof/>
          <w:szCs w:val="22"/>
          <w:lang w:val="en-AU" w:eastAsia="en-AU"/>
        </w:rPr>
      </w:pPr>
      <w:ins w:id="7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"_Toc324923967"</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3.2.2</w:t>
        </w:r>
        <w:r>
          <w:rPr>
            <w:rFonts w:asciiTheme="minorHAnsi" w:eastAsiaTheme="minorEastAsia" w:hAnsiTheme="minorHAnsi" w:cstheme="minorBidi"/>
            <w:noProof/>
            <w:szCs w:val="22"/>
            <w:lang w:val="en-AU" w:eastAsia="en-AU"/>
          </w:rPr>
          <w:tab/>
        </w:r>
        <w:r w:rsidRPr="00CA59A8">
          <w:rPr>
            <w:rStyle w:val="Hyperlink"/>
            <w:noProof/>
          </w:rPr>
          <w:t>Get Equivalent Entries</w:t>
        </w:r>
        <w:r>
          <w:rPr>
            <w:noProof/>
            <w:webHidden/>
          </w:rPr>
          <w:tab/>
        </w:r>
        <w:r>
          <w:rPr>
            <w:noProof/>
            <w:webHidden/>
          </w:rPr>
          <w:fldChar w:fldCharType="begin"/>
        </w:r>
        <w:r>
          <w:rPr>
            <w:noProof/>
            <w:webHidden/>
          </w:rPr>
          <w:instrText xml:space="preserve"> PAGEREF _Toc324923967 \h </w:instrText>
        </w:r>
        <w:r>
          <w:rPr>
            <w:noProof/>
            <w:webHidden/>
          </w:rPr>
        </w:r>
      </w:ins>
      <w:r>
        <w:rPr>
          <w:noProof/>
          <w:webHidden/>
        </w:rPr>
        <w:fldChar w:fldCharType="separate"/>
      </w:r>
      <w:ins w:id="79" w:author="Avin Mathew" w:date="2012-05-16T09:30:00Z">
        <w:r>
          <w:rPr>
            <w:noProof/>
            <w:webHidden/>
          </w:rPr>
          <w:t>14</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0" w:author="Avin Mathew" w:date="2012-05-16T09:30:00Z"/>
          <w:rFonts w:asciiTheme="minorHAnsi" w:eastAsiaTheme="minorEastAsia" w:hAnsiTheme="minorHAnsi" w:cstheme="minorBidi"/>
          <w:noProof/>
          <w:szCs w:val="22"/>
          <w:lang w:val="en-AU" w:eastAsia="en-AU"/>
        </w:rPr>
      </w:pPr>
      <w:ins w:id="8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"_Toc324923968"</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3.2.3</w:t>
        </w:r>
        <w:r>
          <w:rPr>
            <w:rFonts w:asciiTheme="minorHAnsi" w:eastAsiaTheme="minorEastAsia" w:hAnsiTheme="minorHAnsi" w:cstheme="minorBidi"/>
            <w:noProof/>
            <w:szCs w:val="22"/>
            <w:lang w:val="en-AU" w:eastAsia="en-AU"/>
          </w:rPr>
          <w:tab/>
        </w:r>
        <w:r w:rsidRPr="00CA59A8">
          <w:rPr>
            <w:rStyle w:val="Hyperlink"/>
            <w:noProof/>
          </w:rPr>
          <w:t>Get Entries By CIRID</w:t>
        </w:r>
        <w:r>
          <w:rPr>
            <w:noProof/>
            <w:webHidden/>
          </w:rPr>
          <w:tab/>
        </w:r>
        <w:r>
          <w:rPr>
            <w:noProof/>
            <w:webHidden/>
          </w:rPr>
          <w:fldChar w:fldCharType="begin"/>
        </w:r>
        <w:r>
          <w:rPr>
            <w:noProof/>
            <w:webHidden/>
          </w:rPr>
          <w:instrText xml:space="preserve"> PAGEREF _Toc324923968 \h </w:instrText>
        </w:r>
        <w:r>
          <w:rPr>
            <w:noProof/>
            <w:webHidden/>
          </w:rPr>
        </w:r>
      </w:ins>
      <w:r>
        <w:rPr>
          <w:noProof/>
          <w:webHidden/>
        </w:rPr>
        <w:fldChar w:fldCharType="separate"/>
      </w:r>
      <w:ins w:id="82" w:author="Avin Mathew" w:date="2012-05-16T09:30:00Z">
        <w:r>
          <w:rPr>
            <w:noProof/>
            <w:webHidden/>
          </w:rPr>
          <w:t>15</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3" w:author="Avin Mathew" w:date="2012-05-16T09:30:00Z"/>
          <w:rFonts w:asciiTheme="minorHAnsi" w:eastAsiaTheme="minorEastAsia" w:hAnsiTheme="minorHAnsi" w:cstheme="minorBidi"/>
          <w:noProof/>
          <w:szCs w:val="22"/>
          <w:lang w:val="en-AU" w:eastAsia="en-AU"/>
        </w:rPr>
      </w:pPr>
      <w:ins w:id="8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"_Toc324923969"</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3.2.4</w:t>
        </w:r>
        <w:r>
          <w:rPr>
            <w:rFonts w:asciiTheme="minorHAnsi" w:eastAsiaTheme="minorEastAsia" w:hAnsiTheme="minorHAnsi" w:cstheme="minorBidi"/>
            <w:noProof/>
            <w:szCs w:val="22"/>
            <w:lang w:val="en-AU" w:eastAsia="en-AU"/>
          </w:rPr>
          <w:tab/>
        </w:r>
        <w:r w:rsidRPr="00CA59A8">
          <w:rPr>
            <w:rStyle w:val="Hyperlink"/>
            <w:noProof/>
          </w:rPr>
          <w:t>Wildcard Specification</w:t>
        </w:r>
        <w:r>
          <w:rPr>
            <w:noProof/>
            <w:webHidden/>
          </w:rPr>
          <w:tab/>
        </w:r>
        <w:r>
          <w:rPr>
            <w:noProof/>
            <w:webHidden/>
          </w:rPr>
          <w:fldChar w:fldCharType="begin"/>
        </w:r>
        <w:r>
          <w:rPr>
            <w:noProof/>
            <w:webHidden/>
          </w:rPr>
          <w:instrText xml:space="preserve"> PAGEREF _Toc324923969 \h </w:instrText>
        </w:r>
        <w:r>
          <w:rPr>
            <w:noProof/>
            <w:webHidden/>
          </w:rPr>
        </w:r>
      </w:ins>
      <w:r>
        <w:rPr>
          <w:noProof/>
          <w:webHidden/>
        </w:rPr>
        <w:fldChar w:fldCharType="separate"/>
      </w:r>
      <w:ins w:id="85" w:author="Avin Mathew" w:date="2012-05-16T09:30:00Z">
        <w:r>
          <w:rPr>
            <w:noProof/>
            <w:webHidden/>
          </w:rPr>
          <w:t>15</w:t>
        </w:r>
        <w:r>
          <w:rPr>
            <w:noProof/>
            <w:webHidden/>
          </w:rPr>
          <w:fldChar w:fldCharType="end"/>
        </w:r>
        <w:r w:rsidRPr="00CA59A8">
          <w:rPr>
            <w:rStyle w:val="Hyperlink"/>
            <w:noProof/>
          </w:rPr>
          <w:fldChar w:fldCharType="end"/>
        </w:r>
      </w:ins>
    </w:p>
    <w:p w:rsidR="00524D99" w:rsidRDefault="00524D99">
      <w:pPr>
        <w:pStyle w:val="TOC2"/>
        <w:tabs>
          <w:tab w:val="left" w:pos="720"/>
          <w:tab w:val="right" w:leader="dot" w:pos="8630"/>
        </w:tabs>
        <w:rPr>
          <w:ins w:id="86" w:author="Avin Mathew" w:date="2012-05-16T09:30:00Z"/>
          <w:rFonts w:asciiTheme="minorHAnsi" w:eastAsiaTheme="minorEastAsia" w:hAnsiTheme="minorHAnsi" w:cstheme="minorBidi"/>
          <w:noProof/>
          <w:szCs w:val="22"/>
          <w:lang w:val="en-AU" w:eastAsia="en-AU"/>
        </w:rPr>
      </w:pPr>
      <w:ins w:id="8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"_Toc324923970"</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w:t>
        </w:r>
        <w:r>
          <w:rPr>
            <w:rFonts w:asciiTheme="minorHAnsi" w:eastAsiaTheme="minorEastAsia" w:hAnsiTheme="minorHAnsi" w:cstheme="minorBidi"/>
            <w:noProof/>
            <w:szCs w:val="22"/>
            <w:lang w:val="en-AU" w:eastAsia="en-AU"/>
          </w:rPr>
          <w:tab/>
        </w:r>
        <w:r w:rsidRPr="00CA59A8">
          <w:rPr>
            <w:rStyle w:val="Hyperlink"/>
            <w:noProof/>
          </w:rPr>
          <w:t>Fault Definitions</w:t>
        </w:r>
        <w:r>
          <w:rPr>
            <w:noProof/>
            <w:webHidden/>
          </w:rPr>
          <w:tab/>
        </w:r>
        <w:r>
          <w:rPr>
            <w:noProof/>
            <w:webHidden/>
          </w:rPr>
          <w:fldChar w:fldCharType="begin"/>
        </w:r>
        <w:r>
          <w:rPr>
            <w:noProof/>
            <w:webHidden/>
          </w:rPr>
          <w:instrText xml:space="preserve"> PAGEREF _Toc324923970 \h </w:instrText>
        </w:r>
        <w:r>
          <w:rPr>
            <w:noProof/>
            <w:webHidden/>
          </w:rPr>
        </w:r>
      </w:ins>
      <w:r>
        <w:rPr>
          <w:noProof/>
          <w:webHidden/>
        </w:rPr>
        <w:fldChar w:fldCharType="separate"/>
      </w:r>
      <w:ins w:id="88"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89" w:author="Avin Mathew" w:date="2012-05-16T09:30:00Z"/>
          <w:rFonts w:asciiTheme="minorHAnsi" w:eastAsiaTheme="minorEastAsia" w:hAnsiTheme="minorHAnsi" w:cstheme="minorBidi"/>
          <w:noProof/>
          <w:szCs w:val="22"/>
          <w:lang w:val="en-AU" w:eastAsia="en-AU"/>
        </w:rPr>
      </w:pPr>
      <w:ins w:id="9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"_Toc324923971"</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3.3.1</w:t>
        </w:r>
        <w:r>
          <w:rPr>
            <w:rFonts w:asciiTheme="minorHAnsi" w:eastAsiaTheme="minorEastAsia" w:hAnsiTheme="minorHAnsi" w:cstheme="minorBidi"/>
            <w:noProof/>
            <w:szCs w:val="22"/>
            <w:lang w:val="en-AU" w:eastAsia="en-AU"/>
          </w:rPr>
          <w:tab/>
        </w:r>
        <w:r w:rsidRPr="00CA59A8">
          <w:rPr>
            <w:rStyle w:val="Hyperlink"/>
            <w:noProof/>
          </w:rPr>
          <w:t>CreateRegistryFault</w:t>
        </w:r>
        <w:r>
          <w:rPr>
            <w:noProof/>
            <w:webHidden/>
          </w:rPr>
          <w:tab/>
        </w:r>
        <w:r>
          <w:rPr>
            <w:noProof/>
            <w:webHidden/>
          </w:rPr>
          <w:fldChar w:fldCharType="begin"/>
        </w:r>
        <w:r>
          <w:rPr>
            <w:noProof/>
            <w:webHidden/>
          </w:rPr>
          <w:instrText xml:space="preserve"> PAGEREF _Toc324923971 \h </w:instrText>
        </w:r>
        <w:r>
          <w:rPr>
            <w:noProof/>
            <w:webHidden/>
          </w:rPr>
        </w:r>
      </w:ins>
      <w:r>
        <w:rPr>
          <w:noProof/>
          <w:webHidden/>
        </w:rPr>
        <w:fldChar w:fldCharType="separate"/>
      </w:r>
      <w:ins w:id="91"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2" w:author="Avin Mathew" w:date="2012-05-16T09:30:00Z"/>
          <w:rFonts w:asciiTheme="minorHAnsi" w:eastAsiaTheme="minorEastAsia" w:hAnsiTheme="minorHAnsi" w:cstheme="minorBidi"/>
          <w:noProof/>
          <w:szCs w:val="22"/>
          <w:lang w:val="en-AU" w:eastAsia="en-AU"/>
        </w:rPr>
      </w:pPr>
      <w:ins w:id="9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"_Toc324923972"</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3.3.2</w:t>
        </w:r>
        <w:r>
          <w:rPr>
            <w:rFonts w:asciiTheme="minorHAnsi" w:eastAsiaTheme="minorEastAsia" w:hAnsiTheme="minorHAnsi" w:cstheme="minorBidi"/>
            <w:noProof/>
            <w:szCs w:val="22"/>
            <w:lang w:val="en-AU" w:eastAsia="en-AU"/>
          </w:rPr>
          <w:tab/>
        </w:r>
        <w:r w:rsidRPr="00CA59A8">
          <w:rPr>
            <w:rStyle w:val="Hyperlink"/>
            <w:noProof/>
          </w:rPr>
          <w:t>CreateCategoryFault</w:t>
        </w:r>
        <w:r>
          <w:rPr>
            <w:noProof/>
            <w:webHidden/>
          </w:rPr>
          <w:tab/>
        </w:r>
        <w:r>
          <w:rPr>
            <w:noProof/>
            <w:webHidden/>
          </w:rPr>
          <w:fldChar w:fldCharType="begin"/>
        </w:r>
        <w:r>
          <w:rPr>
            <w:noProof/>
            <w:webHidden/>
          </w:rPr>
          <w:instrText xml:space="preserve"> PAGEREF _Toc324923972 \h </w:instrText>
        </w:r>
        <w:r>
          <w:rPr>
            <w:noProof/>
            <w:webHidden/>
          </w:rPr>
        </w:r>
      </w:ins>
      <w:r>
        <w:rPr>
          <w:noProof/>
          <w:webHidden/>
        </w:rPr>
        <w:fldChar w:fldCharType="separate"/>
      </w:r>
      <w:ins w:id="94"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5" w:author="Avin Mathew" w:date="2012-05-16T09:30:00Z"/>
          <w:rFonts w:asciiTheme="minorHAnsi" w:eastAsiaTheme="minorEastAsia" w:hAnsiTheme="minorHAnsi" w:cstheme="minorBidi"/>
          <w:noProof/>
          <w:szCs w:val="22"/>
          <w:lang w:val="en-AU" w:eastAsia="en-AU"/>
        </w:rPr>
      </w:pPr>
      <w:ins w:id="9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"_Toc324923973"</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3.3.3</w:t>
        </w:r>
        <w:r>
          <w:rPr>
            <w:rFonts w:asciiTheme="minorHAnsi" w:eastAsiaTheme="minorEastAsia" w:hAnsiTheme="minorHAnsi" w:cstheme="minorBidi"/>
            <w:noProof/>
            <w:szCs w:val="22"/>
            <w:lang w:val="en-AU" w:eastAsia="en-AU"/>
          </w:rPr>
          <w:tab/>
        </w:r>
        <w:r w:rsidRPr="00CA59A8">
          <w:rPr>
            <w:rStyle w:val="Hyperlink"/>
            <w:noProof/>
          </w:rPr>
          <w:t>RegistryNotFoundFault</w:t>
        </w:r>
        <w:r>
          <w:rPr>
            <w:noProof/>
            <w:webHidden/>
          </w:rPr>
          <w:tab/>
        </w:r>
        <w:r>
          <w:rPr>
            <w:noProof/>
            <w:webHidden/>
          </w:rPr>
          <w:fldChar w:fldCharType="begin"/>
        </w:r>
        <w:r>
          <w:rPr>
            <w:noProof/>
            <w:webHidden/>
          </w:rPr>
          <w:instrText xml:space="preserve"> PAGEREF _Toc324923973 \h </w:instrText>
        </w:r>
        <w:r>
          <w:rPr>
            <w:noProof/>
            <w:webHidden/>
          </w:rPr>
        </w:r>
      </w:ins>
      <w:r>
        <w:rPr>
          <w:noProof/>
          <w:webHidden/>
        </w:rPr>
        <w:fldChar w:fldCharType="separate"/>
      </w:r>
      <w:ins w:id="97"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98" w:author="Avin Mathew" w:date="2012-05-16T09:30:00Z"/>
          <w:rFonts w:asciiTheme="minorHAnsi" w:eastAsiaTheme="minorEastAsia" w:hAnsiTheme="minorHAnsi" w:cstheme="minorBidi"/>
          <w:noProof/>
          <w:szCs w:val="22"/>
          <w:lang w:val="en-AU" w:eastAsia="en-AU"/>
        </w:rPr>
      </w:pPr>
      <w:ins w:id="99"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"_Toc324923974"</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3.3.4</w:t>
        </w:r>
        <w:r>
          <w:rPr>
            <w:rFonts w:asciiTheme="minorHAnsi" w:eastAsiaTheme="minorEastAsia" w:hAnsiTheme="minorHAnsi" w:cstheme="minorBidi"/>
            <w:noProof/>
            <w:szCs w:val="22"/>
            <w:lang w:val="en-AU" w:eastAsia="en-AU"/>
          </w:rPr>
          <w:tab/>
        </w:r>
        <w:r w:rsidRPr="00CA59A8">
          <w:rPr>
            <w:rStyle w:val="Hyperlink"/>
            <w:noProof/>
          </w:rPr>
          <w:t>CategoryNotFoundFault</w:t>
        </w:r>
        <w:r>
          <w:rPr>
            <w:noProof/>
            <w:webHidden/>
          </w:rPr>
          <w:tab/>
        </w:r>
        <w:r>
          <w:rPr>
            <w:noProof/>
            <w:webHidden/>
          </w:rPr>
          <w:fldChar w:fldCharType="begin"/>
        </w:r>
        <w:r>
          <w:rPr>
            <w:noProof/>
            <w:webHidden/>
          </w:rPr>
          <w:instrText xml:space="preserve"> PAGEREF _Toc324923974 \h </w:instrText>
        </w:r>
        <w:r>
          <w:rPr>
            <w:noProof/>
            <w:webHidden/>
          </w:rPr>
        </w:r>
      </w:ins>
      <w:r>
        <w:rPr>
          <w:noProof/>
          <w:webHidden/>
        </w:rPr>
        <w:fldChar w:fldCharType="separate"/>
      </w:r>
      <w:ins w:id="100" w:author="Avin Mathew" w:date="2012-05-16T09:30:00Z">
        <w:r>
          <w:rPr>
            <w:noProof/>
            <w:webHidden/>
          </w:rPr>
          <w:t>16</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1" w:author="Avin Mathew" w:date="2012-05-16T09:30:00Z"/>
          <w:rFonts w:asciiTheme="minorHAnsi" w:eastAsiaTheme="minorEastAsia" w:hAnsiTheme="minorHAnsi" w:cstheme="minorBidi"/>
          <w:noProof/>
          <w:szCs w:val="22"/>
          <w:lang w:val="en-AU" w:eastAsia="en-AU"/>
        </w:rPr>
      </w:pPr>
      <w:ins w:id="10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"_Toc324923975"</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3.3.5</w:t>
        </w:r>
        <w:r>
          <w:rPr>
            <w:rFonts w:asciiTheme="minorHAnsi" w:eastAsiaTheme="minorEastAsia" w:hAnsiTheme="minorHAnsi" w:cstheme="minorBidi"/>
            <w:noProof/>
            <w:szCs w:val="22"/>
            <w:lang w:val="en-AU" w:eastAsia="en-AU"/>
          </w:rPr>
          <w:tab/>
        </w:r>
        <w:r w:rsidRPr="00CA59A8">
          <w:rPr>
            <w:rStyle w:val="Hyperlink"/>
            <w:noProof/>
          </w:rPr>
          <w:t>EntryNotFoundFault</w:t>
        </w:r>
        <w:r>
          <w:rPr>
            <w:noProof/>
            <w:webHidden/>
          </w:rPr>
          <w:tab/>
        </w:r>
        <w:r>
          <w:rPr>
            <w:noProof/>
            <w:webHidden/>
          </w:rPr>
          <w:fldChar w:fldCharType="begin"/>
        </w:r>
        <w:r>
          <w:rPr>
            <w:noProof/>
            <w:webHidden/>
          </w:rPr>
          <w:instrText xml:space="preserve"> PAGEREF _Toc324923975 \h </w:instrText>
        </w:r>
        <w:r>
          <w:rPr>
            <w:noProof/>
            <w:webHidden/>
          </w:rPr>
        </w:r>
      </w:ins>
      <w:r>
        <w:rPr>
          <w:noProof/>
          <w:webHidden/>
        </w:rPr>
        <w:fldChar w:fldCharType="separate"/>
      </w:r>
      <w:ins w:id="103"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4" w:author="Avin Mathew" w:date="2012-05-16T09:30:00Z"/>
          <w:rFonts w:asciiTheme="minorHAnsi" w:eastAsiaTheme="minorEastAsia" w:hAnsiTheme="minorHAnsi" w:cstheme="minorBidi"/>
          <w:noProof/>
          <w:szCs w:val="22"/>
          <w:lang w:val="en-AU" w:eastAsia="en-AU"/>
        </w:rPr>
      </w:pPr>
      <w:ins w:id="105"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"_Toc324923976"</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3.3.6</w:t>
        </w:r>
        <w:r>
          <w:rPr>
            <w:rFonts w:asciiTheme="minorHAnsi" w:eastAsiaTheme="minorEastAsia" w:hAnsiTheme="minorHAnsi" w:cstheme="minorBidi"/>
            <w:noProof/>
            <w:szCs w:val="22"/>
            <w:lang w:val="en-AU" w:eastAsia="en-AU"/>
          </w:rPr>
          <w:tab/>
        </w:r>
        <w:r w:rsidRPr="00CA59A8">
          <w:rPr>
            <w:rStyle w:val="Hyperlink"/>
            <w:noProof/>
          </w:rPr>
          <w:t>PropertyNotFoundFault</w:t>
        </w:r>
        <w:r>
          <w:rPr>
            <w:noProof/>
            <w:webHidden/>
          </w:rPr>
          <w:tab/>
        </w:r>
        <w:r>
          <w:rPr>
            <w:noProof/>
            <w:webHidden/>
          </w:rPr>
          <w:fldChar w:fldCharType="begin"/>
        </w:r>
        <w:r>
          <w:rPr>
            <w:noProof/>
            <w:webHidden/>
          </w:rPr>
          <w:instrText xml:space="preserve"> PAGEREF _Toc324923976 \h </w:instrText>
        </w:r>
        <w:r>
          <w:rPr>
            <w:noProof/>
            <w:webHidden/>
          </w:rPr>
        </w:r>
      </w:ins>
      <w:r>
        <w:rPr>
          <w:noProof/>
          <w:webHidden/>
        </w:rPr>
        <w:fldChar w:fldCharType="separate"/>
      </w:r>
      <w:ins w:id="106"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07" w:author="Avin Mathew" w:date="2012-05-16T09:30:00Z"/>
          <w:rFonts w:asciiTheme="minorHAnsi" w:eastAsiaTheme="minorEastAsia" w:hAnsiTheme="minorHAnsi" w:cstheme="minorBidi"/>
          <w:noProof/>
          <w:szCs w:val="22"/>
          <w:lang w:val="en-AU" w:eastAsia="en-AU"/>
        </w:rPr>
      </w:pPr>
      <w:ins w:id="108"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"_Toc324923977"</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3.3.7</w:t>
        </w:r>
        <w:r>
          <w:rPr>
            <w:rFonts w:asciiTheme="minorHAnsi" w:eastAsiaTheme="minorEastAsia" w:hAnsiTheme="minorHAnsi" w:cstheme="minorBidi"/>
            <w:noProof/>
            <w:szCs w:val="22"/>
            <w:lang w:val="en-AU" w:eastAsia="en-AU"/>
          </w:rPr>
          <w:tab/>
        </w:r>
        <w:r w:rsidRPr="00CA59A8">
          <w:rPr>
            <w:rStyle w:val="Hyperlink"/>
            <w:noProof/>
          </w:rPr>
          <w:t>DuplicateEntryFault</w:t>
        </w:r>
        <w:r>
          <w:rPr>
            <w:noProof/>
            <w:webHidden/>
          </w:rPr>
          <w:tab/>
        </w:r>
        <w:r>
          <w:rPr>
            <w:noProof/>
            <w:webHidden/>
          </w:rPr>
          <w:fldChar w:fldCharType="begin"/>
        </w:r>
        <w:r>
          <w:rPr>
            <w:noProof/>
            <w:webHidden/>
          </w:rPr>
          <w:instrText xml:space="preserve"> PAGEREF _Toc324923977 \h </w:instrText>
        </w:r>
        <w:r>
          <w:rPr>
            <w:noProof/>
            <w:webHidden/>
          </w:rPr>
        </w:r>
      </w:ins>
      <w:r>
        <w:rPr>
          <w:noProof/>
          <w:webHidden/>
        </w:rPr>
        <w:fldChar w:fldCharType="separate"/>
      </w:r>
      <w:ins w:id="109"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3"/>
        <w:tabs>
          <w:tab w:val="left" w:pos="1200"/>
          <w:tab w:val="right" w:leader="dot" w:pos="8630"/>
        </w:tabs>
        <w:rPr>
          <w:ins w:id="110" w:author="Avin Mathew" w:date="2012-05-16T09:30:00Z"/>
          <w:rFonts w:asciiTheme="minorHAnsi" w:eastAsiaTheme="minorEastAsia" w:hAnsiTheme="minorHAnsi" w:cstheme="minorBidi"/>
          <w:noProof/>
          <w:szCs w:val="22"/>
          <w:lang w:val="en-AU" w:eastAsia="en-AU"/>
        </w:rPr>
      </w:pPr>
      <w:ins w:id="111"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"_Toc324923978"</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3.3.8</w:t>
        </w:r>
        <w:r>
          <w:rPr>
            <w:rFonts w:asciiTheme="minorHAnsi" w:eastAsiaTheme="minorEastAsia" w:hAnsiTheme="minorHAnsi" w:cstheme="minorBidi"/>
            <w:noProof/>
            <w:szCs w:val="22"/>
            <w:lang w:val="en-AU" w:eastAsia="en-AU"/>
          </w:rPr>
          <w:tab/>
        </w:r>
        <w:r w:rsidRPr="00CA59A8">
          <w:rPr>
            <w:rStyle w:val="Hyperlink"/>
            <w:noProof/>
          </w:rPr>
          <w:t>DuplicatePropertyFault</w:t>
        </w:r>
        <w:r>
          <w:rPr>
            <w:noProof/>
            <w:webHidden/>
          </w:rPr>
          <w:tab/>
        </w:r>
        <w:r>
          <w:rPr>
            <w:noProof/>
            <w:webHidden/>
          </w:rPr>
          <w:fldChar w:fldCharType="begin"/>
        </w:r>
        <w:r>
          <w:rPr>
            <w:noProof/>
            <w:webHidden/>
          </w:rPr>
          <w:instrText xml:space="preserve"> PAGEREF _Toc324923978 \h </w:instrText>
        </w:r>
        <w:r>
          <w:rPr>
            <w:noProof/>
            <w:webHidden/>
          </w:rPr>
        </w:r>
      </w:ins>
      <w:r>
        <w:rPr>
          <w:noProof/>
          <w:webHidden/>
        </w:rPr>
        <w:fldChar w:fldCharType="separate"/>
      </w:r>
      <w:ins w:id="112" w:author="Avin Mathew" w:date="2012-05-16T09:30:00Z">
        <w:r>
          <w:rPr>
            <w:noProof/>
            <w:webHidden/>
          </w:rPr>
          <w:t>17</w:t>
        </w:r>
        <w:r>
          <w:rPr>
            <w:noProof/>
            <w:webHidden/>
          </w:rPr>
          <w:fldChar w:fldCharType="end"/>
        </w:r>
        <w:r w:rsidRPr="00CA59A8">
          <w:rPr>
            <w:rStyle w:val="Hyperlink"/>
            <w:noProof/>
          </w:rPr>
          <w:fldChar w:fldCharType="end"/>
        </w:r>
      </w:ins>
    </w:p>
    <w:p w:rsidR="00524D99" w:rsidRDefault="00524D99">
      <w:pPr>
        <w:pStyle w:val="TOC1"/>
        <w:tabs>
          <w:tab w:val="right" w:leader="dot" w:pos="8630"/>
        </w:tabs>
        <w:rPr>
          <w:ins w:id="113" w:author="Avin Mathew" w:date="2012-05-16T09:30:00Z"/>
          <w:rFonts w:asciiTheme="minorHAnsi" w:eastAsiaTheme="minorEastAsia" w:hAnsiTheme="minorHAnsi" w:cstheme="minorBidi"/>
          <w:noProof/>
          <w:szCs w:val="22"/>
          <w:lang w:val="en-AU" w:eastAsia="en-AU"/>
        </w:rPr>
      </w:pPr>
      <w:ins w:id="114"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"_Toc324923979"</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Appendix A: OpenO&amp;M Defined Properties</w:t>
        </w:r>
        <w:r>
          <w:rPr>
            <w:noProof/>
            <w:webHidden/>
          </w:rPr>
          <w:tab/>
        </w:r>
        <w:r>
          <w:rPr>
            <w:noProof/>
            <w:webHidden/>
          </w:rPr>
          <w:fldChar w:fldCharType="begin"/>
        </w:r>
        <w:r>
          <w:rPr>
            <w:noProof/>
            <w:webHidden/>
          </w:rPr>
          <w:instrText xml:space="preserve"> PAGEREF _Toc324923979 \h </w:instrText>
        </w:r>
        <w:r>
          <w:rPr>
            <w:noProof/>
            <w:webHidden/>
          </w:rPr>
        </w:r>
      </w:ins>
      <w:r>
        <w:rPr>
          <w:noProof/>
          <w:webHidden/>
        </w:rPr>
        <w:fldChar w:fldCharType="separate"/>
      </w:r>
      <w:ins w:id="115"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16" w:author="Avin Mathew" w:date="2012-05-16T09:30:00Z"/>
          <w:rFonts w:asciiTheme="minorHAnsi" w:eastAsiaTheme="minorEastAsia" w:hAnsiTheme="minorHAnsi" w:cstheme="minorBidi"/>
          <w:noProof/>
          <w:szCs w:val="22"/>
          <w:lang w:val="en-AU" w:eastAsia="en-AU"/>
        </w:rPr>
      </w:pPr>
      <w:ins w:id="117"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"_Toc324923980"</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ParentEntityID</w:t>
        </w:r>
        <w:r>
          <w:rPr>
            <w:noProof/>
            <w:webHidden/>
          </w:rPr>
          <w:tab/>
        </w:r>
        <w:r>
          <w:rPr>
            <w:noProof/>
            <w:webHidden/>
          </w:rPr>
          <w:fldChar w:fldCharType="begin"/>
        </w:r>
        <w:r>
          <w:rPr>
            <w:noProof/>
            <w:webHidden/>
          </w:rPr>
          <w:instrText xml:space="preserve"> PAGEREF _Toc324923980 \h </w:instrText>
        </w:r>
        <w:r>
          <w:rPr>
            <w:noProof/>
            <w:webHidden/>
          </w:rPr>
        </w:r>
      </w:ins>
      <w:r>
        <w:rPr>
          <w:noProof/>
          <w:webHidden/>
        </w:rPr>
        <w:fldChar w:fldCharType="separate"/>
      </w:r>
      <w:ins w:id="118"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19" w:author="Avin Mathew" w:date="2012-05-16T09:30:00Z"/>
          <w:rFonts w:asciiTheme="minorHAnsi" w:eastAsiaTheme="minorEastAsia" w:hAnsiTheme="minorHAnsi" w:cstheme="minorBidi"/>
          <w:noProof/>
          <w:szCs w:val="22"/>
          <w:lang w:val="en-AU" w:eastAsia="en-AU"/>
        </w:rPr>
      </w:pPr>
      <w:ins w:id="120"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"_Toc324923981"</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ChildEntityID</w:t>
        </w:r>
        <w:r>
          <w:rPr>
            <w:noProof/>
            <w:webHidden/>
          </w:rPr>
          <w:tab/>
        </w:r>
        <w:r>
          <w:rPr>
            <w:noProof/>
            <w:webHidden/>
          </w:rPr>
          <w:fldChar w:fldCharType="begin"/>
        </w:r>
        <w:r>
          <w:rPr>
            <w:noProof/>
            <w:webHidden/>
          </w:rPr>
          <w:instrText xml:space="preserve"> PAGEREF _Toc324923981 \h </w:instrText>
        </w:r>
        <w:r>
          <w:rPr>
            <w:noProof/>
            <w:webHidden/>
          </w:rPr>
        </w:r>
      </w:ins>
      <w:r>
        <w:rPr>
          <w:noProof/>
          <w:webHidden/>
        </w:rPr>
        <w:fldChar w:fldCharType="separate"/>
      </w:r>
      <w:ins w:id="121"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22" w:author="Avin Mathew" w:date="2012-05-16T09:30:00Z"/>
          <w:rFonts w:asciiTheme="minorHAnsi" w:eastAsiaTheme="minorEastAsia" w:hAnsiTheme="minorHAnsi" w:cstheme="minorBidi"/>
          <w:noProof/>
          <w:szCs w:val="22"/>
          <w:lang w:val="en-AU" w:eastAsia="en-AU"/>
        </w:rPr>
      </w:pPr>
      <w:ins w:id="123"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"_Toc324923982"</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PossibleEquivalentEntryID</w:t>
        </w:r>
        <w:r>
          <w:rPr>
            <w:noProof/>
            <w:webHidden/>
          </w:rPr>
          <w:tab/>
        </w:r>
        <w:r>
          <w:rPr>
            <w:noProof/>
            <w:webHidden/>
          </w:rPr>
          <w:fldChar w:fldCharType="begin"/>
        </w:r>
        <w:r>
          <w:rPr>
            <w:noProof/>
            <w:webHidden/>
          </w:rPr>
          <w:instrText xml:space="preserve"> PAGEREF _Toc324923982 \h </w:instrText>
        </w:r>
        <w:r>
          <w:rPr>
            <w:noProof/>
            <w:webHidden/>
          </w:rPr>
        </w:r>
      </w:ins>
      <w:r>
        <w:rPr>
          <w:noProof/>
          <w:webHidden/>
        </w:rPr>
        <w:fldChar w:fldCharType="separate"/>
      </w:r>
      <w:ins w:id="124" w:author="Avin Mathew" w:date="2012-05-16T09:30:00Z">
        <w:r>
          <w:rPr>
            <w:noProof/>
            <w:webHidden/>
          </w:rPr>
          <w:t>19</w:t>
        </w:r>
        <w:r>
          <w:rPr>
            <w:noProof/>
            <w:webHidden/>
          </w:rPr>
          <w:fldChar w:fldCharType="end"/>
        </w:r>
        <w:r w:rsidRPr="00CA59A8">
          <w:rPr>
            <w:rStyle w:val="Hyperlink"/>
            <w:noProof/>
          </w:rPr>
          <w:fldChar w:fldCharType="end"/>
        </w:r>
      </w:ins>
    </w:p>
    <w:p w:rsidR="00524D99" w:rsidRDefault="00524D99">
      <w:pPr>
        <w:pStyle w:val="TOC1"/>
        <w:tabs>
          <w:tab w:val="right" w:leader="dot" w:pos="8630"/>
        </w:tabs>
        <w:rPr>
          <w:ins w:id="125" w:author="Avin Mathew" w:date="2012-05-16T09:30:00Z"/>
          <w:rFonts w:asciiTheme="minorHAnsi" w:eastAsiaTheme="minorEastAsia" w:hAnsiTheme="minorHAnsi" w:cstheme="minorBidi"/>
          <w:noProof/>
          <w:szCs w:val="22"/>
          <w:lang w:val="en-AU" w:eastAsia="en-AU"/>
        </w:rPr>
      </w:pPr>
      <w:ins w:id="126"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"_Toc324923983"</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Annex A: OAGIS-</w:t>
        </w:r>
        <w:r w:rsidRPr="00CA59A8">
          <w:rPr>
            <w:rStyle w:val="Hyperlink"/>
            <w:noProof/>
          </w:rPr>
          <w:t>B</w:t>
        </w:r>
        <w:r w:rsidRPr="00CA59A8">
          <w:rPr>
            <w:rStyle w:val="Hyperlink"/>
            <w:noProof/>
          </w:rPr>
          <w:t>ased Message Model</w:t>
        </w:r>
        <w:r>
          <w:rPr>
            <w:noProof/>
            <w:webHidden/>
          </w:rPr>
          <w:tab/>
        </w:r>
        <w:r>
          <w:rPr>
            <w:noProof/>
            <w:webHidden/>
          </w:rPr>
          <w:fldChar w:fldCharType="begin"/>
        </w:r>
        <w:r>
          <w:rPr>
            <w:noProof/>
            <w:webHidden/>
          </w:rPr>
          <w:instrText xml:space="preserve"> PAGEREF _Toc324923983 \h </w:instrText>
        </w:r>
        <w:r>
          <w:rPr>
            <w:noProof/>
            <w:webHidden/>
          </w:rPr>
        </w:r>
      </w:ins>
      <w:r>
        <w:rPr>
          <w:noProof/>
          <w:webHidden/>
        </w:rPr>
        <w:fldChar w:fldCharType="separate"/>
      </w:r>
      <w:ins w:id="127" w:author="Avin Mathew" w:date="2012-05-16T09:30:00Z">
        <w:r>
          <w:rPr>
            <w:noProof/>
            <w:webHidden/>
          </w:rPr>
          <w:t>20</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28" w:author="Avin Mathew" w:date="2012-05-16T09:30:00Z"/>
          <w:rFonts w:asciiTheme="minorHAnsi" w:eastAsiaTheme="minorEastAsia" w:hAnsiTheme="minorHAnsi" w:cstheme="minorBidi"/>
          <w:noProof/>
          <w:szCs w:val="22"/>
          <w:lang w:val="en-AU" w:eastAsia="en-AU"/>
        </w:rPr>
      </w:pPr>
      <w:ins w:id="129" w:author="Avin Mathew" w:date="2012-05-16T09:30:00Z">
        <w:r w:rsidRPr="00CA59A8">
          <w:rPr>
            <w:rStyle w:val="Hyperlink"/>
            <w:noProof/>
          </w:rPr>
          <w:lastRenderedPageBreak/>
          <w:fldChar w:fldCharType="begin"/>
        </w:r>
        <w:r w:rsidRPr="00CA59A8">
          <w:rPr>
            <w:rStyle w:val="Hyperlink"/>
            <w:noProof/>
          </w:rPr>
          <w:instrText xml:space="preserve"> </w:instrText>
        </w:r>
        <w:r>
          <w:rPr>
            <w:noProof/>
          </w:rPr>
          <w:instrText>HYPERLINK \l "_Toc324923984"</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BOD Catalogue</w:t>
        </w:r>
        <w:r>
          <w:rPr>
            <w:noProof/>
            <w:webHidden/>
          </w:rPr>
          <w:tab/>
        </w:r>
        <w:r>
          <w:rPr>
            <w:noProof/>
            <w:webHidden/>
          </w:rPr>
          <w:fldChar w:fldCharType="begin"/>
        </w:r>
        <w:r>
          <w:rPr>
            <w:noProof/>
            <w:webHidden/>
          </w:rPr>
          <w:instrText xml:space="preserve"> PAGEREF _Toc324923984 \h </w:instrText>
        </w:r>
        <w:r>
          <w:rPr>
            <w:noProof/>
            <w:webHidden/>
          </w:rPr>
        </w:r>
      </w:ins>
      <w:r>
        <w:rPr>
          <w:noProof/>
          <w:webHidden/>
        </w:rPr>
        <w:fldChar w:fldCharType="separate"/>
      </w:r>
      <w:ins w:id="130" w:author="Avin Mathew" w:date="2012-05-16T09:30:00Z">
        <w:r>
          <w:rPr>
            <w:noProof/>
            <w:webHidden/>
          </w:rPr>
          <w:t>20</w:t>
        </w:r>
        <w:r>
          <w:rPr>
            <w:noProof/>
            <w:webHidden/>
          </w:rPr>
          <w:fldChar w:fldCharType="end"/>
        </w:r>
        <w:r w:rsidRPr="00CA59A8">
          <w:rPr>
            <w:rStyle w:val="Hyperlink"/>
            <w:noProof/>
          </w:rPr>
          <w:fldChar w:fldCharType="end"/>
        </w:r>
      </w:ins>
    </w:p>
    <w:p w:rsidR="00524D99" w:rsidRDefault="00524D99">
      <w:pPr>
        <w:pStyle w:val="TOC2"/>
        <w:tabs>
          <w:tab w:val="right" w:leader="dot" w:pos="8630"/>
        </w:tabs>
        <w:rPr>
          <w:ins w:id="131" w:author="Avin Mathew" w:date="2012-05-16T09:30:00Z"/>
          <w:rFonts w:asciiTheme="minorHAnsi" w:eastAsiaTheme="minorEastAsia" w:hAnsiTheme="minorHAnsi" w:cstheme="minorBidi"/>
          <w:noProof/>
          <w:szCs w:val="22"/>
          <w:lang w:val="en-AU" w:eastAsia="en-AU"/>
        </w:rPr>
      </w:pPr>
      <w:ins w:id="132" w:author="Avin Mathew" w:date="2012-05-16T09:30:00Z">
        <w:r w:rsidRPr="00CA59A8">
          <w:rPr>
            <w:rStyle w:val="Hyperlink"/>
            <w:noProof/>
          </w:rPr>
          <w:fldChar w:fldCharType="begin"/>
        </w:r>
        <w:r w:rsidRPr="00CA59A8">
          <w:rPr>
            <w:rStyle w:val="Hyperlink"/>
            <w:noProof/>
          </w:rPr>
          <w:instrText xml:space="preserve"> </w:instrText>
        </w:r>
        <w:r>
          <w:rPr>
            <w:noProof/>
          </w:rPr>
          <w:instrText>HYPERLINK \l "_Toc324923985"</w:instrText>
        </w:r>
        <w:r w:rsidRPr="00CA59A8">
          <w:rPr>
            <w:rStyle w:val="Hyperlink"/>
            <w:noProof/>
          </w:rPr>
          <w:instrText xml:space="preserve"> </w:instrText>
        </w:r>
        <w:r w:rsidRPr="00CA59A8">
          <w:rPr>
            <w:rStyle w:val="Hyperlink"/>
            <w:noProof/>
          </w:rPr>
        </w:r>
        <w:r w:rsidRPr="00CA59A8">
          <w:rPr>
            <w:rStyle w:val="Hyperlink"/>
            <w:noProof/>
          </w:rPr>
          <w:fldChar w:fldCharType="separate"/>
        </w:r>
        <w:r w:rsidRPr="00CA59A8">
          <w:rPr>
            <w:rStyle w:val="Hyperlink"/>
            <w:noProof/>
          </w:rPr>
          <w:t>Request/Response BODs</w:t>
        </w:r>
        <w:r>
          <w:rPr>
            <w:noProof/>
            <w:webHidden/>
          </w:rPr>
          <w:tab/>
        </w:r>
        <w:r>
          <w:rPr>
            <w:noProof/>
            <w:webHidden/>
          </w:rPr>
          <w:fldChar w:fldCharType="begin"/>
        </w:r>
        <w:r>
          <w:rPr>
            <w:noProof/>
            <w:webHidden/>
          </w:rPr>
          <w:instrText xml:space="preserve"> PAGEREF _Toc324923985 \h </w:instrText>
        </w:r>
        <w:r>
          <w:rPr>
            <w:noProof/>
            <w:webHidden/>
          </w:rPr>
        </w:r>
      </w:ins>
      <w:r>
        <w:rPr>
          <w:noProof/>
          <w:webHidden/>
        </w:rPr>
        <w:fldChar w:fldCharType="separate"/>
      </w:r>
      <w:ins w:id="133" w:author="Avin Mathew" w:date="2012-05-16T09:30:00Z">
        <w:r>
          <w:rPr>
            <w:noProof/>
            <w:webHidden/>
          </w:rPr>
          <w:t>20</w:t>
        </w:r>
        <w:r>
          <w:rPr>
            <w:noProof/>
            <w:webHidden/>
          </w:rPr>
          <w:fldChar w:fldCharType="end"/>
        </w:r>
        <w:r w:rsidRPr="00CA59A8">
          <w:rPr>
            <w:rStyle w:val="Hyperlink"/>
            <w:noProof/>
          </w:rPr>
          <w:fldChar w:fldCharType="end"/>
        </w:r>
      </w:ins>
    </w:p>
    <w:p w:rsidR="00825EBD" w:rsidDel="00524D99" w:rsidRDefault="00825EBD">
      <w:pPr>
        <w:pStyle w:val="TOC1"/>
        <w:tabs>
          <w:tab w:val="left" w:pos="440"/>
          <w:tab w:val="right" w:leader="dot" w:pos="8630"/>
        </w:tabs>
        <w:rPr>
          <w:del w:id="134" w:author="Avin Mathew" w:date="2012-05-16T09:30:00Z"/>
          <w:rFonts w:asciiTheme="minorHAnsi" w:eastAsiaTheme="minorEastAsia" w:hAnsiTheme="minorHAnsi" w:cstheme="minorBidi"/>
          <w:noProof/>
          <w:szCs w:val="22"/>
          <w:lang w:val="en-AU" w:eastAsia="en-AU"/>
        </w:rPr>
      </w:pPr>
      <w:del w:id="135" w:author="Avin Mathew" w:date="2012-05-16T09:30:00Z">
        <w:r w:rsidRPr="00524D99" w:rsidDel="00524D99">
          <w:rPr>
            <w:noProof/>
            <w:rPrChange w:id="136" w:author="Avin Mathew" w:date="2012-05-16T09:30:00Z">
              <w:rPr>
                <w:rStyle w:val="Hyperlink"/>
                <w:noProof/>
              </w:rPr>
            </w:rPrChange>
          </w:rPr>
          <w:delText>1</w:delText>
        </w:r>
        <w:r w:rsidDel="00524D99">
          <w:rPr>
            <w:rFonts w:asciiTheme="minorHAnsi" w:eastAsiaTheme="minorEastAsia" w:hAnsiTheme="minorHAnsi" w:cstheme="minorBidi"/>
            <w:noProof/>
            <w:szCs w:val="22"/>
            <w:lang w:val="en-AU" w:eastAsia="en-AU"/>
          </w:rPr>
          <w:tab/>
        </w:r>
        <w:r w:rsidRPr="00524D99" w:rsidDel="00524D99">
          <w:rPr>
            <w:noProof/>
            <w:rPrChange w:id="137" w:author="Avin Mathew" w:date="2012-05-16T09:30:00Z">
              <w:rPr>
                <w:rStyle w:val="Hyperlink"/>
                <w:noProof/>
              </w:rPr>
            </w:rPrChange>
          </w:rPr>
          <w:delText>Common Interoperability Registry</w:delText>
        </w:r>
        <w:r w:rsidDel="00524D99">
          <w:rPr>
            <w:noProof/>
            <w:webHidden/>
          </w:rPr>
          <w:tab/>
          <w:delText>4</w:delText>
        </w:r>
      </w:del>
    </w:p>
    <w:p w:rsidR="00825EBD" w:rsidDel="00524D99" w:rsidRDefault="00825EBD">
      <w:pPr>
        <w:pStyle w:val="TOC1"/>
        <w:tabs>
          <w:tab w:val="left" w:pos="440"/>
          <w:tab w:val="right" w:leader="dot" w:pos="8630"/>
        </w:tabs>
        <w:rPr>
          <w:del w:id="138" w:author="Avin Mathew" w:date="2012-05-16T09:30:00Z"/>
          <w:rFonts w:asciiTheme="minorHAnsi" w:eastAsiaTheme="minorEastAsia" w:hAnsiTheme="minorHAnsi" w:cstheme="minorBidi"/>
          <w:noProof/>
          <w:szCs w:val="22"/>
          <w:lang w:val="en-AU" w:eastAsia="en-AU"/>
        </w:rPr>
      </w:pPr>
      <w:del w:id="139" w:author="Avin Mathew" w:date="2012-05-16T09:30:00Z">
        <w:r w:rsidRPr="00524D99" w:rsidDel="00524D99">
          <w:rPr>
            <w:noProof/>
            <w:rPrChange w:id="140" w:author="Avin Mathew" w:date="2012-05-16T09:30:00Z">
              <w:rPr>
                <w:rStyle w:val="Hyperlink"/>
                <w:noProof/>
              </w:rPr>
            </w:rPrChange>
          </w:rPr>
          <w:delText>2</w:delText>
        </w:r>
        <w:r w:rsidDel="00524D99">
          <w:rPr>
            <w:rFonts w:asciiTheme="minorHAnsi" w:eastAsiaTheme="minorEastAsia" w:hAnsiTheme="minorHAnsi" w:cstheme="minorBidi"/>
            <w:noProof/>
            <w:szCs w:val="22"/>
            <w:lang w:val="en-AU" w:eastAsia="en-AU"/>
          </w:rPr>
          <w:tab/>
        </w:r>
        <w:r w:rsidRPr="00524D99" w:rsidDel="00524D99">
          <w:rPr>
            <w:noProof/>
            <w:rPrChange w:id="141" w:author="Avin Mathew" w:date="2012-05-16T09:30:00Z">
              <w:rPr>
                <w:rStyle w:val="Hyperlink"/>
                <w:noProof/>
              </w:rPr>
            </w:rPrChange>
          </w:rPr>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142" w:author="Avin Mathew" w:date="2012-05-16T09:30:00Z"/>
          <w:rFonts w:asciiTheme="minorHAnsi" w:eastAsiaTheme="minorEastAsia" w:hAnsiTheme="minorHAnsi" w:cstheme="minorBidi"/>
          <w:noProof/>
          <w:szCs w:val="22"/>
          <w:lang w:val="en-AU" w:eastAsia="en-AU"/>
        </w:rPr>
      </w:pPr>
      <w:del w:id="143" w:author="Avin Mathew" w:date="2012-05-16T09:30:00Z">
        <w:r w:rsidRPr="00524D99" w:rsidDel="00524D99">
          <w:rPr>
            <w:noProof/>
            <w:rPrChange w:id="144"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noProof/>
            <w:rPrChange w:id="145"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146" w:author="Avin Mathew" w:date="2012-05-16T09:30:00Z"/>
          <w:rFonts w:asciiTheme="minorHAnsi" w:eastAsiaTheme="minorEastAsia" w:hAnsiTheme="minorHAnsi" w:cstheme="minorBidi"/>
          <w:noProof/>
          <w:szCs w:val="22"/>
          <w:lang w:val="en-AU" w:eastAsia="en-AU"/>
        </w:rPr>
      </w:pPr>
      <w:del w:id="147" w:author="Avin Mathew" w:date="2012-05-16T09:30:00Z">
        <w:r w:rsidRPr="00524D99" w:rsidDel="00524D99">
          <w:rPr>
            <w:noProof/>
            <w:rPrChange w:id="148"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noProof/>
            <w:rPrChange w:id="149"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150" w:author="Avin Mathew" w:date="2012-05-16T09:30:00Z"/>
          <w:rFonts w:asciiTheme="minorHAnsi" w:eastAsiaTheme="minorEastAsia" w:hAnsiTheme="minorHAnsi" w:cstheme="minorBidi"/>
          <w:noProof/>
          <w:szCs w:val="22"/>
          <w:lang w:val="en-AU" w:eastAsia="en-AU"/>
        </w:rPr>
      </w:pPr>
      <w:del w:id="151" w:author="Avin Mathew" w:date="2012-05-16T09:30:00Z">
        <w:r w:rsidRPr="00524D99" w:rsidDel="00524D99">
          <w:rPr>
            <w:noProof/>
            <w:rPrChange w:id="152"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noProof/>
            <w:rPrChange w:id="153"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154" w:author="Avin Mathew" w:date="2012-05-16T09:30:00Z"/>
          <w:rFonts w:asciiTheme="minorHAnsi" w:eastAsiaTheme="minorEastAsia" w:hAnsiTheme="minorHAnsi" w:cstheme="minorBidi"/>
          <w:noProof/>
          <w:szCs w:val="22"/>
          <w:lang w:val="en-AU" w:eastAsia="en-AU"/>
        </w:rPr>
      </w:pPr>
      <w:del w:id="155" w:author="Avin Mathew" w:date="2012-05-16T09:30:00Z">
        <w:r w:rsidRPr="00524D99" w:rsidDel="00524D99">
          <w:rPr>
            <w:noProof/>
            <w:rPrChange w:id="156"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noProof/>
            <w:rPrChange w:id="157"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158" w:author="Avin Mathew" w:date="2012-05-16T09:30:00Z"/>
          <w:rFonts w:asciiTheme="minorHAnsi" w:eastAsiaTheme="minorEastAsia" w:hAnsiTheme="minorHAnsi" w:cstheme="minorBidi"/>
          <w:noProof/>
          <w:szCs w:val="22"/>
          <w:lang w:val="en-AU" w:eastAsia="en-AU"/>
        </w:rPr>
      </w:pPr>
      <w:del w:id="159" w:author="Avin Mathew" w:date="2012-05-16T09:30:00Z">
        <w:r w:rsidRPr="00524D99" w:rsidDel="00524D99">
          <w:rPr>
            <w:noProof/>
            <w:rPrChange w:id="160"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noProof/>
            <w:rPrChange w:id="161"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162" w:author="Avin Mathew" w:date="2012-05-16T09:30:00Z"/>
          <w:rFonts w:asciiTheme="minorHAnsi" w:eastAsiaTheme="minorEastAsia" w:hAnsiTheme="minorHAnsi" w:cstheme="minorBidi"/>
          <w:noProof/>
          <w:szCs w:val="22"/>
          <w:lang w:val="en-AU" w:eastAsia="en-AU"/>
        </w:rPr>
      </w:pPr>
      <w:del w:id="163" w:author="Avin Mathew" w:date="2012-05-16T09:30:00Z">
        <w:r w:rsidRPr="00524D99" w:rsidDel="00524D99">
          <w:rPr>
            <w:noProof/>
            <w:rPrChange w:id="164"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noProof/>
            <w:rPrChange w:id="165"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166" w:author="Avin Mathew" w:date="2012-05-16T09:30:00Z"/>
          <w:rFonts w:asciiTheme="minorHAnsi" w:eastAsiaTheme="minorEastAsia" w:hAnsiTheme="minorHAnsi" w:cstheme="minorBidi"/>
          <w:noProof/>
          <w:szCs w:val="22"/>
          <w:lang w:val="en-AU" w:eastAsia="en-AU"/>
        </w:rPr>
      </w:pPr>
      <w:del w:id="167" w:author="Avin Mathew" w:date="2012-05-16T09:30:00Z">
        <w:r w:rsidRPr="00524D99" w:rsidDel="00524D99">
          <w:rPr>
            <w:noProof/>
            <w:rPrChange w:id="168"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noProof/>
            <w:rPrChange w:id="169"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170" w:author="Avin Mathew" w:date="2012-05-16T09:30:00Z"/>
          <w:rFonts w:asciiTheme="minorHAnsi" w:eastAsiaTheme="minorEastAsia" w:hAnsiTheme="minorHAnsi" w:cstheme="minorBidi"/>
          <w:noProof/>
          <w:szCs w:val="22"/>
          <w:lang w:val="en-AU" w:eastAsia="en-AU"/>
        </w:rPr>
      </w:pPr>
      <w:del w:id="171" w:author="Avin Mathew" w:date="2012-05-16T09:30:00Z">
        <w:r w:rsidRPr="00524D99" w:rsidDel="00524D99">
          <w:rPr>
            <w:noProof/>
            <w:rPrChange w:id="172"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noProof/>
            <w:rPrChange w:id="173"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174" w:author="Avin Mathew" w:date="2012-05-16T09:30:00Z"/>
          <w:rFonts w:asciiTheme="minorHAnsi" w:eastAsiaTheme="minorEastAsia" w:hAnsiTheme="minorHAnsi" w:cstheme="minorBidi"/>
          <w:noProof/>
          <w:szCs w:val="22"/>
          <w:lang w:val="en-AU" w:eastAsia="en-AU"/>
        </w:rPr>
      </w:pPr>
      <w:del w:id="175" w:author="Avin Mathew" w:date="2012-05-16T09:30:00Z">
        <w:r w:rsidRPr="00524D99" w:rsidDel="00524D99">
          <w:rPr>
            <w:noProof/>
            <w:rPrChange w:id="176"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noProof/>
            <w:rPrChange w:id="177"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178" w:author="Avin Mathew" w:date="2012-05-16T09:30:00Z"/>
          <w:rFonts w:asciiTheme="minorHAnsi" w:eastAsiaTheme="minorEastAsia" w:hAnsiTheme="minorHAnsi" w:cstheme="minorBidi"/>
          <w:noProof/>
          <w:szCs w:val="22"/>
          <w:lang w:val="en-AU" w:eastAsia="en-AU"/>
        </w:rPr>
      </w:pPr>
      <w:del w:id="179" w:author="Avin Mathew" w:date="2012-05-16T09:30:00Z">
        <w:r w:rsidRPr="00524D99" w:rsidDel="00524D99">
          <w:rPr>
            <w:noProof/>
            <w:rPrChange w:id="180"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noProof/>
            <w:rPrChange w:id="181"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182" w:author="Avin Mathew" w:date="2012-05-16T09:30:00Z"/>
          <w:rFonts w:asciiTheme="minorHAnsi" w:eastAsiaTheme="minorEastAsia" w:hAnsiTheme="minorHAnsi" w:cstheme="minorBidi"/>
          <w:noProof/>
          <w:szCs w:val="22"/>
          <w:lang w:val="en-AU" w:eastAsia="en-AU"/>
        </w:rPr>
      </w:pPr>
      <w:del w:id="183" w:author="Avin Mathew" w:date="2012-05-16T09:30:00Z">
        <w:r w:rsidRPr="00524D99" w:rsidDel="00524D99">
          <w:rPr>
            <w:noProof/>
            <w:rPrChange w:id="184"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noProof/>
            <w:rPrChange w:id="185"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186" w:author="Avin Mathew" w:date="2012-05-16T09:30:00Z"/>
          <w:rFonts w:asciiTheme="minorHAnsi" w:eastAsiaTheme="minorEastAsia" w:hAnsiTheme="minorHAnsi" w:cstheme="minorBidi"/>
          <w:noProof/>
          <w:szCs w:val="22"/>
          <w:lang w:val="en-AU" w:eastAsia="en-AU"/>
        </w:rPr>
      </w:pPr>
      <w:del w:id="187" w:author="Avin Mathew" w:date="2012-05-16T09:30:00Z">
        <w:r w:rsidRPr="00524D99" w:rsidDel="00524D99">
          <w:rPr>
            <w:noProof/>
            <w:rPrChange w:id="188"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noProof/>
            <w:rPrChange w:id="189"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190" w:author="Avin Mathew" w:date="2012-05-16T09:30:00Z"/>
          <w:rFonts w:asciiTheme="minorHAnsi" w:eastAsiaTheme="minorEastAsia" w:hAnsiTheme="minorHAnsi" w:cstheme="minorBidi"/>
          <w:noProof/>
          <w:szCs w:val="22"/>
          <w:lang w:val="en-AU" w:eastAsia="en-AU"/>
        </w:rPr>
      </w:pPr>
      <w:del w:id="191" w:author="Avin Mathew" w:date="2012-05-16T09:30:00Z">
        <w:r w:rsidRPr="00524D99" w:rsidDel="00524D99">
          <w:rPr>
            <w:noProof/>
            <w:rPrChange w:id="192"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noProof/>
            <w:rPrChange w:id="193"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194" w:author="Avin Mathew" w:date="2012-05-16T09:30:00Z"/>
          <w:rFonts w:asciiTheme="minorHAnsi" w:eastAsiaTheme="minorEastAsia" w:hAnsiTheme="minorHAnsi" w:cstheme="minorBidi"/>
          <w:noProof/>
          <w:szCs w:val="22"/>
          <w:lang w:val="en-AU" w:eastAsia="en-AU"/>
        </w:rPr>
      </w:pPr>
      <w:del w:id="195" w:author="Avin Mathew" w:date="2012-05-16T09:30:00Z">
        <w:r w:rsidRPr="00524D99" w:rsidDel="00524D99">
          <w:rPr>
            <w:noProof/>
            <w:rPrChange w:id="196"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noProof/>
            <w:rPrChange w:id="197"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198" w:author="Avin Mathew" w:date="2012-05-16T09:30:00Z"/>
          <w:rFonts w:asciiTheme="minorHAnsi" w:eastAsiaTheme="minorEastAsia" w:hAnsiTheme="minorHAnsi" w:cstheme="minorBidi"/>
          <w:noProof/>
          <w:szCs w:val="22"/>
          <w:lang w:val="en-AU" w:eastAsia="en-AU"/>
        </w:rPr>
      </w:pPr>
      <w:del w:id="199" w:author="Avin Mathew" w:date="2012-05-16T09:30:00Z">
        <w:r w:rsidRPr="00524D99" w:rsidDel="00524D99">
          <w:rPr>
            <w:noProof/>
            <w:rPrChange w:id="200"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noProof/>
            <w:rPrChange w:id="201"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202" w:author="Avin Mathew" w:date="2012-05-16T09:30:00Z"/>
          <w:rFonts w:asciiTheme="minorHAnsi" w:eastAsiaTheme="minorEastAsia" w:hAnsiTheme="minorHAnsi" w:cstheme="minorBidi"/>
          <w:noProof/>
          <w:szCs w:val="22"/>
          <w:lang w:val="en-AU" w:eastAsia="en-AU"/>
        </w:rPr>
      </w:pPr>
      <w:del w:id="203" w:author="Avin Mathew" w:date="2012-05-16T09:30:00Z">
        <w:r w:rsidRPr="00524D99" w:rsidDel="00524D99">
          <w:rPr>
            <w:noProof/>
            <w:rPrChange w:id="204"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noProof/>
            <w:rPrChange w:id="205"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206" w:author="Avin Mathew" w:date="2012-05-16T09:30:00Z"/>
          <w:rFonts w:asciiTheme="minorHAnsi" w:eastAsiaTheme="minorEastAsia" w:hAnsiTheme="minorHAnsi" w:cstheme="minorBidi"/>
          <w:noProof/>
          <w:szCs w:val="22"/>
          <w:lang w:val="en-AU" w:eastAsia="en-AU"/>
        </w:rPr>
      </w:pPr>
      <w:del w:id="207" w:author="Avin Mathew" w:date="2012-05-16T09:30:00Z">
        <w:r w:rsidRPr="00524D99" w:rsidDel="00524D99">
          <w:rPr>
            <w:noProof/>
            <w:rPrChange w:id="208"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noProof/>
            <w:rPrChange w:id="209"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210" w:author="Avin Mathew" w:date="2012-05-16T09:30:00Z"/>
          <w:rFonts w:asciiTheme="minorHAnsi" w:eastAsiaTheme="minorEastAsia" w:hAnsiTheme="minorHAnsi" w:cstheme="minorBidi"/>
          <w:noProof/>
          <w:szCs w:val="22"/>
          <w:lang w:val="en-AU" w:eastAsia="en-AU"/>
        </w:rPr>
      </w:pPr>
      <w:del w:id="211" w:author="Avin Mathew" w:date="2012-05-16T09:30:00Z">
        <w:r w:rsidRPr="00524D99" w:rsidDel="00524D99">
          <w:rPr>
            <w:noProof/>
            <w:rPrChange w:id="212"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noProof/>
            <w:rPrChange w:id="213"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214" w:author="Avin Mathew" w:date="2012-05-16T09:30:00Z"/>
          <w:rFonts w:asciiTheme="minorHAnsi" w:eastAsiaTheme="minorEastAsia" w:hAnsiTheme="minorHAnsi" w:cstheme="minorBidi"/>
          <w:noProof/>
          <w:szCs w:val="22"/>
          <w:lang w:val="en-AU" w:eastAsia="en-AU"/>
        </w:rPr>
      </w:pPr>
      <w:del w:id="215" w:author="Avin Mathew" w:date="2012-05-16T09:30:00Z">
        <w:r w:rsidRPr="00524D99" w:rsidDel="00524D99">
          <w:rPr>
            <w:noProof/>
            <w:rPrChange w:id="216"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noProof/>
            <w:rPrChange w:id="217"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218" w:author="Avin Mathew" w:date="2012-05-16T09:30:00Z"/>
          <w:rFonts w:asciiTheme="minorHAnsi" w:eastAsiaTheme="minorEastAsia" w:hAnsiTheme="minorHAnsi" w:cstheme="minorBidi"/>
          <w:noProof/>
          <w:szCs w:val="22"/>
          <w:lang w:val="en-AU" w:eastAsia="en-AU"/>
        </w:rPr>
      </w:pPr>
      <w:del w:id="219" w:author="Avin Mathew" w:date="2012-05-16T09:30:00Z">
        <w:r w:rsidRPr="00524D99" w:rsidDel="00524D99">
          <w:rPr>
            <w:noProof/>
            <w:rPrChange w:id="220"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noProof/>
            <w:rPrChange w:id="221"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222" w:author="Avin Mathew" w:date="2012-05-16T09:30:00Z"/>
          <w:rFonts w:asciiTheme="minorHAnsi" w:eastAsiaTheme="minorEastAsia" w:hAnsiTheme="minorHAnsi" w:cstheme="minorBidi"/>
          <w:noProof/>
          <w:szCs w:val="22"/>
          <w:lang w:val="en-AU" w:eastAsia="en-AU"/>
        </w:rPr>
      </w:pPr>
      <w:del w:id="223" w:author="Avin Mathew" w:date="2012-05-16T09:30:00Z">
        <w:r w:rsidRPr="00524D99" w:rsidDel="00524D99">
          <w:rPr>
            <w:noProof/>
            <w:rPrChange w:id="224"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noProof/>
            <w:rPrChange w:id="225"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226" w:author="Avin Mathew" w:date="2012-05-16T09:30:00Z"/>
          <w:rFonts w:asciiTheme="minorHAnsi" w:eastAsiaTheme="minorEastAsia" w:hAnsiTheme="minorHAnsi" w:cstheme="minorBidi"/>
          <w:noProof/>
          <w:szCs w:val="22"/>
          <w:lang w:val="en-AU" w:eastAsia="en-AU"/>
        </w:rPr>
      </w:pPr>
      <w:del w:id="227" w:author="Avin Mathew" w:date="2012-05-16T09:30:00Z">
        <w:r w:rsidRPr="00524D99" w:rsidDel="00524D99">
          <w:rPr>
            <w:noProof/>
            <w:rPrChange w:id="228"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noProof/>
            <w:rPrChange w:id="229"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230" w:author="Avin Mathew" w:date="2012-05-16T09:30:00Z"/>
          <w:rFonts w:asciiTheme="minorHAnsi" w:eastAsiaTheme="minorEastAsia" w:hAnsiTheme="minorHAnsi" w:cstheme="minorBidi"/>
          <w:noProof/>
          <w:szCs w:val="22"/>
          <w:lang w:val="en-AU" w:eastAsia="en-AU"/>
        </w:rPr>
      </w:pPr>
      <w:del w:id="231" w:author="Avin Mathew" w:date="2012-05-16T09:30:00Z">
        <w:r w:rsidRPr="00524D99" w:rsidDel="00524D99">
          <w:rPr>
            <w:noProof/>
            <w:rPrChange w:id="232"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noProof/>
            <w:rPrChange w:id="233"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234" w:author="Avin Mathew" w:date="2012-05-16T09:30:00Z"/>
          <w:rFonts w:asciiTheme="minorHAnsi" w:eastAsiaTheme="minorEastAsia" w:hAnsiTheme="minorHAnsi" w:cstheme="minorBidi"/>
          <w:noProof/>
          <w:szCs w:val="22"/>
          <w:lang w:val="en-AU" w:eastAsia="en-AU"/>
        </w:rPr>
      </w:pPr>
      <w:del w:id="235" w:author="Avin Mathew" w:date="2012-05-16T09:30:00Z">
        <w:r w:rsidRPr="00524D99" w:rsidDel="00524D99">
          <w:rPr>
            <w:noProof/>
            <w:rPrChange w:id="236"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noProof/>
            <w:rPrChange w:id="237"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238" w:author="Avin Mathew" w:date="2012-05-16T09:30:00Z"/>
          <w:rFonts w:asciiTheme="minorHAnsi" w:eastAsiaTheme="minorEastAsia" w:hAnsiTheme="minorHAnsi" w:cstheme="minorBidi"/>
          <w:noProof/>
          <w:szCs w:val="22"/>
          <w:lang w:val="en-AU" w:eastAsia="en-AU"/>
        </w:rPr>
      </w:pPr>
      <w:del w:id="239" w:author="Avin Mathew" w:date="2012-05-16T09:30:00Z">
        <w:r w:rsidRPr="00524D99" w:rsidDel="00524D99">
          <w:rPr>
            <w:noProof/>
            <w:rPrChange w:id="240"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241" w:author="Avin Mathew" w:date="2012-05-16T09:30:00Z"/>
          <w:rFonts w:asciiTheme="minorHAnsi" w:eastAsiaTheme="minorEastAsia" w:hAnsiTheme="minorHAnsi" w:cstheme="minorBidi"/>
          <w:noProof/>
          <w:szCs w:val="22"/>
          <w:lang w:val="en-AU" w:eastAsia="en-AU"/>
        </w:rPr>
      </w:pPr>
      <w:del w:id="242" w:author="Avin Mathew" w:date="2012-05-16T09:30:00Z">
        <w:r w:rsidRPr="00524D99" w:rsidDel="00524D99">
          <w:rPr>
            <w:noProof/>
            <w:rPrChange w:id="243"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244" w:author="Avin Mathew" w:date="2012-05-16T09:30:00Z"/>
          <w:rFonts w:asciiTheme="minorHAnsi" w:eastAsiaTheme="minorEastAsia" w:hAnsiTheme="minorHAnsi" w:cstheme="minorBidi"/>
          <w:noProof/>
          <w:szCs w:val="22"/>
          <w:lang w:val="en-AU" w:eastAsia="en-AU"/>
        </w:rPr>
      </w:pPr>
      <w:del w:id="245" w:author="Avin Mathew" w:date="2012-05-16T09:30:00Z">
        <w:r w:rsidRPr="00524D99" w:rsidDel="00524D99">
          <w:rPr>
            <w:noProof/>
            <w:rPrChange w:id="246"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247" w:author="Avin Mathew" w:date="2012-05-16T09:30:00Z"/>
          <w:rFonts w:asciiTheme="minorHAnsi" w:eastAsiaTheme="minorEastAsia" w:hAnsiTheme="minorHAnsi" w:cstheme="minorBidi"/>
          <w:noProof/>
          <w:szCs w:val="22"/>
          <w:lang w:val="en-AU" w:eastAsia="en-AU"/>
        </w:rPr>
      </w:pPr>
      <w:del w:id="248" w:author="Avin Mathew" w:date="2012-05-16T09:30:00Z">
        <w:r w:rsidRPr="00524D99" w:rsidDel="00524D99">
          <w:rPr>
            <w:noProof/>
            <w:rPrChange w:id="249" w:author="Avin Mathew" w:date="2012-05-16T09:30:00Z">
              <w:rPr>
                <w:rStyle w:val="Hyperlink"/>
                <w:noProof/>
              </w:rPr>
            </w:rPrChange>
          </w:rPr>
          <w:delText>PossibleEquivalentEntryID</w:delText>
        </w:r>
        <w:r w:rsidDel="00524D99">
          <w:rPr>
            <w:noProof/>
            <w:webHidden/>
          </w:rPr>
          <w:tab/>
          <w:delText>16</w:delText>
        </w:r>
      </w:del>
    </w:p>
    <w:p w:rsidR="00941405" w:rsidRPr="00941405" w:rsidRDefault="00941405" w:rsidP="00941405">
      <w:r>
        <w:fldChar w:fldCharType="end"/>
      </w:r>
    </w:p>
    <w:p w:rsidR="00E674C5" w:rsidRDefault="000B3BF8" w:rsidP="00941405">
      <w:pPr>
        <w:pStyle w:val="Heading1"/>
        <w:pageBreakBefore/>
      </w:pPr>
      <w:bookmarkStart w:id="250" w:name="_Toc324923944"/>
      <w:r>
        <w:lastRenderedPageBreak/>
        <w:t xml:space="preserve">Common </w:t>
      </w:r>
      <w:r w:rsidR="005C7DB1">
        <w:t>Interoperability Registry</w:t>
      </w:r>
      <w:bookmarkEnd w:id="250"/>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51" w:author="Avin Mathew" w:date="2012-05-16T07:55:00Z"/>
        </w:rPr>
      </w:pPr>
      <w:r>
        <w:t>WSDL service definitions (with associated XML Schema definitions)</w:t>
      </w:r>
    </w:p>
    <w:p w:rsidR="0027453A" w:rsidRDefault="0027453A" w:rsidP="002C1EFF">
      <w:pPr>
        <w:pStyle w:val="ListParagraph"/>
        <w:numPr>
          <w:ilvl w:val="0"/>
          <w:numId w:val="8"/>
        </w:numPr>
      </w:pPr>
      <w:ins w:id="252" w:author="Avin Mathew" w:date="2012-05-16T07:55:00Z">
        <w:r>
          <w:t xml:space="preserve">Message model based on </w:t>
        </w:r>
      </w:ins>
      <w:ins w:id="253" w:author="Avin Mathew" w:date="2012-05-16T07:56:00Z">
        <w:r>
          <w:t>Open Applications Group Integration Specification (</w:t>
        </w:r>
      </w:ins>
      <w:ins w:id="254" w:author="Avin Mathew" w:date="2012-05-16T07:55:00Z">
        <w:r>
          <w:t>OAGIS</w:t>
        </w:r>
      </w:ins>
      <w:ins w:id="255"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56" w:name="_Toc324923945"/>
      <w:r>
        <w:t>Logical Data Model</w:t>
      </w:r>
      <w:bookmarkEnd w:id="256"/>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57" w:name="_Toc324923946"/>
      <w:r>
        <w:t>Primitive Data Types</w:t>
      </w:r>
      <w:bookmarkEnd w:id="257"/>
    </w:p>
    <w:p w:rsidR="004C26DC" w:rsidRDefault="004C26DC" w:rsidP="00034D71">
      <w:pPr>
        <w:pStyle w:val="Heading3"/>
      </w:pPr>
      <w:bookmarkStart w:id="258" w:name="_Toc324923947"/>
      <w:r>
        <w:t>XML Schema Types</w:t>
      </w:r>
      <w:bookmarkEnd w:id="258"/>
    </w:p>
    <w:p w:rsidR="00034D71" w:rsidRDefault="004C26DC" w:rsidP="004C26DC">
      <w:r>
        <w:t xml:space="preserve">As the CIR Services use XML Schema for schema definitions </w:t>
      </w:r>
      <w:del w:id="259" w:author="Avin Mathew" w:date="2012-05-16T07:57:00Z">
        <w:r w:rsidDel="0027453A">
          <w:delText xml:space="preserve">in </w:delText>
        </w:r>
      </w:del>
      <w:ins w:id="260" w:author="Avin Mathew" w:date="2012-05-16T07:57:00Z">
        <w:r w:rsidR="0027453A">
          <w:t xml:space="preserve">used by </w:t>
        </w:r>
      </w:ins>
      <w:r>
        <w:t>the WSDL services</w:t>
      </w:r>
      <w:ins w:id="261"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The namespace prefix “</w:t>
      </w:r>
      <w:proofErr w:type="spellStart"/>
      <w:r>
        <w:t>xs</w:t>
      </w:r>
      <w:proofErr w:type="spellEnd"/>
      <w:r>
        <w:t>” is used to denote the XML Schema types in any UML diagrams.</w:t>
      </w:r>
    </w:p>
    <w:p w:rsidR="000D52D4" w:rsidRDefault="004C26DC" w:rsidP="00034D71">
      <w:pPr>
        <w:pStyle w:val="Heading3"/>
      </w:pPr>
      <w:bookmarkStart w:id="262" w:name="_Toc324923948"/>
      <w:r>
        <w:t>Core Component Types</w:t>
      </w:r>
      <w:bookmarkEnd w:id="262"/>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The namespace prefix “</w:t>
      </w:r>
      <w:proofErr w:type="spellStart"/>
      <w:r w:rsidR="00034D71">
        <w:t>cct</w:t>
      </w:r>
      <w:proofErr w:type="spellEnd"/>
      <w:r>
        <w:t xml:space="preserve">” is used to denote the </w:t>
      </w:r>
      <w:r w:rsidR="00034D71">
        <w:t xml:space="preserve">Core Component Types </w:t>
      </w:r>
      <w:r>
        <w:t>in any UML diagrams.</w:t>
      </w:r>
    </w:p>
    <w:p w:rsidR="00034D71" w:rsidRDefault="00034D71" w:rsidP="000D52D4">
      <w:pPr>
        <w:pStyle w:val="Heading2"/>
      </w:pPr>
      <w:bookmarkStart w:id="263" w:name="_Toc324923949"/>
      <w:r>
        <w:lastRenderedPageBreak/>
        <w:t>UML Model</w:t>
      </w:r>
      <w:bookmarkEnd w:id="263"/>
    </w:p>
    <w:p w:rsidR="00034D71" w:rsidRPr="00A67E31" w:rsidRDefault="00A32473" w:rsidP="00034D71">
      <w:pPr>
        <w:jc w:val="center"/>
      </w:pPr>
      <w:r w:rsidRPr="00A32473">
        <w:rPr>
          <w:noProof/>
          <w:lang w:val="en-AU" w:eastAsia="en-AU"/>
        </w:rPr>
        <w:drawing>
          <wp:inline distT="0" distB="0" distL="0" distR="0" wp14:anchorId="674C0273" wp14:editId="6A06EFC2">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r w:rsidR="00F753D1">
        <w:fldChar w:fldCharType="begin"/>
      </w:r>
      <w:r w:rsidR="00F753D1">
        <w:instrText xml:space="preserve"> SEQ Figure \* ARABIC </w:instrText>
      </w:r>
      <w:r w:rsidR="00F753D1">
        <w:fldChar w:fldCharType="separate"/>
      </w:r>
      <w:r w:rsidR="006E73D3">
        <w:rPr>
          <w:noProof/>
        </w:rPr>
        <w:t>1</w:t>
      </w:r>
      <w:r w:rsidR="00F753D1">
        <w:rPr>
          <w:noProof/>
        </w:rPr>
        <w:fldChar w:fldCharType="end"/>
      </w:r>
      <w:r>
        <w:t xml:space="preserve"> - Common Interoperability Registry data model</w:t>
      </w:r>
    </w:p>
    <w:p w:rsidR="000D52D4" w:rsidRDefault="000D52D4" w:rsidP="000D52D4">
      <w:pPr>
        <w:pStyle w:val="Heading2"/>
      </w:pPr>
      <w:bookmarkStart w:id="264" w:name="_Toc324923950"/>
      <w:r>
        <w:t>Registry</w:t>
      </w:r>
      <w:bookmarkEnd w:id="264"/>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265" w:name="_Toc324923951"/>
      <w:r>
        <w:t>Category</w:t>
      </w:r>
      <w:bookmarkEnd w:id="265"/>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proofErr w:type="spellStart"/>
            <w:r w:rsidRPr="0003781C">
              <w:rPr>
                <w:szCs w:val="22"/>
              </w:rPr>
              <w:t>Asset_Type</w:t>
            </w:r>
            <w:proofErr w:type="spellEnd"/>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proofErr w:type="spellStart"/>
            <w:r w:rsidRPr="0003781C">
              <w:rPr>
                <w:szCs w:val="22"/>
              </w:rPr>
              <w:t>Segment_Type</w:t>
            </w:r>
            <w:proofErr w:type="spellEnd"/>
          </w:p>
          <w:p w:rsidR="00D043F5" w:rsidRPr="0003781C" w:rsidRDefault="00D043F5" w:rsidP="0003781C">
            <w:pPr>
              <w:numPr>
                <w:ilvl w:val="0"/>
                <w:numId w:val="4"/>
              </w:numPr>
              <w:spacing w:before="0" w:after="0"/>
              <w:jc w:val="left"/>
              <w:rPr>
                <w:szCs w:val="22"/>
              </w:rPr>
            </w:pPr>
            <w:proofErr w:type="spellStart"/>
            <w:r w:rsidRPr="0003781C">
              <w:rPr>
                <w:szCs w:val="22"/>
              </w:rPr>
              <w:t>Meas_Location</w:t>
            </w:r>
            <w:proofErr w:type="spellEnd"/>
          </w:p>
          <w:p w:rsidR="00D043F5" w:rsidRPr="0003781C" w:rsidRDefault="00D043F5" w:rsidP="0003781C">
            <w:pPr>
              <w:numPr>
                <w:ilvl w:val="0"/>
                <w:numId w:val="4"/>
              </w:numPr>
              <w:spacing w:before="0" w:after="0"/>
              <w:jc w:val="left"/>
              <w:rPr>
                <w:szCs w:val="22"/>
              </w:rPr>
            </w:pPr>
            <w:proofErr w:type="spellStart"/>
            <w:r w:rsidRPr="0003781C">
              <w:rPr>
                <w:szCs w:val="22"/>
              </w:rPr>
              <w:t>Meas_Loc_Type</w:t>
            </w:r>
            <w:proofErr w:type="spellEnd"/>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proofErr w:type="spellStart"/>
            <w:r w:rsidRPr="0003781C">
              <w:rPr>
                <w:szCs w:val="22"/>
              </w:rPr>
              <w:t>Network_Type</w:t>
            </w:r>
            <w:proofErr w:type="spellEnd"/>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 xml:space="preserve">ISA 88 </w:t>
            </w:r>
            <w:proofErr w:type="spellStart"/>
            <w:r w:rsidRPr="00AF6281">
              <w:rPr>
                <w:szCs w:val="22"/>
              </w:rPr>
              <w:t>BatchStatus</w:t>
            </w:r>
            <w:proofErr w:type="spellEnd"/>
          </w:p>
          <w:p w:rsidR="00D043F5" w:rsidRPr="00AF6281" w:rsidRDefault="00D043F5" w:rsidP="0042723C">
            <w:pPr>
              <w:numPr>
                <w:ilvl w:val="0"/>
                <w:numId w:val="4"/>
              </w:numPr>
              <w:spacing w:before="0" w:after="0"/>
              <w:jc w:val="left"/>
              <w:rPr>
                <w:szCs w:val="22"/>
              </w:rPr>
            </w:pPr>
            <w:r w:rsidRPr="00AF6281">
              <w:rPr>
                <w:szCs w:val="22"/>
              </w:rPr>
              <w:t xml:space="preserve">ISA 95-2000 </w:t>
            </w:r>
            <w:proofErr w:type="spellStart"/>
            <w:r w:rsidRPr="00AF6281">
              <w:rPr>
                <w:szCs w:val="22"/>
              </w:rPr>
              <w:t>EquipmentModel</w:t>
            </w:r>
            <w:proofErr w:type="spellEnd"/>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proofErr w:type="spellStart"/>
            <w:r w:rsidRPr="00AF6281">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proofErr w:type="spellStart"/>
            <w:r w:rsidRPr="000D52D4">
              <w:t>ReferenceURI</w:t>
            </w:r>
            <w:proofErr w:type="spellEnd"/>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266" w:name="_Toc324923952"/>
      <w:r>
        <w:t>Entry</w:t>
      </w:r>
      <w:bookmarkEnd w:id="266"/>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proofErr w:type="spellStart"/>
            <w:r w:rsidRPr="00D21F97">
              <w:rPr>
                <w:szCs w:val="22"/>
              </w:rPr>
              <w:t>Chem</w:t>
            </w:r>
            <w:proofErr w:type="spellEnd"/>
            <w:r w:rsidRPr="00D21F97">
              <w:rPr>
                <w:szCs w:val="22"/>
              </w:rPr>
              <w:t xml:space="preserve">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lastRenderedPageBreak/>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267" w:name="_Toc324923953"/>
      <w:r>
        <w:t>Property</w:t>
      </w:r>
      <w:bookmarkEnd w:id="267"/>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268"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269" w:name="_Ref295372111"/>
      <w:bookmarkStart w:id="270" w:name="_Toc324923954"/>
      <w:proofErr w:type="spellStart"/>
      <w:r>
        <w:t>Property</w:t>
      </w:r>
      <w:r w:rsidR="00ED5ADB">
        <w:t>Value</w:t>
      </w:r>
      <w:bookmarkEnd w:id="268"/>
      <w:bookmarkEnd w:id="269"/>
      <w:bookmarkEnd w:id="270"/>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 xml:space="preserve">alue of the property. </w:t>
            </w:r>
            <w:commentRangeStart w:id="271"/>
            <w:r w:rsidR="00D043F5" w:rsidRPr="00925F56">
              <w:t>Multiple values are allowed to provide for alternate values for identification.</w:t>
            </w:r>
            <w:commentRangeEnd w:id="271"/>
            <w:r w:rsidR="0006324F">
              <w:rPr>
                <w:rStyle w:val="CommentReference"/>
              </w:rPr>
              <w:commentReference w:id="271"/>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272" w:name="_Toc324923955"/>
      <w:r>
        <w:lastRenderedPageBreak/>
        <w:t>Service Definitions</w:t>
      </w:r>
      <w:bookmarkEnd w:id="272"/>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273" w:name="_Toc324923956"/>
      <w:r>
        <w:t>CIR</w:t>
      </w:r>
      <w:r w:rsidR="00930ABB">
        <w:t xml:space="preserve"> </w:t>
      </w:r>
      <w:r w:rsidR="007233FD">
        <w:t xml:space="preserve">Command </w:t>
      </w:r>
      <w:r w:rsidR="00930ABB">
        <w:t>Services</w:t>
      </w:r>
      <w:bookmarkEnd w:id="273"/>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274" w:name="_Toc324923957"/>
      <w:r>
        <w:t>Create Registry</w:t>
      </w:r>
      <w:bookmarkEnd w:id="274"/>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275" w:name="_Toc324923958"/>
      <w:r>
        <w:t>Create</w:t>
      </w:r>
      <w:r w:rsidR="000D52D4">
        <w:t xml:space="preserve"> Equivalent Ent</w:t>
      </w:r>
      <w:r w:rsidR="00A94A0C">
        <w:t>ries</w:t>
      </w:r>
      <w:bookmarkEnd w:id="275"/>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Default="001D344F" w:rsidP="001D344F">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1D344F">
              <w:rPr>
                <w:i/>
              </w:rPr>
              <w:t>EquivalentEntry</w:t>
            </w:r>
            <w:proofErr w:type="spellEnd"/>
            <w:r>
              <w:t xml:space="preserve">) [1..*], where </w:t>
            </w:r>
            <w:proofErr w:type="spellStart"/>
            <w:r w:rsidRPr="001D344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1D344F"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9F5951">
              <w:t>NotFound</w:t>
            </w:r>
            <w:r>
              <w:t>Fault</w:t>
            </w:r>
            <w:proofErr w:type="spellEnd"/>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tc>
      </w:tr>
    </w:tbl>
    <w:p w:rsidR="00D95BAD" w:rsidRDefault="00D95BAD" w:rsidP="00D95BAD">
      <w:pPr>
        <w:pStyle w:val="Heading3"/>
      </w:pPr>
      <w:bookmarkStart w:id="276" w:name="_Toc324923959"/>
      <w:r>
        <w:t>Update Registry</w:t>
      </w:r>
      <w:bookmarkEnd w:id="276"/>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D95BAD" w:rsidP="000D52D4">
      <w:pPr>
        <w:pStyle w:val="Heading3"/>
      </w:pPr>
      <w:bookmarkStart w:id="277" w:name="_Toc324923960"/>
      <w:r>
        <w:t>Update</w:t>
      </w:r>
      <w:r w:rsidR="000D52D4">
        <w:t xml:space="preserve"> Entr</w:t>
      </w:r>
      <w:r>
        <w:t>y CIRID</w:t>
      </w:r>
      <w:bookmarkEnd w:id="277"/>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574F5B">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78" w:name="_Toc324923961"/>
      <w:r>
        <w:t>Delete Registry</w:t>
      </w:r>
      <w:bookmarkEnd w:id="278"/>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574F5B">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79" w:name="_Toc324923962"/>
      <w:r>
        <w:t>Delete Category</w:t>
      </w:r>
      <w:bookmarkEnd w:id="279"/>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Pr>
                <w:i/>
              </w:rPr>
              <w:t>IDType</w:t>
            </w:r>
            <w:proofErr w:type="spellEnd"/>
            <w:r>
              <w:t>) [1]</w:t>
            </w:r>
          </w:p>
          <w:p w:rsidR="0047106C" w:rsidRPr="0098065A" w:rsidRDefault="0047106C" w:rsidP="00574F5B">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tc>
      </w:tr>
    </w:tbl>
    <w:p w:rsidR="004842A5" w:rsidRDefault="004842A5" w:rsidP="004842A5">
      <w:pPr>
        <w:pStyle w:val="Heading3"/>
      </w:pPr>
      <w:bookmarkStart w:id="280" w:name="_Toc324923963"/>
      <w:r>
        <w:lastRenderedPageBreak/>
        <w:t>Delete Entries</w:t>
      </w:r>
      <w:bookmarkEnd w:id="280"/>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tc>
      </w:tr>
    </w:tbl>
    <w:p w:rsidR="004842A5" w:rsidRDefault="004842A5" w:rsidP="004842A5">
      <w:pPr>
        <w:pStyle w:val="Heading3"/>
      </w:pPr>
      <w:bookmarkStart w:id="281" w:name="_Toc324923964"/>
      <w:r>
        <w:t>Delete Properties</w:t>
      </w:r>
      <w:bookmarkEnd w:id="28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Property</w:t>
            </w:r>
            <w:r w:rsidR="004429EA">
              <w:t>Identifier</w:t>
            </w:r>
            <w:proofErr w:type="spellEnd"/>
            <w:r>
              <w:t xml:space="preserve"> (</w:t>
            </w:r>
            <w:proofErr w:type="spellStart"/>
            <w:r w:rsidRPr="00052A55">
              <w:rPr>
                <w:i/>
              </w:rPr>
              <w:t>PropertyIdentifier</w:t>
            </w:r>
            <w:proofErr w:type="spellEnd"/>
            <w:r>
              <w:t xml:space="preserve">) [1..*], where </w:t>
            </w:r>
            <w:proofErr w:type="spellStart"/>
            <w:r w:rsidRPr="00991274">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lastRenderedPageBreak/>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7233FD" w:rsidP="007233FD">
      <w:pPr>
        <w:pStyle w:val="Heading2"/>
      </w:pPr>
      <w:bookmarkStart w:id="282" w:name="_Toc324923965"/>
      <w:r>
        <w:t>CIR Query Services</w:t>
      </w:r>
      <w:bookmarkEnd w:id="282"/>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83" w:name="_Toc324923966"/>
      <w:r>
        <w:t>Get Registry</w:t>
      </w:r>
      <w:bookmarkEnd w:id="283"/>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15068D" w:rsidRDefault="0015068D" w:rsidP="0015068D">
      <w:pPr>
        <w:pStyle w:val="Heading3"/>
      </w:pPr>
      <w:bookmarkStart w:id="284" w:name="_Ref234831467"/>
      <w:bookmarkStart w:id="285" w:name="_Toc324923967"/>
      <w:r>
        <w:t>Get Equivalent Entries</w:t>
      </w:r>
      <w:bookmarkEnd w:id="285"/>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Default="006E24A5" w:rsidP="006E24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98065A" w:rsidRDefault="00BC5FC2" w:rsidP="006E24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98065A" w:rsidRDefault="0015068D" w:rsidP="0015068D">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32218D" w:rsidRDefault="0032218D" w:rsidP="007233FD">
      <w:pPr>
        <w:pStyle w:val="Heading3"/>
      </w:pPr>
      <w:bookmarkStart w:id="286" w:name="_Toc324923968"/>
      <w:r>
        <w:t xml:space="preserve">Get Entries </w:t>
      </w:r>
      <w:proofErr w:type="gramStart"/>
      <w:r>
        <w:t>By</w:t>
      </w:r>
      <w:proofErr w:type="gramEnd"/>
      <w:r>
        <w:t xml:space="preserve"> CIRID</w:t>
      </w:r>
      <w:bookmarkEnd w:id="286"/>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ExistingCIRID</w:t>
            </w:r>
            <w:proofErr w:type="spellEnd"/>
            <w:r>
              <w:t xml:space="preserve"> (</w:t>
            </w:r>
            <w:proofErr w:type="spellStart"/>
            <w:r w:rsidR="00E17E81">
              <w:rPr>
                <w:i/>
              </w:rPr>
              <w:t>IDType</w:t>
            </w:r>
            <w:proofErr w:type="spellEnd"/>
            <w:r>
              <w:t>) [1]</w:t>
            </w:r>
          </w:p>
          <w:p w:rsidR="00CF63E9" w:rsidRPr="0098065A" w:rsidRDefault="00246C65" w:rsidP="00246C6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CF63E9">
              <w:t>SourceID</w:t>
            </w:r>
            <w:proofErr w:type="spellEnd"/>
            <w:r w:rsidR="004842A5">
              <w:t xml:space="preserve"> </w:t>
            </w:r>
            <w:r w:rsidR="00CF63E9">
              <w:t>(</w:t>
            </w:r>
            <w:proofErr w:type="spellStart"/>
            <w:r w:rsidR="00E17E81">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87" w:name="_Toc324923969"/>
      <w:r>
        <w:t>Wildcard Specification</w:t>
      </w:r>
      <w:bookmarkEnd w:id="284"/>
      <w:bookmarkEnd w:id="287"/>
    </w:p>
    <w:p w:rsidR="00A24EAB" w:rsidRDefault="00B70707" w:rsidP="00B70707">
      <w:pPr>
        <w:jc w:val="left"/>
      </w:pPr>
      <w:r>
        <w:t xml:space="preserve">Services </w:t>
      </w:r>
      <w:r w:rsidR="00C32150">
        <w:t>utilizing</w:t>
      </w:r>
      <w:r>
        <w:t xml:space="preserve"> </w:t>
      </w:r>
      <w:proofErr w:type="spellStart"/>
      <w:r w:rsidR="00C32150">
        <w:t>Registry</w:t>
      </w:r>
      <w:r w:rsidR="00444C6C">
        <w:t>Filter</w:t>
      </w:r>
      <w:proofErr w:type="spellEnd"/>
      <w:r w:rsidR="00C32150">
        <w:t xml:space="preserve">, </w:t>
      </w:r>
      <w:proofErr w:type="spellStart"/>
      <w:r w:rsidR="00C32150">
        <w:t>Category</w:t>
      </w:r>
      <w:r w:rsidR="00444C6C">
        <w:t>Filter</w:t>
      </w:r>
      <w:proofErr w:type="spellEnd"/>
      <w:r w:rsidR="00C32150">
        <w:t xml:space="preserve">, </w:t>
      </w:r>
      <w:proofErr w:type="spellStart"/>
      <w:r w:rsidR="00C32150">
        <w:t>Entry</w:t>
      </w:r>
      <w:r w:rsidR="00444C6C">
        <w:t>Filter</w:t>
      </w:r>
      <w:proofErr w:type="spellEnd"/>
      <w:r w:rsidR="00C32150">
        <w:t xml:space="preserve"> or </w:t>
      </w:r>
      <w:proofErr w:type="spellStart"/>
      <w:r w:rsidR="00C32150">
        <w:t>Property</w:t>
      </w:r>
      <w:r w:rsidR="00444C6C">
        <w:t>Filter</w:t>
      </w:r>
      <w:proofErr w:type="spellEnd"/>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lastRenderedPageBreak/>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246C65" w:rsidRDefault="00246C65">
      <w:pPr>
        <w:pStyle w:val="Heading2"/>
      </w:pPr>
      <w:bookmarkStart w:id="288" w:name="_Toc324923970"/>
      <w:r>
        <w:t>Fault Definitions</w:t>
      </w:r>
      <w:bookmarkEnd w:id="288"/>
    </w:p>
    <w:p w:rsidR="00246C65" w:rsidRDefault="00246C65" w:rsidP="00246C65">
      <w:pPr>
        <w:pStyle w:val="Heading3"/>
      </w:pPr>
      <w:bookmarkStart w:id="289" w:name="_Toc324923971"/>
      <w:proofErr w:type="spellStart"/>
      <w:r>
        <w:t>CreateRegistryFault</w:t>
      </w:r>
      <w:bookmarkEnd w:id="289"/>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98065A" w:rsidRDefault="00246C65" w:rsidP="00783A53">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00783A53">
              <w:rPr>
                <w:i/>
              </w:rPr>
              <w:t>cct:TextType</w:t>
            </w:r>
            <w:proofErr w:type="spellEnd"/>
            <w:r>
              <w:t>) [</w:t>
            </w:r>
            <w:r w:rsidR="00783A53">
              <w:t>0..</w:t>
            </w:r>
            <w:r>
              <w:t>1]</w:t>
            </w:r>
          </w:p>
        </w:tc>
      </w:tr>
    </w:tbl>
    <w:p w:rsidR="00783A53" w:rsidRDefault="00783A53" w:rsidP="00783A53">
      <w:pPr>
        <w:pStyle w:val="Heading3"/>
      </w:pPr>
      <w:bookmarkStart w:id="290" w:name="_Toc324923972"/>
      <w:proofErr w:type="spellStart"/>
      <w:r>
        <w:t>CreateCategoryFault</w:t>
      </w:r>
      <w:bookmarkEnd w:id="290"/>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98065A" w:rsidRDefault="00783A53"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tc>
      </w:tr>
    </w:tbl>
    <w:p w:rsidR="00F02170" w:rsidRDefault="00F02170" w:rsidP="00F02170">
      <w:pPr>
        <w:pStyle w:val="Heading3"/>
      </w:pPr>
      <w:bookmarkStart w:id="291" w:name="_Toc324923973"/>
      <w:proofErr w:type="spellStart"/>
      <w:r>
        <w:t>RegistryNotFoundFault</w:t>
      </w:r>
      <w:bookmarkEnd w:id="291"/>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F0217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RegistryIdentifier</w:t>
            </w:r>
            <w:proofErr w:type="spellEnd"/>
            <w:r>
              <w:t xml:space="preserve"> (</w:t>
            </w:r>
            <w:proofErr w:type="spellStart"/>
            <w:r w:rsidRPr="00F02170">
              <w:rPr>
                <w:i/>
              </w:rPr>
              <w:t>RegistryIdentifier</w:t>
            </w:r>
            <w:proofErr w:type="spellEnd"/>
            <w:r>
              <w:t xml:space="preserve">) [1], where </w:t>
            </w:r>
            <w:proofErr w:type="spellStart"/>
            <w:r w:rsidRPr="00F02170">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292" w:name="_Toc324923974"/>
      <w:proofErr w:type="spellStart"/>
      <w:r>
        <w:t>CategoryNotFoundFault</w:t>
      </w:r>
      <w:bookmarkEnd w:id="292"/>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CategoryIdentifier</w:t>
            </w:r>
            <w:proofErr w:type="spellEnd"/>
            <w:r>
              <w:t xml:space="preserve"> (</w:t>
            </w:r>
            <w:proofErr w:type="spellStart"/>
            <w:r>
              <w:rPr>
                <w:i/>
              </w:rPr>
              <w:t>Category</w:t>
            </w:r>
            <w:r w:rsidRPr="00F02170">
              <w:rPr>
                <w:i/>
              </w:rPr>
              <w:t>Identifier</w:t>
            </w:r>
            <w:proofErr w:type="spellEnd"/>
            <w:r>
              <w:t xml:space="preserve">) [1], where </w:t>
            </w:r>
            <w:proofErr w:type="spellStart"/>
            <w:r>
              <w:rPr>
                <w:i/>
              </w:rPr>
              <w:t>Category</w:t>
            </w:r>
            <w:r w:rsidRPr="00F02170">
              <w:rPr>
                <w:i/>
              </w:rPr>
              <w:t>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293" w:name="_Toc324923975"/>
      <w:proofErr w:type="spellStart"/>
      <w:r>
        <w:lastRenderedPageBreak/>
        <w:t>EntryNotFoundFault</w:t>
      </w:r>
      <w:bookmarkEnd w:id="293"/>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Pr>
                <w:i/>
              </w:rPr>
              <w:t>Entry</w:t>
            </w:r>
            <w:r w:rsidRPr="00F02170">
              <w:rPr>
                <w:i/>
              </w:rPr>
              <w:t>Identifier</w:t>
            </w:r>
            <w:proofErr w:type="spellEnd"/>
            <w:r>
              <w:t xml:space="preserve">) [1], where </w:t>
            </w:r>
            <w:proofErr w:type="spellStart"/>
            <w:r>
              <w:rPr>
                <w:i/>
              </w:rPr>
              <w:t>Entry</w:t>
            </w:r>
            <w:r w:rsidRPr="00F02170">
              <w:rPr>
                <w:i/>
              </w:rPr>
              <w:t>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294" w:name="_Toc324923976"/>
      <w:proofErr w:type="spellStart"/>
      <w:r>
        <w:t>PropertyNotFoundFault</w:t>
      </w:r>
      <w:bookmarkEnd w:id="294"/>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Pr>
                <w:i/>
              </w:rPr>
              <w:t>Property</w:t>
            </w:r>
            <w:r w:rsidRPr="00F02170">
              <w:rPr>
                <w:i/>
              </w:rPr>
              <w:t>Identifier</w:t>
            </w:r>
            <w:proofErr w:type="spellEnd"/>
            <w:r>
              <w:t xml:space="preserve">) [1], where </w:t>
            </w:r>
            <w:proofErr w:type="spellStart"/>
            <w:r>
              <w:rPr>
                <w:i/>
              </w:rPr>
              <w:t>Property</w:t>
            </w:r>
            <w:r w:rsidRPr="00F02170">
              <w:rPr>
                <w:i/>
              </w:rPr>
              <w:t>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295" w:name="_Toc324923977"/>
      <w:proofErr w:type="spellStart"/>
      <w:r>
        <w:t>DuplicateEntryFault</w:t>
      </w:r>
      <w:bookmarkEnd w:id="295"/>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F0217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Pr>
                <w:i/>
              </w:rPr>
              <w:t>Entry</w:t>
            </w:r>
            <w:r w:rsidRPr="00F02170">
              <w:rPr>
                <w:i/>
              </w:rPr>
              <w:t>Identifier</w:t>
            </w:r>
            <w:proofErr w:type="spellEnd"/>
            <w:r>
              <w:t xml:space="preserve">) [1], where </w:t>
            </w:r>
            <w:proofErr w:type="spellStart"/>
            <w:r>
              <w:rPr>
                <w:i/>
              </w:rPr>
              <w:t>Entry</w:t>
            </w:r>
            <w:r w:rsidRPr="00F02170">
              <w:rPr>
                <w:i/>
              </w:rPr>
              <w:t>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296" w:name="_Toc324923978"/>
      <w:proofErr w:type="spellStart"/>
      <w:r>
        <w:t>DuplicatePropertyFault</w:t>
      </w:r>
      <w:bookmarkEnd w:id="296"/>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Pr>
                <w:i/>
              </w:rPr>
              <w:t>cct:TextType</w:t>
            </w:r>
            <w:proofErr w:type="spellEnd"/>
            <w:r>
              <w:t>) [0..1]</w:t>
            </w:r>
          </w:p>
          <w:p w:rsidR="00F02170" w:rsidRDefault="00F02170" w:rsidP="0027453A">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Pr>
                <w:i/>
              </w:rPr>
              <w:t>Property</w:t>
            </w:r>
            <w:r w:rsidRPr="00F02170">
              <w:rPr>
                <w:i/>
              </w:rPr>
              <w:t>Identifier</w:t>
            </w:r>
            <w:proofErr w:type="spellEnd"/>
            <w:r>
              <w:t xml:space="preserve">) [1], where </w:t>
            </w:r>
            <w:proofErr w:type="spellStart"/>
            <w:r>
              <w:rPr>
                <w:i/>
              </w:rPr>
              <w:t>Property</w:t>
            </w:r>
            <w:r w:rsidRPr="00F02170">
              <w:rPr>
                <w:i/>
              </w:rPr>
              <w:t>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pPr>
        <w:spacing w:before="0" w:after="0"/>
        <w:jc w:val="left"/>
      </w:pPr>
    </w:p>
    <w:p w:rsidR="00246C65" w:rsidRDefault="00246C65">
      <w:pPr>
        <w:spacing w:before="0" w:after="0"/>
        <w:jc w:val="left"/>
        <w:rPr>
          <w:rFonts w:ascii="Arial" w:hAnsi="Arial" w:cs="Arial"/>
          <w:b/>
          <w:bCs/>
          <w:kern w:val="28"/>
          <w:sz w:val="32"/>
          <w:szCs w:val="32"/>
        </w:rPr>
      </w:pPr>
      <w:r>
        <w:br w:type="page"/>
      </w:r>
    </w:p>
    <w:p w:rsidR="00B22B76" w:rsidRDefault="00776D90" w:rsidP="00776D90">
      <w:pPr>
        <w:pStyle w:val="Title"/>
      </w:pPr>
      <w:bookmarkStart w:id="297" w:name="_Toc324923979"/>
      <w:r>
        <w:lastRenderedPageBreak/>
        <w:t>Appendix A:</w:t>
      </w:r>
      <w:r w:rsidR="00471FF5">
        <w:t xml:space="preserve"> </w:t>
      </w:r>
      <w:proofErr w:type="spellStart"/>
      <w:r>
        <w:t>OpenO&amp;M</w:t>
      </w:r>
      <w:proofErr w:type="spellEnd"/>
      <w:r w:rsidR="00416985">
        <w:t xml:space="preserve"> D</w:t>
      </w:r>
      <w:r w:rsidR="00B22B76">
        <w:t>efined Properties</w:t>
      </w:r>
      <w:bookmarkEnd w:id="297"/>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298" w:name="_Toc324923980"/>
      <w:proofErr w:type="spellStart"/>
      <w:r w:rsidRPr="000D52D4">
        <w:t>Parent</w:t>
      </w:r>
      <w:r>
        <w:t>EntityID</w:t>
      </w:r>
      <w:bookmarkEnd w:id="298"/>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299" w:name="_Toc324923981"/>
      <w:proofErr w:type="spellStart"/>
      <w:r w:rsidRPr="000D52D4">
        <w:t>Child</w:t>
      </w:r>
      <w:r>
        <w:t>EntityID</w:t>
      </w:r>
      <w:bookmarkEnd w:id="299"/>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300" w:name="_Toc324923982"/>
      <w:proofErr w:type="spellStart"/>
      <w:r w:rsidRPr="001B5721">
        <w:t>PossibleEquivalentEntryID</w:t>
      </w:r>
      <w:bookmarkEnd w:id="300"/>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proofErr w:type="spellStart"/>
      <w:r w:rsidR="00021B11">
        <w:t>ID</w:t>
      </w:r>
      <w:r>
        <w:t>I</w:t>
      </w:r>
      <w:r w:rsidR="00021B11">
        <w:t>nSource</w:t>
      </w:r>
      <w:proofErr w:type="spellEnd"/>
      <w:r w:rsidR="00021B11">
        <w:t>": "TIC101", "</w:t>
      </w:r>
      <w:proofErr w:type="spellStart"/>
      <w:r w:rsidR="00021B11">
        <w:t>SourceID</w:t>
      </w:r>
      <w:proofErr w:type="spellEnd"/>
      <w:r w:rsidR="00021B11">
        <w:t>": "Thor"} ]</w:t>
      </w:r>
    </w:p>
    <w:p w:rsidR="00021B11" w:rsidRDefault="00021B11" w:rsidP="00021B11">
      <w:pPr>
        <w:jc w:val="left"/>
      </w:pPr>
    </w:p>
    <w:p w:rsidR="00021B11" w:rsidRDefault="00CB5C3C" w:rsidP="00021B11">
      <w:pPr>
        <w:jc w:val="left"/>
      </w:pPr>
      <w:r>
        <w:tab/>
        <w:t>[ {"</w:t>
      </w:r>
      <w:proofErr w:type="spellStart"/>
      <w:r w:rsidR="00021B11">
        <w:t>ID</w:t>
      </w:r>
      <w:r>
        <w:t>I</w:t>
      </w:r>
      <w:r w:rsidR="008C7739">
        <w:t>nSource</w:t>
      </w:r>
      <w:proofErr w:type="spellEnd"/>
      <w:r w:rsidR="008C7739">
        <w:t>": "TIC101", "</w:t>
      </w:r>
      <w:proofErr w:type="spellStart"/>
      <w:r w:rsidR="008C7739">
        <w:t>SourceID</w:t>
      </w:r>
      <w:proofErr w:type="spellEnd"/>
      <w:r w:rsidR="008C7739">
        <w:t>"</w:t>
      </w:r>
      <w:r w:rsidR="00021B11">
        <w:t>: "Thor", "</w:t>
      </w:r>
      <w:proofErr w:type="spellStart"/>
      <w:r>
        <w:t>P</w:t>
      </w:r>
      <w:r w:rsidR="00021B11">
        <w:t>ercentLikelihood</w:t>
      </w:r>
      <w:proofErr w:type="spellEnd"/>
      <w:r w:rsidR="00021B11">
        <w:t>": 20} ]</w:t>
      </w:r>
    </w:p>
    <w:p w:rsidR="00021B11" w:rsidRDefault="00021B11" w:rsidP="00021B11">
      <w:pPr>
        <w:jc w:val="left"/>
      </w:pPr>
    </w:p>
    <w:p w:rsidR="00021B11" w:rsidRDefault="00CB5C3C" w:rsidP="00021B11">
      <w:pPr>
        <w:jc w:val="left"/>
      </w:pPr>
      <w:r>
        <w:tab/>
        <w:t>[ {"</w:t>
      </w:r>
      <w:proofErr w:type="spellStart"/>
      <w:r w:rsidR="00021B11">
        <w:t>ID</w:t>
      </w:r>
      <w:r>
        <w:t>I</w:t>
      </w:r>
      <w:r w:rsidR="00021B11">
        <w:t>nSource</w:t>
      </w:r>
      <w:proofErr w:type="spellEnd"/>
      <w:r w:rsidR="00021B11">
        <w:t>" : "TIC101", "</w:t>
      </w:r>
      <w:proofErr w:type="spellStart"/>
      <w:r w:rsidR="00021B11">
        <w:t>SourceID</w:t>
      </w:r>
      <w:proofErr w:type="spellEnd"/>
      <w:r w:rsidR="00021B11">
        <w:t>" : "Thor"</w:t>
      </w:r>
      <w:r w:rsidR="008C7739">
        <w:t>, "</w:t>
      </w:r>
      <w:proofErr w:type="spellStart"/>
      <w:r w:rsidR="008C7739">
        <w:t>PercentLikelihood</w:t>
      </w:r>
      <w:proofErr w:type="spellEnd"/>
      <w:r w:rsidR="008C7739">
        <w:t>": 20</w:t>
      </w:r>
      <w:r w:rsidR="00021B11">
        <w:t>},</w:t>
      </w:r>
    </w:p>
    <w:p w:rsidR="00021B11" w:rsidRDefault="00021B11" w:rsidP="00021B11">
      <w:pPr>
        <w:jc w:val="left"/>
      </w:pPr>
      <w:r>
        <w:tab/>
      </w:r>
      <w:r w:rsidR="00CB5C3C">
        <w:t>{"</w:t>
      </w:r>
      <w:proofErr w:type="spellStart"/>
      <w:r>
        <w:t>ID</w:t>
      </w:r>
      <w:r w:rsidR="00CB5C3C">
        <w:t>I</w:t>
      </w:r>
      <w:r>
        <w:t>nSource</w:t>
      </w:r>
      <w:proofErr w:type="spellEnd"/>
      <w:r>
        <w:t>" : "T</w:t>
      </w:r>
      <w:r w:rsidR="008C7739">
        <w:t>101" , "</w:t>
      </w:r>
      <w:proofErr w:type="spellStart"/>
      <w:r w:rsidR="008C7739">
        <w:t>SourceID</w:t>
      </w:r>
      <w:proofErr w:type="spellEnd"/>
      <w:r w:rsidR="008C7739">
        <w:t>" : "Apollo"} ]</w:t>
      </w:r>
    </w:p>
    <w:p w:rsidR="00F753D1" w:rsidRDefault="00F753D1">
      <w:pPr>
        <w:spacing w:before="0" w:after="0"/>
        <w:jc w:val="left"/>
        <w:rPr>
          <w:ins w:id="301" w:author="Avin Mathew" w:date="2012-05-16T08:30:00Z"/>
        </w:rPr>
      </w:pPr>
      <w:ins w:id="302" w:author="Avin Mathew" w:date="2012-05-16T08:30:00Z">
        <w:r>
          <w:br w:type="page"/>
        </w:r>
      </w:ins>
    </w:p>
    <w:p w:rsidR="00F753D1" w:rsidRDefault="00F753D1" w:rsidP="00F753D1">
      <w:pPr>
        <w:pStyle w:val="Title"/>
        <w:rPr>
          <w:ins w:id="303" w:author="Avin Mathew" w:date="2012-05-16T08:30:00Z"/>
        </w:rPr>
      </w:pPr>
      <w:bookmarkStart w:id="304" w:name="_Toc324923983"/>
      <w:ins w:id="305" w:author="Avin Mathew" w:date="2012-05-16T08:30:00Z">
        <w:r>
          <w:lastRenderedPageBreak/>
          <w:t>Annex A: OAGIS-Based Message Model</w:t>
        </w:r>
        <w:bookmarkEnd w:id="304"/>
      </w:ins>
    </w:p>
    <w:p w:rsidR="00E0426B" w:rsidRDefault="003739CA" w:rsidP="00471FF5">
      <w:pPr>
        <w:rPr>
          <w:ins w:id="306" w:author="Avin Mathew" w:date="2012-05-16T08:42:00Z"/>
        </w:rPr>
      </w:pPr>
      <w:ins w:id="307" w:author="Avin Mathew" w:date="2012-05-16T08:43:00Z">
        <w:r>
          <w:t>A</w:t>
        </w:r>
      </w:ins>
      <w:ins w:id="308" w:author="Avin Mathew" w:date="2012-05-16T08:33:00Z">
        <w:r w:rsidR="00F753D1">
          <w:t xml:space="preserve"> set of OAGIS-based Business Object Document</w:t>
        </w:r>
      </w:ins>
      <w:ins w:id="309" w:author="Avin Mathew" w:date="2012-05-16T08:34:00Z">
        <w:r w:rsidR="00F753D1">
          <w:t xml:space="preserve">s (BODs) </w:t>
        </w:r>
      </w:ins>
      <w:ins w:id="310" w:author="Avin Mathew" w:date="2012-05-16T08:43:00Z">
        <w:r>
          <w:t xml:space="preserve">are </w:t>
        </w:r>
      </w:ins>
      <w:ins w:id="311" w:author="Avin Mathew" w:date="2012-05-16T08:34:00Z">
        <w:r w:rsidR="00F753D1">
          <w:t>defined</w:t>
        </w:r>
      </w:ins>
      <w:ins w:id="312" w:author="Avin Mathew" w:date="2012-05-16T08:43:00Z">
        <w:r>
          <w:t xml:space="preserve"> </w:t>
        </w:r>
      </w:ins>
      <w:ins w:id="313" w:author="Avin Mathew" w:date="2012-05-16T09:18:00Z">
        <w:r w:rsidR="00F02950">
          <w:t xml:space="preserve">in this specification </w:t>
        </w:r>
      </w:ins>
      <w:ins w:id="314" w:author="Avin Mathew" w:date="2012-05-16T08:44:00Z">
        <w:r>
          <w:t>for use in a messaging-based env</w:t>
        </w:r>
        <w:bookmarkStart w:id="315" w:name="_GoBack"/>
        <w:bookmarkEnd w:id="315"/>
        <w:r>
          <w:t>ironment</w:t>
        </w:r>
      </w:ins>
      <w:ins w:id="316" w:author="Avin Mathew" w:date="2012-05-16T09:18:00Z">
        <w:r w:rsidR="00F02950">
          <w:t xml:space="preserve"> (e.g. </w:t>
        </w:r>
      </w:ins>
      <w:proofErr w:type="spellStart"/>
      <w:ins w:id="317" w:author="Avin Mathew" w:date="2012-05-16T08:44:00Z">
        <w:r>
          <w:t>OpenO&amp;M</w:t>
        </w:r>
        <w:proofErr w:type="spellEnd"/>
        <w:r>
          <w:t xml:space="preserve"> I</w:t>
        </w:r>
      </w:ins>
      <w:ins w:id="318" w:author="Avin Mathew" w:date="2012-05-16T08:45:00Z">
        <w:r>
          <w:t>nformation Service Bus Model</w:t>
        </w:r>
      </w:ins>
      <w:ins w:id="319" w:author="Avin Mathew" w:date="2012-05-16T09:18:00Z">
        <w:r w:rsidR="00F02950">
          <w:t>)</w:t>
        </w:r>
      </w:ins>
      <w:ins w:id="320" w:author="Avin Mathew" w:date="2012-05-16T08:34:00Z">
        <w:r w:rsidR="00F753D1">
          <w:t>. The</w:t>
        </w:r>
      </w:ins>
      <w:ins w:id="321" w:author="Avin Mathew" w:date="2012-05-16T08:45:00Z">
        <w:r>
          <w:t xml:space="preserve"> messages</w:t>
        </w:r>
      </w:ins>
      <w:ins w:id="322" w:author="Avin Mathew" w:date="2012-05-16T08:46:00Z">
        <w:r>
          <w:t xml:space="preserve"> (located in the “4-BOD” folder)</w:t>
        </w:r>
      </w:ins>
      <w:ins w:id="323" w:author="Avin Mathew" w:date="2012-05-16T08:45:00Z">
        <w:r>
          <w:t xml:space="preserve"> are defined as XML Schema and leverage the OAGIS XML Schemas (located </w:t>
        </w:r>
      </w:ins>
      <w:ins w:id="324" w:author="Avin Mathew" w:date="2012-05-16T08:46:00Z">
        <w:r>
          <w:t>in the “4-BOD/OAGIS” folder)</w:t>
        </w:r>
      </w:ins>
      <w:ins w:id="325" w:author="Avin Mathew" w:date="2012-05-16T08:45:00Z">
        <w:r>
          <w:t xml:space="preserve"> as well as the CIR Service </w:t>
        </w:r>
      </w:ins>
      <w:ins w:id="326" w:author="Avin Mathew" w:date="2012-05-16T08:46:00Z">
        <w:r>
          <w:t xml:space="preserve">Definition XML Schema (located in the </w:t>
        </w:r>
      </w:ins>
      <w:ins w:id="327" w:author="Avin Mathew" w:date="2012-05-16T08:47:00Z">
        <w:r>
          <w:t xml:space="preserve">“2-XSD” folder). </w:t>
        </w:r>
      </w:ins>
      <w:ins w:id="328" w:author="Avin Mathew" w:date="2012-05-16T09:00:00Z">
        <w:r w:rsidR="00DB5707">
          <w:t>While</w:t>
        </w:r>
      </w:ins>
      <w:ins w:id="329" w:author="Avin Mathew" w:date="2012-05-16T08:47:00Z">
        <w:r>
          <w:t xml:space="preserve"> </w:t>
        </w:r>
      </w:ins>
      <w:ins w:id="330" w:author="Avin Mathew" w:date="2012-05-16T09:00:00Z">
        <w:r w:rsidR="00DB5707">
          <w:t xml:space="preserve">the </w:t>
        </w:r>
      </w:ins>
      <w:ins w:id="331" w:author="Avin Mathew" w:date="2012-05-16T08:48:00Z">
        <w:r>
          <w:t xml:space="preserve">included </w:t>
        </w:r>
      </w:ins>
      <w:ins w:id="332" w:author="Avin Mathew" w:date="2012-05-16T08:47:00Z">
        <w:r>
          <w:t xml:space="preserve">OAGIS XML Schemas </w:t>
        </w:r>
      </w:ins>
      <w:ins w:id="333" w:author="Avin Mathew" w:date="2012-05-16T09:01:00Z">
        <w:r w:rsidR="00DB5707">
          <w:t xml:space="preserve">have been </w:t>
        </w:r>
      </w:ins>
      <w:ins w:id="334" w:author="Avin Mathew" w:date="2012-05-16T09:02:00Z">
        <w:r w:rsidR="00DB5707">
          <w:t>edited</w:t>
        </w:r>
      </w:ins>
      <w:ins w:id="335" w:author="Avin Mathew" w:date="2012-05-16T09:01:00Z">
        <w:r w:rsidR="00DB5707">
          <w:t xml:space="preserve"> to serve the purposes of this CIR specification</w:t>
        </w:r>
      </w:ins>
      <w:ins w:id="336" w:author="Avin Mathew" w:date="2012-05-16T09:02:00Z">
        <w:r w:rsidR="00DB5707">
          <w:t>, they remain</w:t>
        </w:r>
      </w:ins>
      <w:ins w:id="337" w:author="Avin Mathew" w:date="2012-05-16T09:01:00Z">
        <w:r w:rsidR="00DB5707">
          <w:t xml:space="preserve"> </w:t>
        </w:r>
      </w:ins>
      <w:ins w:id="338" w:author="Avin Mathew" w:date="2012-05-16T08:49:00Z">
        <w:r>
          <w:t xml:space="preserve">a </w:t>
        </w:r>
      </w:ins>
      <w:ins w:id="339" w:author="Avin Mathew" w:date="2012-05-16T09:02:00Z">
        <w:r w:rsidR="00DB5707">
          <w:t xml:space="preserve">proper </w:t>
        </w:r>
      </w:ins>
      <w:ins w:id="340" w:author="Avin Mathew" w:date="2012-05-16T08:49:00Z">
        <w:r>
          <w:t xml:space="preserve">subset of the </w:t>
        </w:r>
      </w:ins>
      <w:ins w:id="341" w:author="Avin Mathew" w:date="2012-05-16T08:59:00Z">
        <w:r w:rsidR="000F0C42">
          <w:t>OAGIS</w:t>
        </w:r>
      </w:ins>
      <w:ins w:id="342" w:author="Avin Mathew" w:date="2012-05-16T08:49:00Z">
        <w:r>
          <w:t xml:space="preserve"> specification</w:t>
        </w:r>
      </w:ins>
      <w:ins w:id="343" w:author="Avin Mathew" w:date="2012-05-16T09:00:00Z">
        <w:r w:rsidR="00DB5707">
          <w:t xml:space="preserve"> </w:t>
        </w:r>
      </w:ins>
      <w:ins w:id="344" w:author="Avin Mathew" w:date="2012-05-16T09:02:00Z">
        <w:r w:rsidR="00DB5707">
          <w:t xml:space="preserve">and are </w:t>
        </w:r>
      </w:ins>
      <w:ins w:id="345" w:author="Avin Mathew" w:date="2012-05-16T09:04:00Z">
        <w:r w:rsidR="00DB5707">
          <w:t xml:space="preserve">also </w:t>
        </w:r>
      </w:ins>
      <w:ins w:id="346" w:author="Avin Mathew" w:date="2012-05-16T09:01:00Z">
        <w:r w:rsidR="00DB5707">
          <w:t xml:space="preserve">compatible with </w:t>
        </w:r>
      </w:ins>
      <w:ins w:id="347" w:author="Avin Mathew" w:date="2012-05-16T09:03:00Z">
        <w:r w:rsidR="00DB5707">
          <w:t>the original full definition</w:t>
        </w:r>
      </w:ins>
      <w:ins w:id="348" w:author="Avin Mathew" w:date="2012-05-16T08:59:00Z">
        <w:r w:rsidR="000F0C42">
          <w:t>.</w:t>
        </w:r>
      </w:ins>
    </w:p>
    <w:p w:rsidR="003739CA" w:rsidRDefault="003739CA" w:rsidP="003739CA">
      <w:pPr>
        <w:pStyle w:val="Heading2"/>
        <w:numPr>
          <w:ilvl w:val="0"/>
          <w:numId w:val="0"/>
        </w:numPr>
        <w:rPr>
          <w:ins w:id="349" w:author="Avin Mathew" w:date="2012-05-16T08:43:00Z"/>
        </w:rPr>
      </w:pPr>
      <w:bookmarkStart w:id="350" w:name="_Toc324923984"/>
      <w:ins w:id="351" w:author="Avin Mathew" w:date="2012-05-16T08:43:00Z">
        <w:r>
          <w:t>BOD Catalogue</w:t>
        </w:r>
        <w:bookmarkEnd w:id="350"/>
      </w:ins>
    </w:p>
    <w:p w:rsidR="003739CA" w:rsidRPr="009F5AFE" w:rsidRDefault="003739CA" w:rsidP="00DB5707">
      <w:pPr>
        <w:rPr>
          <w:ins w:id="352" w:author="Avin Mathew" w:date="2012-05-16T08:42:00Z"/>
        </w:rPr>
      </w:pPr>
      <w:ins w:id="353" w:author="Avin Mathew" w:date="2012-05-16T08:42:00Z">
        <w:r>
          <w:t xml:space="preserve">The following table is a complete listing of </w:t>
        </w:r>
      </w:ins>
      <w:ins w:id="354" w:author="Avin Mathew" w:date="2012-05-16T09:04:00Z">
        <w:r w:rsidR="00DB5707">
          <w:t xml:space="preserve">the CIR </w:t>
        </w:r>
      </w:ins>
      <w:ins w:id="355" w:author="Avin Mathew" w:date="2012-05-16T08:42:00Z">
        <w:r>
          <w:t>BODs with the corresponding Verb and Noun.</w:t>
        </w:r>
      </w:ins>
    </w:p>
    <w:tbl>
      <w:tblPr>
        <w:tblStyle w:val="TableGrid"/>
        <w:tblW w:w="0" w:type="auto"/>
        <w:tblLook w:val="0620" w:firstRow="1" w:lastRow="0" w:firstColumn="0" w:lastColumn="0" w:noHBand="1" w:noVBand="1"/>
        <w:tblPrChange w:id="356" w:author="Avin Mathew" w:date="2012-05-16T09:16:00Z">
          <w:tblPr>
            <w:tblW w:w="0" w:type="auto"/>
            <w:tblLook w:val="0620" w:firstRow="1" w:lastRow="0" w:firstColumn="0" w:lastColumn="0" w:noHBand="1" w:noVBand="1"/>
          </w:tblPr>
        </w:tblPrChange>
      </w:tblPr>
      <w:tblGrid>
        <w:gridCol w:w="4032"/>
        <w:gridCol w:w="1488"/>
        <w:gridCol w:w="3336"/>
        <w:tblGridChange w:id="357">
          <w:tblGrid>
            <w:gridCol w:w="4032"/>
            <w:gridCol w:w="1488"/>
            <w:gridCol w:w="3336"/>
          </w:tblGrid>
        </w:tblGridChange>
      </w:tblGrid>
      <w:tr w:rsidR="00DB5707" w:rsidRPr="00524D99" w:rsidTr="00F02950">
        <w:trPr>
          <w:cnfStyle w:val="100000000000" w:firstRow="1" w:lastRow="0" w:firstColumn="0" w:lastColumn="0" w:oddVBand="0" w:evenVBand="0" w:oddHBand="0" w:evenHBand="0" w:firstRowFirstColumn="0" w:firstRowLastColumn="0" w:lastRowFirstColumn="0" w:lastRowLastColumn="0"/>
          <w:ins w:id="358" w:author="Avin Mathew" w:date="2012-05-16T08:42:00Z"/>
        </w:trPr>
        <w:tc>
          <w:tcPr>
            <w:tcW w:w="4032" w:type="dxa"/>
            <w:tcPrChange w:id="359" w:author="Avin Mathew" w:date="2012-05-16T09:16:00Z">
              <w:tcPr>
                <w:tcW w:w="4032"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360" w:author="Avin Mathew" w:date="2012-05-16T08:42:00Z"/>
              </w:rPr>
            </w:pPr>
            <w:ins w:id="361" w:author="Avin Mathew" w:date="2012-05-16T08:42:00Z">
              <w:r w:rsidRPr="00DB5707">
                <w:t>BOD</w:t>
              </w:r>
            </w:ins>
          </w:p>
        </w:tc>
        <w:tc>
          <w:tcPr>
            <w:tcW w:w="1488" w:type="dxa"/>
            <w:tcPrChange w:id="362" w:author="Avin Mathew" w:date="2012-05-16T09:16:00Z">
              <w:tcPr>
                <w:tcW w:w="1488"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363" w:author="Avin Mathew" w:date="2012-05-16T08:42:00Z"/>
              </w:rPr>
            </w:pPr>
            <w:ins w:id="364" w:author="Avin Mathew" w:date="2012-05-16T08:42:00Z">
              <w:r w:rsidRPr="00DB5707">
                <w:t>Verb</w:t>
              </w:r>
            </w:ins>
          </w:p>
        </w:tc>
        <w:tc>
          <w:tcPr>
            <w:tcW w:w="3336" w:type="dxa"/>
            <w:tcPrChange w:id="365" w:author="Avin Mathew" w:date="2012-05-16T09:16:00Z">
              <w:tcPr>
                <w:tcW w:w="3336" w:type="dxa"/>
              </w:tcPr>
            </w:tcPrChange>
          </w:tcPr>
          <w:p w:rsidR="003739CA" w:rsidRPr="00DB5707" w:rsidRDefault="003739CA" w:rsidP="00DB5707">
            <w:pPr>
              <w:cnfStyle w:val="100000000000" w:firstRow="1" w:lastRow="0" w:firstColumn="0" w:lastColumn="0" w:oddVBand="0" w:evenVBand="0" w:oddHBand="0" w:evenHBand="0" w:firstRowFirstColumn="0" w:firstRowLastColumn="0" w:lastRowFirstColumn="0" w:lastRowLastColumn="0"/>
              <w:rPr>
                <w:ins w:id="366" w:author="Avin Mathew" w:date="2012-05-16T08:42:00Z"/>
              </w:rPr>
            </w:pPr>
            <w:ins w:id="367" w:author="Avin Mathew" w:date="2012-05-16T08:42:00Z">
              <w:r w:rsidRPr="00DB5707">
                <w:t>Noun</w:t>
              </w:r>
            </w:ins>
          </w:p>
        </w:tc>
      </w:tr>
      <w:tr w:rsidR="00DB5707" w:rsidRPr="00524D99" w:rsidTr="00F02950">
        <w:trPr>
          <w:ins w:id="368" w:author="Avin Mathew" w:date="2012-05-16T08:42:00Z"/>
        </w:trPr>
        <w:tc>
          <w:tcPr>
            <w:tcW w:w="4032" w:type="dxa"/>
            <w:tcPrChange w:id="369" w:author="Avin Mathew" w:date="2012-05-16T09:16:00Z">
              <w:tcPr>
                <w:tcW w:w="4032" w:type="dxa"/>
              </w:tcPr>
            </w:tcPrChange>
          </w:tcPr>
          <w:p w:rsidR="003739CA" w:rsidRPr="00DB5707" w:rsidRDefault="00DB5707" w:rsidP="00DB5707">
            <w:pPr>
              <w:rPr>
                <w:ins w:id="370" w:author="Avin Mathew" w:date="2012-05-16T08:42:00Z"/>
              </w:rPr>
            </w:pPr>
            <w:proofErr w:type="spellStart"/>
            <w:ins w:id="371" w:author="Avin Mathew" w:date="2012-05-16T09:06:00Z">
              <w:r>
                <w:t>ProcessCreateRegistry</w:t>
              </w:r>
            </w:ins>
            <w:proofErr w:type="spellEnd"/>
          </w:p>
        </w:tc>
        <w:tc>
          <w:tcPr>
            <w:tcW w:w="1488" w:type="dxa"/>
            <w:tcPrChange w:id="372" w:author="Avin Mathew" w:date="2012-05-16T09:16:00Z">
              <w:tcPr>
                <w:tcW w:w="1488" w:type="dxa"/>
              </w:tcPr>
            </w:tcPrChange>
          </w:tcPr>
          <w:p w:rsidR="003739CA" w:rsidRPr="00DB5707" w:rsidRDefault="00DB5707" w:rsidP="00DB5707">
            <w:pPr>
              <w:rPr>
                <w:ins w:id="373" w:author="Avin Mathew" w:date="2012-05-16T08:42:00Z"/>
              </w:rPr>
            </w:pPr>
            <w:ins w:id="374" w:author="Avin Mathew" w:date="2012-05-16T09:06:00Z">
              <w:r>
                <w:t>Process</w:t>
              </w:r>
            </w:ins>
          </w:p>
        </w:tc>
        <w:tc>
          <w:tcPr>
            <w:tcW w:w="3336" w:type="dxa"/>
            <w:tcPrChange w:id="375" w:author="Avin Mathew" w:date="2012-05-16T09:16:00Z">
              <w:tcPr>
                <w:tcW w:w="3336" w:type="dxa"/>
              </w:tcPr>
            </w:tcPrChange>
          </w:tcPr>
          <w:p w:rsidR="003739CA" w:rsidRPr="00DB5707" w:rsidRDefault="00DB5707" w:rsidP="00DB5707">
            <w:pPr>
              <w:rPr>
                <w:ins w:id="376" w:author="Avin Mathew" w:date="2012-05-16T08:42:00Z"/>
              </w:rPr>
            </w:pPr>
            <w:proofErr w:type="spellStart"/>
            <w:ins w:id="377" w:author="Avin Mathew" w:date="2012-05-16T09:06:00Z">
              <w:r>
                <w:t>CreateRegistry</w:t>
              </w:r>
            </w:ins>
            <w:proofErr w:type="spellEnd"/>
          </w:p>
        </w:tc>
      </w:tr>
      <w:tr w:rsidR="00DB5707" w:rsidRPr="00524D99" w:rsidTr="00F02950">
        <w:trPr>
          <w:ins w:id="378" w:author="Avin Mathew" w:date="2012-05-16T09:07:00Z"/>
        </w:trPr>
        <w:tc>
          <w:tcPr>
            <w:tcW w:w="4032" w:type="dxa"/>
            <w:tcPrChange w:id="379" w:author="Avin Mathew" w:date="2012-05-16T09:16:00Z">
              <w:tcPr>
                <w:tcW w:w="4032" w:type="dxa"/>
              </w:tcPr>
            </w:tcPrChange>
          </w:tcPr>
          <w:p w:rsidR="00DB5707" w:rsidRDefault="00DB5707" w:rsidP="00DB5707">
            <w:pPr>
              <w:rPr>
                <w:ins w:id="380" w:author="Avin Mathew" w:date="2012-05-16T09:07:00Z"/>
              </w:rPr>
            </w:pPr>
            <w:proofErr w:type="spellStart"/>
            <w:ins w:id="381" w:author="Avin Mathew" w:date="2012-05-16T09:07:00Z">
              <w:r>
                <w:t>ProcessCreateEquivalentEntries</w:t>
              </w:r>
              <w:proofErr w:type="spellEnd"/>
            </w:ins>
          </w:p>
        </w:tc>
        <w:tc>
          <w:tcPr>
            <w:tcW w:w="1488" w:type="dxa"/>
            <w:tcPrChange w:id="382" w:author="Avin Mathew" w:date="2012-05-16T09:16:00Z">
              <w:tcPr>
                <w:tcW w:w="1488" w:type="dxa"/>
              </w:tcPr>
            </w:tcPrChange>
          </w:tcPr>
          <w:p w:rsidR="00DB5707" w:rsidRDefault="00F02950" w:rsidP="00DB5707">
            <w:pPr>
              <w:rPr>
                <w:ins w:id="383" w:author="Avin Mathew" w:date="2012-05-16T09:07:00Z"/>
              </w:rPr>
            </w:pPr>
            <w:ins w:id="384" w:author="Avin Mathew" w:date="2012-05-16T09:12:00Z">
              <w:r>
                <w:t>Process</w:t>
              </w:r>
            </w:ins>
          </w:p>
        </w:tc>
        <w:tc>
          <w:tcPr>
            <w:tcW w:w="3336" w:type="dxa"/>
            <w:tcPrChange w:id="385" w:author="Avin Mathew" w:date="2012-05-16T09:16:00Z">
              <w:tcPr>
                <w:tcW w:w="3336" w:type="dxa"/>
              </w:tcPr>
            </w:tcPrChange>
          </w:tcPr>
          <w:p w:rsidR="00DB5707" w:rsidRDefault="00F02950" w:rsidP="00DB5707">
            <w:pPr>
              <w:rPr>
                <w:ins w:id="386" w:author="Avin Mathew" w:date="2012-05-16T09:07:00Z"/>
              </w:rPr>
            </w:pPr>
            <w:proofErr w:type="spellStart"/>
            <w:ins w:id="387" w:author="Avin Mathew" w:date="2012-05-16T09:12:00Z">
              <w:r>
                <w:t>CreateEquivalentEntries</w:t>
              </w:r>
            </w:ins>
            <w:proofErr w:type="spellEnd"/>
          </w:p>
        </w:tc>
      </w:tr>
      <w:tr w:rsidR="00F02950" w:rsidRPr="00524D99" w:rsidTr="00F02950">
        <w:trPr>
          <w:ins w:id="388" w:author="Avin Mathew" w:date="2012-05-16T09:12:00Z"/>
        </w:trPr>
        <w:tc>
          <w:tcPr>
            <w:tcW w:w="4032" w:type="dxa"/>
            <w:tcPrChange w:id="389" w:author="Avin Mathew" w:date="2012-05-16T09:16:00Z">
              <w:tcPr>
                <w:tcW w:w="4032" w:type="dxa"/>
              </w:tcPr>
            </w:tcPrChange>
          </w:tcPr>
          <w:p w:rsidR="00F02950" w:rsidRDefault="00F02950" w:rsidP="00DB5707">
            <w:pPr>
              <w:rPr>
                <w:ins w:id="390" w:author="Avin Mathew" w:date="2012-05-16T09:12:00Z"/>
              </w:rPr>
            </w:pPr>
            <w:proofErr w:type="spellStart"/>
            <w:ins w:id="391" w:author="Avin Mathew" w:date="2012-05-16T09:12:00Z">
              <w:r>
                <w:t>ProcessUpdateRegistry</w:t>
              </w:r>
              <w:proofErr w:type="spellEnd"/>
            </w:ins>
          </w:p>
        </w:tc>
        <w:tc>
          <w:tcPr>
            <w:tcW w:w="1488" w:type="dxa"/>
            <w:tcPrChange w:id="392" w:author="Avin Mathew" w:date="2012-05-16T09:16:00Z">
              <w:tcPr>
                <w:tcW w:w="1488" w:type="dxa"/>
              </w:tcPr>
            </w:tcPrChange>
          </w:tcPr>
          <w:p w:rsidR="00F02950" w:rsidRDefault="00F02950" w:rsidP="00DB5707">
            <w:pPr>
              <w:rPr>
                <w:ins w:id="393" w:author="Avin Mathew" w:date="2012-05-16T09:12:00Z"/>
              </w:rPr>
            </w:pPr>
            <w:ins w:id="394" w:author="Avin Mathew" w:date="2012-05-16T09:12:00Z">
              <w:r>
                <w:t>Process</w:t>
              </w:r>
            </w:ins>
          </w:p>
        </w:tc>
        <w:tc>
          <w:tcPr>
            <w:tcW w:w="3336" w:type="dxa"/>
            <w:tcPrChange w:id="395" w:author="Avin Mathew" w:date="2012-05-16T09:16:00Z">
              <w:tcPr>
                <w:tcW w:w="3336" w:type="dxa"/>
              </w:tcPr>
            </w:tcPrChange>
          </w:tcPr>
          <w:p w:rsidR="00F02950" w:rsidRDefault="00F02950" w:rsidP="00DB5707">
            <w:pPr>
              <w:rPr>
                <w:ins w:id="396" w:author="Avin Mathew" w:date="2012-05-16T09:12:00Z"/>
              </w:rPr>
            </w:pPr>
            <w:proofErr w:type="spellStart"/>
            <w:ins w:id="397" w:author="Avin Mathew" w:date="2012-05-16T09:12:00Z">
              <w:r>
                <w:t>UpdateRegistry</w:t>
              </w:r>
              <w:proofErr w:type="spellEnd"/>
            </w:ins>
          </w:p>
        </w:tc>
      </w:tr>
      <w:tr w:rsidR="00F02950" w:rsidRPr="00524D99" w:rsidTr="00F02950">
        <w:trPr>
          <w:ins w:id="398" w:author="Avin Mathew" w:date="2012-05-16T09:12:00Z"/>
        </w:trPr>
        <w:tc>
          <w:tcPr>
            <w:tcW w:w="4032" w:type="dxa"/>
            <w:tcPrChange w:id="399" w:author="Avin Mathew" w:date="2012-05-16T09:16:00Z">
              <w:tcPr>
                <w:tcW w:w="4032" w:type="dxa"/>
              </w:tcPr>
            </w:tcPrChange>
          </w:tcPr>
          <w:p w:rsidR="00F02950" w:rsidRDefault="00F02950" w:rsidP="00DB5707">
            <w:pPr>
              <w:rPr>
                <w:ins w:id="400" w:author="Avin Mathew" w:date="2012-05-16T09:12:00Z"/>
              </w:rPr>
            </w:pPr>
            <w:proofErr w:type="spellStart"/>
            <w:ins w:id="401" w:author="Avin Mathew" w:date="2012-05-16T09:12:00Z">
              <w:r>
                <w:t>ProcessUpdateEntryCIRID</w:t>
              </w:r>
              <w:proofErr w:type="spellEnd"/>
            </w:ins>
          </w:p>
        </w:tc>
        <w:tc>
          <w:tcPr>
            <w:tcW w:w="1488" w:type="dxa"/>
            <w:tcPrChange w:id="402" w:author="Avin Mathew" w:date="2012-05-16T09:16:00Z">
              <w:tcPr>
                <w:tcW w:w="1488" w:type="dxa"/>
              </w:tcPr>
            </w:tcPrChange>
          </w:tcPr>
          <w:p w:rsidR="00F02950" w:rsidRDefault="00F02950" w:rsidP="00DB5707">
            <w:pPr>
              <w:rPr>
                <w:ins w:id="403" w:author="Avin Mathew" w:date="2012-05-16T09:12:00Z"/>
              </w:rPr>
            </w:pPr>
            <w:ins w:id="404" w:author="Avin Mathew" w:date="2012-05-16T09:12:00Z">
              <w:r>
                <w:t>Process</w:t>
              </w:r>
            </w:ins>
          </w:p>
        </w:tc>
        <w:tc>
          <w:tcPr>
            <w:tcW w:w="3336" w:type="dxa"/>
            <w:tcPrChange w:id="405" w:author="Avin Mathew" w:date="2012-05-16T09:16:00Z">
              <w:tcPr>
                <w:tcW w:w="3336" w:type="dxa"/>
              </w:tcPr>
            </w:tcPrChange>
          </w:tcPr>
          <w:p w:rsidR="00F02950" w:rsidRDefault="00F02950" w:rsidP="00DB5707">
            <w:pPr>
              <w:rPr>
                <w:ins w:id="406" w:author="Avin Mathew" w:date="2012-05-16T09:12:00Z"/>
              </w:rPr>
            </w:pPr>
            <w:proofErr w:type="spellStart"/>
            <w:ins w:id="407" w:author="Avin Mathew" w:date="2012-05-16T09:12:00Z">
              <w:r>
                <w:t>UpdateEntryCIRID</w:t>
              </w:r>
              <w:proofErr w:type="spellEnd"/>
            </w:ins>
          </w:p>
        </w:tc>
      </w:tr>
      <w:tr w:rsidR="00F02950" w:rsidRPr="00524D99" w:rsidTr="00F02950">
        <w:trPr>
          <w:ins w:id="408" w:author="Avin Mathew" w:date="2012-05-16T09:12:00Z"/>
        </w:trPr>
        <w:tc>
          <w:tcPr>
            <w:tcW w:w="4032" w:type="dxa"/>
            <w:tcPrChange w:id="409" w:author="Avin Mathew" w:date="2012-05-16T09:16:00Z">
              <w:tcPr>
                <w:tcW w:w="4032" w:type="dxa"/>
              </w:tcPr>
            </w:tcPrChange>
          </w:tcPr>
          <w:p w:rsidR="00F02950" w:rsidRDefault="00F02950" w:rsidP="00DB5707">
            <w:pPr>
              <w:rPr>
                <w:ins w:id="410" w:author="Avin Mathew" w:date="2012-05-16T09:12:00Z"/>
              </w:rPr>
            </w:pPr>
            <w:proofErr w:type="spellStart"/>
            <w:ins w:id="411" w:author="Avin Mathew" w:date="2012-05-16T09:12:00Z">
              <w:r>
                <w:t>ProcessDeleteRegistry</w:t>
              </w:r>
              <w:proofErr w:type="spellEnd"/>
            </w:ins>
          </w:p>
        </w:tc>
        <w:tc>
          <w:tcPr>
            <w:tcW w:w="1488" w:type="dxa"/>
            <w:tcPrChange w:id="412" w:author="Avin Mathew" w:date="2012-05-16T09:16:00Z">
              <w:tcPr>
                <w:tcW w:w="1488" w:type="dxa"/>
              </w:tcPr>
            </w:tcPrChange>
          </w:tcPr>
          <w:p w:rsidR="00F02950" w:rsidRDefault="00F02950" w:rsidP="00DB5707">
            <w:pPr>
              <w:rPr>
                <w:ins w:id="413" w:author="Avin Mathew" w:date="2012-05-16T09:12:00Z"/>
              </w:rPr>
            </w:pPr>
            <w:ins w:id="414" w:author="Avin Mathew" w:date="2012-05-16T09:12:00Z">
              <w:r>
                <w:t>Process</w:t>
              </w:r>
            </w:ins>
          </w:p>
        </w:tc>
        <w:tc>
          <w:tcPr>
            <w:tcW w:w="3336" w:type="dxa"/>
            <w:tcPrChange w:id="415" w:author="Avin Mathew" w:date="2012-05-16T09:16:00Z">
              <w:tcPr>
                <w:tcW w:w="3336" w:type="dxa"/>
              </w:tcPr>
            </w:tcPrChange>
          </w:tcPr>
          <w:p w:rsidR="00F02950" w:rsidRDefault="00F02950" w:rsidP="00DB5707">
            <w:pPr>
              <w:rPr>
                <w:ins w:id="416" w:author="Avin Mathew" w:date="2012-05-16T09:12:00Z"/>
              </w:rPr>
            </w:pPr>
            <w:proofErr w:type="spellStart"/>
            <w:ins w:id="417" w:author="Avin Mathew" w:date="2012-05-16T09:13:00Z">
              <w:r>
                <w:t>DeleteRegistry</w:t>
              </w:r>
            </w:ins>
            <w:proofErr w:type="spellEnd"/>
          </w:p>
        </w:tc>
      </w:tr>
      <w:tr w:rsidR="00F02950" w:rsidRPr="00524D99" w:rsidTr="00F02950">
        <w:trPr>
          <w:ins w:id="418" w:author="Avin Mathew" w:date="2012-05-16T09:13:00Z"/>
        </w:trPr>
        <w:tc>
          <w:tcPr>
            <w:tcW w:w="4032" w:type="dxa"/>
            <w:tcPrChange w:id="419" w:author="Avin Mathew" w:date="2012-05-16T09:16:00Z">
              <w:tcPr>
                <w:tcW w:w="4032" w:type="dxa"/>
              </w:tcPr>
            </w:tcPrChange>
          </w:tcPr>
          <w:p w:rsidR="00F02950" w:rsidRDefault="00F02950" w:rsidP="00DB5707">
            <w:pPr>
              <w:rPr>
                <w:ins w:id="420" w:author="Avin Mathew" w:date="2012-05-16T09:13:00Z"/>
              </w:rPr>
            </w:pPr>
            <w:proofErr w:type="spellStart"/>
            <w:ins w:id="421" w:author="Avin Mathew" w:date="2012-05-16T09:13:00Z">
              <w:r>
                <w:t>ProcessDeleteCategory</w:t>
              </w:r>
              <w:proofErr w:type="spellEnd"/>
            </w:ins>
          </w:p>
        </w:tc>
        <w:tc>
          <w:tcPr>
            <w:tcW w:w="1488" w:type="dxa"/>
            <w:tcPrChange w:id="422" w:author="Avin Mathew" w:date="2012-05-16T09:16:00Z">
              <w:tcPr>
                <w:tcW w:w="1488" w:type="dxa"/>
              </w:tcPr>
            </w:tcPrChange>
          </w:tcPr>
          <w:p w:rsidR="00F02950" w:rsidRDefault="00F02950" w:rsidP="00DB5707">
            <w:pPr>
              <w:rPr>
                <w:ins w:id="423" w:author="Avin Mathew" w:date="2012-05-16T09:13:00Z"/>
              </w:rPr>
            </w:pPr>
            <w:ins w:id="424" w:author="Avin Mathew" w:date="2012-05-16T09:13:00Z">
              <w:r>
                <w:t>Process</w:t>
              </w:r>
            </w:ins>
          </w:p>
        </w:tc>
        <w:tc>
          <w:tcPr>
            <w:tcW w:w="3336" w:type="dxa"/>
            <w:tcPrChange w:id="425" w:author="Avin Mathew" w:date="2012-05-16T09:16:00Z">
              <w:tcPr>
                <w:tcW w:w="3336" w:type="dxa"/>
              </w:tcPr>
            </w:tcPrChange>
          </w:tcPr>
          <w:p w:rsidR="00F02950" w:rsidRDefault="00F02950" w:rsidP="00DB5707">
            <w:pPr>
              <w:rPr>
                <w:ins w:id="426" w:author="Avin Mathew" w:date="2012-05-16T09:13:00Z"/>
              </w:rPr>
            </w:pPr>
            <w:proofErr w:type="spellStart"/>
            <w:ins w:id="427" w:author="Avin Mathew" w:date="2012-05-16T09:13:00Z">
              <w:r>
                <w:t>DeleteCategory</w:t>
              </w:r>
              <w:proofErr w:type="spellEnd"/>
            </w:ins>
          </w:p>
        </w:tc>
      </w:tr>
      <w:tr w:rsidR="00F02950" w:rsidRPr="00524D99" w:rsidTr="00F02950">
        <w:trPr>
          <w:ins w:id="428" w:author="Avin Mathew" w:date="2012-05-16T09:13:00Z"/>
        </w:trPr>
        <w:tc>
          <w:tcPr>
            <w:tcW w:w="4032" w:type="dxa"/>
            <w:tcPrChange w:id="429" w:author="Avin Mathew" w:date="2012-05-16T09:16:00Z">
              <w:tcPr>
                <w:tcW w:w="4032" w:type="dxa"/>
              </w:tcPr>
            </w:tcPrChange>
          </w:tcPr>
          <w:p w:rsidR="00F02950" w:rsidRDefault="00F02950" w:rsidP="00DB5707">
            <w:pPr>
              <w:rPr>
                <w:ins w:id="430" w:author="Avin Mathew" w:date="2012-05-16T09:13:00Z"/>
              </w:rPr>
            </w:pPr>
            <w:proofErr w:type="spellStart"/>
            <w:ins w:id="431" w:author="Avin Mathew" w:date="2012-05-16T09:13:00Z">
              <w:r>
                <w:t>ProcessDeleteEntries</w:t>
              </w:r>
              <w:proofErr w:type="spellEnd"/>
            </w:ins>
          </w:p>
        </w:tc>
        <w:tc>
          <w:tcPr>
            <w:tcW w:w="1488" w:type="dxa"/>
            <w:tcPrChange w:id="432" w:author="Avin Mathew" w:date="2012-05-16T09:16:00Z">
              <w:tcPr>
                <w:tcW w:w="1488" w:type="dxa"/>
              </w:tcPr>
            </w:tcPrChange>
          </w:tcPr>
          <w:p w:rsidR="00F02950" w:rsidRDefault="00F02950" w:rsidP="00DB5707">
            <w:pPr>
              <w:rPr>
                <w:ins w:id="433" w:author="Avin Mathew" w:date="2012-05-16T09:13:00Z"/>
              </w:rPr>
            </w:pPr>
            <w:ins w:id="434" w:author="Avin Mathew" w:date="2012-05-16T09:13:00Z">
              <w:r>
                <w:t>Process</w:t>
              </w:r>
            </w:ins>
          </w:p>
        </w:tc>
        <w:tc>
          <w:tcPr>
            <w:tcW w:w="3336" w:type="dxa"/>
            <w:tcPrChange w:id="435" w:author="Avin Mathew" w:date="2012-05-16T09:16:00Z">
              <w:tcPr>
                <w:tcW w:w="3336" w:type="dxa"/>
              </w:tcPr>
            </w:tcPrChange>
          </w:tcPr>
          <w:p w:rsidR="00F02950" w:rsidRDefault="00F02950" w:rsidP="00DB5707">
            <w:pPr>
              <w:rPr>
                <w:ins w:id="436" w:author="Avin Mathew" w:date="2012-05-16T09:13:00Z"/>
              </w:rPr>
            </w:pPr>
            <w:proofErr w:type="spellStart"/>
            <w:ins w:id="437" w:author="Avin Mathew" w:date="2012-05-16T09:13:00Z">
              <w:r>
                <w:t>DeleteEntries</w:t>
              </w:r>
              <w:proofErr w:type="spellEnd"/>
            </w:ins>
          </w:p>
        </w:tc>
      </w:tr>
      <w:tr w:rsidR="00F02950" w:rsidRPr="00524D99" w:rsidTr="00F02950">
        <w:trPr>
          <w:ins w:id="438" w:author="Avin Mathew" w:date="2012-05-16T09:13:00Z"/>
        </w:trPr>
        <w:tc>
          <w:tcPr>
            <w:tcW w:w="4032" w:type="dxa"/>
            <w:tcPrChange w:id="439" w:author="Avin Mathew" w:date="2012-05-16T09:16:00Z">
              <w:tcPr>
                <w:tcW w:w="4032" w:type="dxa"/>
              </w:tcPr>
            </w:tcPrChange>
          </w:tcPr>
          <w:p w:rsidR="00F02950" w:rsidRDefault="00F02950" w:rsidP="00DB5707">
            <w:pPr>
              <w:rPr>
                <w:ins w:id="440" w:author="Avin Mathew" w:date="2012-05-16T09:13:00Z"/>
              </w:rPr>
            </w:pPr>
            <w:proofErr w:type="spellStart"/>
            <w:ins w:id="441" w:author="Avin Mathew" w:date="2012-05-16T09:13:00Z">
              <w:r>
                <w:t>ProcessDeleteProperties</w:t>
              </w:r>
              <w:proofErr w:type="spellEnd"/>
            </w:ins>
          </w:p>
        </w:tc>
        <w:tc>
          <w:tcPr>
            <w:tcW w:w="1488" w:type="dxa"/>
            <w:tcPrChange w:id="442" w:author="Avin Mathew" w:date="2012-05-16T09:16:00Z">
              <w:tcPr>
                <w:tcW w:w="1488" w:type="dxa"/>
              </w:tcPr>
            </w:tcPrChange>
          </w:tcPr>
          <w:p w:rsidR="00F02950" w:rsidRDefault="00F02950" w:rsidP="00DB5707">
            <w:pPr>
              <w:rPr>
                <w:ins w:id="443" w:author="Avin Mathew" w:date="2012-05-16T09:13:00Z"/>
              </w:rPr>
            </w:pPr>
            <w:ins w:id="444" w:author="Avin Mathew" w:date="2012-05-16T09:13:00Z">
              <w:r>
                <w:t>Process</w:t>
              </w:r>
            </w:ins>
          </w:p>
        </w:tc>
        <w:tc>
          <w:tcPr>
            <w:tcW w:w="3336" w:type="dxa"/>
            <w:tcPrChange w:id="445" w:author="Avin Mathew" w:date="2012-05-16T09:16:00Z">
              <w:tcPr>
                <w:tcW w:w="3336" w:type="dxa"/>
              </w:tcPr>
            </w:tcPrChange>
          </w:tcPr>
          <w:p w:rsidR="00F02950" w:rsidRDefault="00F02950" w:rsidP="00DB5707">
            <w:pPr>
              <w:rPr>
                <w:ins w:id="446" w:author="Avin Mathew" w:date="2012-05-16T09:13:00Z"/>
              </w:rPr>
            </w:pPr>
            <w:proofErr w:type="spellStart"/>
            <w:ins w:id="447" w:author="Avin Mathew" w:date="2012-05-16T09:13:00Z">
              <w:r>
                <w:t>DeleteProperties</w:t>
              </w:r>
              <w:proofErr w:type="spellEnd"/>
            </w:ins>
          </w:p>
        </w:tc>
      </w:tr>
      <w:tr w:rsidR="00F02950" w:rsidRPr="00524D99" w:rsidTr="00F02950">
        <w:trPr>
          <w:ins w:id="448" w:author="Avin Mathew" w:date="2012-05-16T09:13:00Z"/>
        </w:trPr>
        <w:tc>
          <w:tcPr>
            <w:tcW w:w="4032" w:type="dxa"/>
            <w:tcPrChange w:id="449" w:author="Avin Mathew" w:date="2012-05-16T09:16:00Z">
              <w:tcPr>
                <w:tcW w:w="4032" w:type="dxa"/>
              </w:tcPr>
            </w:tcPrChange>
          </w:tcPr>
          <w:p w:rsidR="00F02950" w:rsidRDefault="00F02950" w:rsidP="00DB5707">
            <w:pPr>
              <w:rPr>
                <w:ins w:id="450" w:author="Avin Mathew" w:date="2012-05-16T09:13:00Z"/>
              </w:rPr>
            </w:pPr>
            <w:proofErr w:type="spellStart"/>
            <w:ins w:id="451" w:author="Avin Mathew" w:date="2012-05-16T09:13:00Z">
              <w:r>
                <w:t>GetRegistry</w:t>
              </w:r>
              <w:proofErr w:type="spellEnd"/>
            </w:ins>
          </w:p>
        </w:tc>
        <w:tc>
          <w:tcPr>
            <w:tcW w:w="1488" w:type="dxa"/>
            <w:tcPrChange w:id="452" w:author="Avin Mathew" w:date="2012-05-16T09:16:00Z">
              <w:tcPr>
                <w:tcW w:w="1488" w:type="dxa"/>
              </w:tcPr>
            </w:tcPrChange>
          </w:tcPr>
          <w:p w:rsidR="00F02950" w:rsidRDefault="00F02950" w:rsidP="00DB5707">
            <w:pPr>
              <w:rPr>
                <w:ins w:id="453" w:author="Avin Mathew" w:date="2012-05-16T09:13:00Z"/>
              </w:rPr>
            </w:pPr>
            <w:ins w:id="454" w:author="Avin Mathew" w:date="2012-05-16T09:13:00Z">
              <w:r>
                <w:t>Get</w:t>
              </w:r>
            </w:ins>
          </w:p>
        </w:tc>
        <w:tc>
          <w:tcPr>
            <w:tcW w:w="3336" w:type="dxa"/>
            <w:tcPrChange w:id="455" w:author="Avin Mathew" w:date="2012-05-16T09:16:00Z">
              <w:tcPr>
                <w:tcW w:w="3336" w:type="dxa"/>
              </w:tcPr>
            </w:tcPrChange>
          </w:tcPr>
          <w:p w:rsidR="00F02950" w:rsidRDefault="00F02950" w:rsidP="00DB5707">
            <w:pPr>
              <w:rPr>
                <w:ins w:id="456" w:author="Avin Mathew" w:date="2012-05-16T09:13:00Z"/>
              </w:rPr>
            </w:pPr>
            <w:proofErr w:type="spellStart"/>
            <w:ins w:id="457" w:author="Avin Mathew" w:date="2012-05-16T09:13:00Z">
              <w:r>
                <w:t>GetRegistry</w:t>
              </w:r>
              <w:proofErr w:type="spellEnd"/>
            </w:ins>
          </w:p>
        </w:tc>
      </w:tr>
      <w:tr w:rsidR="00F02950" w:rsidRPr="00524D99" w:rsidTr="00F02950">
        <w:trPr>
          <w:ins w:id="458" w:author="Avin Mathew" w:date="2012-05-16T09:14:00Z"/>
        </w:trPr>
        <w:tc>
          <w:tcPr>
            <w:tcW w:w="4032" w:type="dxa"/>
            <w:tcPrChange w:id="459" w:author="Avin Mathew" w:date="2012-05-16T09:16:00Z">
              <w:tcPr>
                <w:tcW w:w="4032" w:type="dxa"/>
              </w:tcPr>
            </w:tcPrChange>
          </w:tcPr>
          <w:p w:rsidR="00F02950" w:rsidRDefault="00F02950" w:rsidP="00DB5707">
            <w:pPr>
              <w:rPr>
                <w:ins w:id="460" w:author="Avin Mathew" w:date="2012-05-16T09:14:00Z"/>
              </w:rPr>
            </w:pPr>
            <w:proofErr w:type="spellStart"/>
            <w:ins w:id="461" w:author="Avin Mathew" w:date="2012-05-16T09:14:00Z">
              <w:r>
                <w:t>GetEquivalentEntries</w:t>
              </w:r>
              <w:proofErr w:type="spellEnd"/>
            </w:ins>
          </w:p>
        </w:tc>
        <w:tc>
          <w:tcPr>
            <w:tcW w:w="1488" w:type="dxa"/>
            <w:tcPrChange w:id="462" w:author="Avin Mathew" w:date="2012-05-16T09:16:00Z">
              <w:tcPr>
                <w:tcW w:w="1488" w:type="dxa"/>
              </w:tcPr>
            </w:tcPrChange>
          </w:tcPr>
          <w:p w:rsidR="00F02950" w:rsidRDefault="00F02950" w:rsidP="00DB5707">
            <w:pPr>
              <w:rPr>
                <w:ins w:id="463" w:author="Avin Mathew" w:date="2012-05-16T09:14:00Z"/>
              </w:rPr>
            </w:pPr>
            <w:ins w:id="464" w:author="Avin Mathew" w:date="2012-05-16T09:14:00Z">
              <w:r>
                <w:t>Get</w:t>
              </w:r>
            </w:ins>
          </w:p>
        </w:tc>
        <w:tc>
          <w:tcPr>
            <w:tcW w:w="3336" w:type="dxa"/>
            <w:tcPrChange w:id="465" w:author="Avin Mathew" w:date="2012-05-16T09:16:00Z">
              <w:tcPr>
                <w:tcW w:w="3336" w:type="dxa"/>
              </w:tcPr>
            </w:tcPrChange>
          </w:tcPr>
          <w:p w:rsidR="00F02950" w:rsidRDefault="00F02950" w:rsidP="00DB5707">
            <w:pPr>
              <w:rPr>
                <w:ins w:id="466" w:author="Avin Mathew" w:date="2012-05-16T09:14:00Z"/>
              </w:rPr>
            </w:pPr>
            <w:proofErr w:type="spellStart"/>
            <w:ins w:id="467" w:author="Avin Mathew" w:date="2012-05-16T09:14:00Z">
              <w:r>
                <w:t>GetEquivalentEntries</w:t>
              </w:r>
              <w:proofErr w:type="spellEnd"/>
            </w:ins>
          </w:p>
        </w:tc>
      </w:tr>
      <w:tr w:rsidR="00F02950" w:rsidRPr="00524D99" w:rsidTr="00F02950">
        <w:trPr>
          <w:ins w:id="468" w:author="Avin Mathew" w:date="2012-05-16T09:14:00Z"/>
        </w:trPr>
        <w:tc>
          <w:tcPr>
            <w:tcW w:w="4032" w:type="dxa"/>
            <w:tcPrChange w:id="469" w:author="Avin Mathew" w:date="2012-05-16T09:16:00Z">
              <w:tcPr>
                <w:tcW w:w="4032" w:type="dxa"/>
              </w:tcPr>
            </w:tcPrChange>
          </w:tcPr>
          <w:p w:rsidR="00F02950" w:rsidRDefault="00F02950" w:rsidP="00DB5707">
            <w:pPr>
              <w:rPr>
                <w:ins w:id="470" w:author="Avin Mathew" w:date="2012-05-16T09:14:00Z"/>
              </w:rPr>
            </w:pPr>
            <w:proofErr w:type="spellStart"/>
            <w:ins w:id="471" w:author="Avin Mathew" w:date="2012-05-16T09:14:00Z">
              <w:r>
                <w:t>GetEntriesByCIRID</w:t>
              </w:r>
              <w:proofErr w:type="spellEnd"/>
            </w:ins>
          </w:p>
        </w:tc>
        <w:tc>
          <w:tcPr>
            <w:tcW w:w="1488" w:type="dxa"/>
            <w:tcPrChange w:id="472" w:author="Avin Mathew" w:date="2012-05-16T09:16:00Z">
              <w:tcPr>
                <w:tcW w:w="1488" w:type="dxa"/>
              </w:tcPr>
            </w:tcPrChange>
          </w:tcPr>
          <w:p w:rsidR="00F02950" w:rsidRDefault="00F02950" w:rsidP="00DB5707">
            <w:pPr>
              <w:rPr>
                <w:ins w:id="473" w:author="Avin Mathew" w:date="2012-05-16T09:14:00Z"/>
              </w:rPr>
            </w:pPr>
            <w:ins w:id="474" w:author="Avin Mathew" w:date="2012-05-16T09:14:00Z">
              <w:r>
                <w:t>Get</w:t>
              </w:r>
            </w:ins>
          </w:p>
        </w:tc>
        <w:tc>
          <w:tcPr>
            <w:tcW w:w="3336" w:type="dxa"/>
            <w:tcPrChange w:id="475" w:author="Avin Mathew" w:date="2012-05-16T09:16:00Z">
              <w:tcPr>
                <w:tcW w:w="3336" w:type="dxa"/>
              </w:tcPr>
            </w:tcPrChange>
          </w:tcPr>
          <w:p w:rsidR="00F02950" w:rsidRDefault="00F02950" w:rsidP="00DB5707">
            <w:pPr>
              <w:rPr>
                <w:ins w:id="476" w:author="Avin Mathew" w:date="2012-05-16T09:14:00Z"/>
              </w:rPr>
            </w:pPr>
            <w:proofErr w:type="spellStart"/>
            <w:ins w:id="477" w:author="Avin Mathew" w:date="2012-05-16T09:14:00Z">
              <w:r>
                <w:t>GetEntriesByCIRID</w:t>
              </w:r>
              <w:proofErr w:type="spellEnd"/>
            </w:ins>
          </w:p>
        </w:tc>
      </w:tr>
      <w:tr w:rsidR="00F02950" w:rsidRPr="00524D99" w:rsidTr="00F02950">
        <w:trPr>
          <w:ins w:id="478" w:author="Avin Mathew" w:date="2012-05-16T09:14:00Z"/>
        </w:trPr>
        <w:tc>
          <w:tcPr>
            <w:tcW w:w="4032" w:type="dxa"/>
            <w:tcPrChange w:id="479" w:author="Avin Mathew" w:date="2012-05-16T09:16:00Z">
              <w:tcPr>
                <w:tcW w:w="4032" w:type="dxa"/>
              </w:tcPr>
            </w:tcPrChange>
          </w:tcPr>
          <w:p w:rsidR="00F02950" w:rsidRDefault="00F02950" w:rsidP="00DB5707">
            <w:pPr>
              <w:rPr>
                <w:ins w:id="480" w:author="Avin Mathew" w:date="2012-05-16T09:14:00Z"/>
              </w:rPr>
            </w:pPr>
            <w:proofErr w:type="spellStart"/>
            <w:ins w:id="481" w:author="Avin Mathew" w:date="2012-05-16T09:14:00Z">
              <w:r>
                <w:t>ShowRegistry</w:t>
              </w:r>
              <w:proofErr w:type="spellEnd"/>
            </w:ins>
          </w:p>
        </w:tc>
        <w:tc>
          <w:tcPr>
            <w:tcW w:w="1488" w:type="dxa"/>
            <w:tcPrChange w:id="482" w:author="Avin Mathew" w:date="2012-05-16T09:16:00Z">
              <w:tcPr>
                <w:tcW w:w="1488" w:type="dxa"/>
              </w:tcPr>
            </w:tcPrChange>
          </w:tcPr>
          <w:p w:rsidR="00F02950" w:rsidRDefault="00F02950" w:rsidP="00DB5707">
            <w:pPr>
              <w:rPr>
                <w:ins w:id="483" w:author="Avin Mathew" w:date="2012-05-16T09:14:00Z"/>
              </w:rPr>
            </w:pPr>
            <w:ins w:id="484" w:author="Avin Mathew" w:date="2012-05-16T09:14:00Z">
              <w:r>
                <w:t>Show</w:t>
              </w:r>
            </w:ins>
          </w:p>
        </w:tc>
        <w:tc>
          <w:tcPr>
            <w:tcW w:w="3336" w:type="dxa"/>
            <w:tcPrChange w:id="485" w:author="Avin Mathew" w:date="2012-05-16T09:16:00Z">
              <w:tcPr>
                <w:tcW w:w="3336" w:type="dxa"/>
              </w:tcPr>
            </w:tcPrChange>
          </w:tcPr>
          <w:p w:rsidR="00F02950" w:rsidRDefault="00F02950" w:rsidP="00DB5707">
            <w:pPr>
              <w:rPr>
                <w:ins w:id="486" w:author="Avin Mathew" w:date="2012-05-16T09:14:00Z"/>
              </w:rPr>
            </w:pPr>
            <w:proofErr w:type="spellStart"/>
            <w:ins w:id="487" w:author="Avin Mathew" w:date="2012-05-16T09:14:00Z">
              <w:r>
                <w:t>GetRegistryResponse</w:t>
              </w:r>
              <w:proofErr w:type="spellEnd"/>
            </w:ins>
          </w:p>
        </w:tc>
      </w:tr>
      <w:tr w:rsidR="00F02950" w:rsidRPr="00524D99" w:rsidTr="00F02950">
        <w:trPr>
          <w:ins w:id="488" w:author="Avin Mathew" w:date="2012-05-16T09:14:00Z"/>
        </w:trPr>
        <w:tc>
          <w:tcPr>
            <w:tcW w:w="4032" w:type="dxa"/>
            <w:tcPrChange w:id="489" w:author="Avin Mathew" w:date="2012-05-16T09:16:00Z">
              <w:tcPr>
                <w:tcW w:w="4032" w:type="dxa"/>
              </w:tcPr>
            </w:tcPrChange>
          </w:tcPr>
          <w:p w:rsidR="00F02950" w:rsidRDefault="00F02950" w:rsidP="00DB5707">
            <w:pPr>
              <w:rPr>
                <w:ins w:id="490" w:author="Avin Mathew" w:date="2012-05-16T09:14:00Z"/>
              </w:rPr>
            </w:pPr>
            <w:proofErr w:type="spellStart"/>
            <w:ins w:id="491" w:author="Avin Mathew" w:date="2012-05-16T09:14:00Z">
              <w:r>
                <w:t>ShowEquivalentEntries</w:t>
              </w:r>
              <w:proofErr w:type="spellEnd"/>
            </w:ins>
          </w:p>
        </w:tc>
        <w:tc>
          <w:tcPr>
            <w:tcW w:w="1488" w:type="dxa"/>
            <w:tcPrChange w:id="492" w:author="Avin Mathew" w:date="2012-05-16T09:16:00Z">
              <w:tcPr>
                <w:tcW w:w="1488" w:type="dxa"/>
              </w:tcPr>
            </w:tcPrChange>
          </w:tcPr>
          <w:p w:rsidR="00F02950" w:rsidRDefault="00F02950" w:rsidP="00DB5707">
            <w:pPr>
              <w:rPr>
                <w:ins w:id="493" w:author="Avin Mathew" w:date="2012-05-16T09:14:00Z"/>
              </w:rPr>
            </w:pPr>
            <w:ins w:id="494" w:author="Avin Mathew" w:date="2012-05-16T09:14:00Z">
              <w:r>
                <w:t>Show</w:t>
              </w:r>
            </w:ins>
          </w:p>
        </w:tc>
        <w:tc>
          <w:tcPr>
            <w:tcW w:w="3336" w:type="dxa"/>
            <w:tcPrChange w:id="495" w:author="Avin Mathew" w:date="2012-05-16T09:16:00Z">
              <w:tcPr>
                <w:tcW w:w="3336" w:type="dxa"/>
              </w:tcPr>
            </w:tcPrChange>
          </w:tcPr>
          <w:p w:rsidR="00F02950" w:rsidRDefault="00F02950" w:rsidP="00DB5707">
            <w:pPr>
              <w:rPr>
                <w:ins w:id="496" w:author="Avin Mathew" w:date="2012-05-16T09:14:00Z"/>
              </w:rPr>
            </w:pPr>
            <w:proofErr w:type="spellStart"/>
            <w:ins w:id="497" w:author="Avin Mathew" w:date="2012-05-16T09:14:00Z">
              <w:r>
                <w:t>GetEquivalentEntriesResponse</w:t>
              </w:r>
              <w:proofErr w:type="spellEnd"/>
            </w:ins>
          </w:p>
        </w:tc>
      </w:tr>
      <w:tr w:rsidR="00F02950" w:rsidRPr="00524D99" w:rsidTr="00F02950">
        <w:trPr>
          <w:ins w:id="498" w:author="Avin Mathew" w:date="2012-05-16T09:14:00Z"/>
        </w:trPr>
        <w:tc>
          <w:tcPr>
            <w:tcW w:w="4032" w:type="dxa"/>
            <w:tcPrChange w:id="499" w:author="Avin Mathew" w:date="2012-05-16T09:16:00Z">
              <w:tcPr>
                <w:tcW w:w="4032" w:type="dxa"/>
              </w:tcPr>
            </w:tcPrChange>
          </w:tcPr>
          <w:p w:rsidR="00F02950" w:rsidRDefault="00F02950" w:rsidP="00DB5707">
            <w:pPr>
              <w:rPr>
                <w:ins w:id="500" w:author="Avin Mathew" w:date="2012-05-16T09:14:00Z"/>
              </w:rPr>
            </w:pPr>
            <w:proofErr w:type="spellStart"/>
            <w:ins w:id="501" w:author="Avin Mathew" w:date="2012-05-16T09:14:00Z">
              <w:r>
                <w:t>ShowEntriesByCIRID</w:t>
              </w:r>
              <w:proofErr w:type="spellEnd"/>
            </w:ins>
          </w:p>
        </w:tc>
        <w:tc>
          <w:tcPr>
            <w:tcW w:w="1488" w:type="dxa"/>
            <w:tcPrChange w:id="502" w:author="Avin Mathew" w:date="2012-05-16T09:16:00Z">
              <w:tcPr>
                <w:tcW w:w="1488" w:type="dxa"/>
              </w:tcPr>
            </w:tcPrChange>
          </w:tcPr>
          <w:p w:rsidR="00F02950" w:rsidRDefault="00F02950" w:rsidP="00DB5707">
            <w:pPr>
              <w:rPr>
                <w:ins w:id="503" w:author="Avin Mathew" w:date="2012-05-16T09:14:00Z"/>
              </w:rPr>
            </w:pPr>
            <w:ins w:id="504" w:author="Avin Mathew" w:date="2012-05-16T09:15:00Z">
              <w:r>
                <w:t>Show</w:t>
              </w:r>
            </w:ins>
          </w:p>
        </w:tc>
        <w:tc>
          <w:tcPr>
            <w:tcW w:w="3336" w:type="dxa"/>
            <w:tcPrChange w:id="505" w:author="Avin Mathew" w:date="2012-05-16T09:16:00Z">
              <w:tcPr>
                <w:tcW w:w="3336" w:type="dxa"/>
              </w:tcPr>
            </w:tcPrChange>
          </w:tcPr>
          <w:p w:rsidR="00F02950" w:rsidRDefault="00F02950" w:rsidP="00F02950">
            <w:pPr>
              <w:rPr>
                <w:ins w:id="506" w:author="Avin Mathew" w:date="2012-05-16T09:14:00Z"/>
              </w:rPr>
            </w:pPr>
            <w:proofErr w:type="spellStart"/>
            <w:ins w:id="507" w:author="Avin Mathew" w:date="2012-05-16T09:15:00Z">
              <w:r>
                <w:t>GetEntriesByCIRIDResponse</w:t>
              </w:r>
            </w:ins>
            <w:proofErr w:type="spellEnd"/>
          </w:p>
        </w:tc>
      </w:tr>
    </w:tbl>
    <w:p w:rsidR="00DB5707" w:rsidRDefault="00DB5707" w:rsidP="00DB5707">
      <w:pPr>
        <w:pStyle w:val="Heading2"/>
        <w:numPr>
          <w:ilvl w:val="0"/>
          <w:numId w:val="0"/>
        </w:numPr>
        <w:rPr>
          <w:ins w:id="508" w:author="Avin Mathew" w:date="2012-05-16T09:05:00Z"/>
        </w:rPr>
      </w:pPr>
      <w:bookmarkStart w:id="509" w:name="_Toc324923985"/>
      <w:ins w:id="510" w:author="Avin Mathew" w:date="2012-05-16T09:05:00Z">
        <w:r>
          <w:t>Request/Response BODs</w:t>
        </w:r>
        <w:bookmarkEnd w:id="509"/>
      </w:ins>
    </w:p>
    <w:p w:rsidR="003739CA" w:rsidRPr="00DB5707" w:rsidRDefault="003739CA" w:rsidP="00DB5707">
      <w:pPr>
        <w:rPr>
          <w:ins w:id="511" w:author="Avin Mathew" w:date="2012-05-16T08:42:00Z"/>
        </w:rPr>
      </w:pPr>
      <w:commentRangeStart w:id="512"/>
      <w:ins w:id="513" w:author="Avin Mathew" w:date="2012-05-16T08:42:00Z">
        <w:r w:rsidRPr="00DB5707">
          <w:t xml:space="preserve">The following table correlates the </w:t>
        </w:r>
      </w:ins>
      <w:ins w:id="514" w:author="Avin Mathew" w:date="2012-05-16T09:19:00Z">
        <w:r w:rsidR="00F02950">
          <w:t xml:space="preserve">CIR </w:t>
        </w:r>
      </w:ins>
      <w:ins w:id="515" w:author="Avin Mathew" w:date="2012-05-16T08:42:00Z">
        <w:r w:rsidRPr="00DB5707">
          <w:t>response (</w:t>
        </w:r>
        <w:r w:rsidRPr="00DB5707">
          <w:rPr>
            <w:i/>
          </w:rPr>
          <w:t>Show</w:t>
        </w:r>
        <w:r w:rsidRPr="00DB5707">
          <w:t xml:space="preserve"> Verb) BOD for a given </w:t>
        </w:r>
      </w:ins>
      <w:ins w:id="516" w:author="Avin Mathew" w:date="2012-05-16T09:19:00Z">
        <w:r w:rsidR="00F02950">
          <w:t xml:space="preserve">CIR </w:t>
        </w:r>
      </w:ins>
      <w:ins w:id="517" w:author="Avin Mathew" w:date="2012-05-16T08:42:00Z">
        <w:r w:rsidRPr="00DB5707">
          <w:t>request (</w:t>
        </w:r>
        <w:r w:rsidRPr="00DB5707">
          <w:rPr>
            <w:i/>
          </w:rPr>
          <w:t>Get</w:t>
        </w:r>
        <w:r w:rsidRPr="00DB5707">
          <w:t xml:space="preserve"> Verb) BOD.</w:t>
        </w:r>
      </w:ins>
      <w:commentRangeEnd w:id="512"/>
      <w:ins w:id="518" w:author="Avin Mathew" w:date="2012-05-16T09:20:00Z">
        <w:r w:rsidR="00524D99">
          <w:rPr>
            <w:rStyle w:val="CommentReference"/>
          </w:rPr>
          <w:commentReference w:id="512"/>
        </w:r>
      </w:ins>
    </w:p>
    <w:tbl>
      <w:tblPr>
        <w:tblStyle w:val="TableGrid"/>
        <w:tblW w:w="0" w:type="auto"/>
        <w:tblLook w:val="0620" w:firstRow="1" w:lastRow="0" w:firstColumn="0" w:lastColumn="0" w:noHBand="1" w:noVBand="1"/>
      </w:tblPr>
      <w:tblGrid>
        <w:gridCol w:w="4403"/>
        <w:gridCol w:w="4453"/>
        <w:tblGridChange w:id="519">
          <w:tblGrid>
            <w:gridCol w:w="4403"/>
            <w:gridCol w:w="4453"/>
          </w:tblGrid>
        </w:tblGridChange>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520" w:author="Avin Mathew" w:date="2012-05-16T08:42:00Z"/>
        </w:trPr>
        <w:tc>
          <w:tcPr>
            <w:tcW w:w="4403" w:type="dxa"/>
          </w:tcPr>
          <w:p w:rsidR="003739CA" w:rsidRPr="00DB5707" w:rsidRDefault="003739CA" w:rsidP="00DB5707">
            <w:pPr>
              <w:rPr>
                <w:ins w:id="521" w:author="Avin Mathew" w:date="2012-05-16T08:42:00Z"/>
              </w:rPr>
            </w:pPr>
            <w:ins w:id="522" w:author="Avin Mathew" w:date="2012-05-16T08:42:00Z">
              <w:r w:rsidRPr="00DB5707">
                <w:t>Request BOD</w:t>
              </w:r>
            </w:ins>
          </w:p>
        </w:tc>
        <w:tc>
          <w:tcPr>
            <w:tcW w:w="4453" w:type="dxa"/>
          </w:tcPr>
          <w:p w:rsidR="003739CA" w:rsidRPr="00DB5707" w:rsidRDefault="003739CA" w:rsidP="00DB5707">
            <w:pPr>
              <w:rPr>
                <w:ins w:id="523" w:author="Avin Mathew" w:date="2012-05-16T08:42:00Z"/>
              </w:rPr>
            </w:pPr>
            <w:ins w:id="524" w:author="Avin Mathew" w:date="2012-05-16T08:42:00Z">
              <w:r w:rsidRPr="00DB5707">
                <w:t>Response BOD</w:t>
              </w:r>
            </w:ins>
          </w:p>
        </w:tc>
      </w:tr>
      <w:tr w:rsidR="00F02950" w:rsidRPr="00524D99" w:rsidTr="00F02950">
        <w:trPr>
          <w:ins w:id="525" w:author="Avin Mathew" w:date="2012-05-16T08:42:00Z"/>
        </w:trPr>
        <w:tc>
          <w:tcPr>
            <w:tcW w:w="4403" w:type="dxa"/>
          </w:tcPr>
          <w:p w:rsidR="00F02950" w:rsidRPr="00DB5707" w:rsidRDefault="00F02950" w:rsidP="00DB5707">
            <w:pPr>
              <w:rPr>
                <w:ins w:id="526" w:author="Avin Mathew" w:date="2012-05-16T08:42:00Z"/>
              </w:rPr>
            </w:pPr>
            <w:proofErr w:type="spellStart"/>
            <w:ins w:id="527" w:author="Avin Mathew" w:date="2012-05-16T09:17:00Z">
              <w:r>
                <w:t>GetRegistry</w:t>
              </w:r>
            </w:ins>
            <w:proofErr w:type="spellEnd"/>
          </w:p>
        </w:tc>
        <w:tc>
          <w:tcPr>
            <w:tcW w:w="4453" w:type="dxa"/>
          </w:tcPr>
          <w:p w:rsidR="00F02950" w:rsidRPr="00DB5707" w:rsidRDefault="00F02950" w:rsidP="00DB5707">
            <w:pPr>
              <w:rPr>
                <w:ins w:id="528" w:author="Avin Mathew" w:date="2012-05-16T08:42:00Z"/>
              </w:rPr>
            </w:pPr>
            <w:proofErr w:type="spellStart"/>
            <w:ins w:id="529" w:author="Avin Mathew" w:date="2012-05-16T09:17:00Z">
              <w:r>
                <w:t>ShowRegistry</w:t>
              </w:r>
            </w:ins>
            <w:proofErr w:type="spellEnd"/>
          </w:p>
        </w:tc>
      </w:tr>
      <w:tr w:rsidR="00F02950" w:rsidRPr="00524D99" w:rsidTr="00F02950">
        <w:trPr>
          <w:ins w:id="530" w:author="Avin Mathew" w:date="2012-05-16T08:42:00Z"/>
        </w:trPr>
        <w:tc>
          <w:tcPr>
            <w:tcW w:w="4403" w:type="dxa"/>
          </w:tcPr>
          <w:p w:rsidR="00F02950" w:rsidRPr="00DB5707" w:rsidRDefault="00F02950" w:rsidP="00DB5707">
            <w:pPr>
              <w:rPr>
                <w:ins w:id="531" w:author="Avin Mathew" w:date="2012-05-16T08:42:00Z"/>
              </w:rPr>
            </w:pPr>
            <w:proofErr w:type="spellStart"/>
            <w:ins w:id="532" w:author="Avin Mathew" w:date="2012-05-16T09:17:00Z">
              <w:r>
                <w:t>GetEquivalentEntries</w:t>
              </w:r>
            </w:ins>
            <w:proofErr w:type="spellEnd"/>
          </w:p>
        </w:tc>
        <w:tc>
          <w:tcPr>
            <w:tcW w:w="4453" w:type="dxa"/>
          </w:tcPr>
          <w:p w:rsidR="00F02950" w:rsidRPr="00DB5707" w:rsidRDefault="00F02950" w:rsidP="00DB5707">
            <w:pPr>
              <w:rPr>
                <w:ins w:id="533" w:author="Avin Mathew" w:date="2012-05-16T08:42:00Z"/>
              </w:rPr>
            </w:pPr>
            <w:proofErr w:type="spellStart"/>
            <w:ins w:id="534" w:author="Avin Mathew" w:date="2012-05-16T09:17:00Z">
              <w:r>
                <w:t>ShowEquivalentEntries</w:t>
              </w:r>
            </w:ins>
            <w:proofErr w:type="spellEnd"/>
          </w:p>
        </w:tc>
      </w:tr>
      <w:tr w:rsidR="00F02950" w:rsidRPr="00524D99" w:rsidTr="00F02950">
        <w:trPr>
          <w:ins w:id="535" w:author="Avin Mathew" w:date="2012-05-16T08:42:00Z"/>
        </w:trPr>
        <w:tc>
          <w:tcPr>
            <w:tcW w:w="4403" w:type="dxa"/>
          </w:tcPr>
          <w:p w:rsidR="00F02950" w:rsidRPr="00DB5707" w:rsidRDefault="00F02950" w:rsidP="00DB5707">
            <w:pPr>
              <w:rPr>
                <w:ins w:id="536" w:author="Avin Mathew" w:date="2012-05-16T08:42:00Z"/>
              </w:rPr>
            </w:pPr>
            <w:proofErr w:type="spellStart"/>
            <w:ins w:id="537" w:author="Avin Mathew" w:date="2012-05-16T09:17:00Z">
              <w:r>
                <w:t>GetEntriesByCIRID</w:t>
              </w:r>
            </w:ins>
            <w:proofErr w:type="spellEnd"/>
          </w:p>
        </w:tc>
        <w:tc>
          <w:tcPr>
            <w:tcW w:w="4453" w:type="dxa"/>
          </w:tcPr>
          <w:p w:rsidR="00F02950" w:rsidRPr="00DB5707" w:rsidRDefault="00F02950" w:rsidP="00DB5707">
            <w:pPr>
              <w:rPr>
                <w:ins w:id="538" w:author="Avin Mathew" w:date="2012-05-16T08:42:00Z"/>
              </w:rPr>
            </w:pPr>
            <w:proofErr w:type="spellStart"/>
            <w:ins w:id="539" w:author="Avin Mathew" w:date="2012-05-16T09:17:00Z">
              <w:r>
                <w:t>ShowEntriesByCIRID</w:t>
              </w:r>
            </w:ins>
            <w:proofErr w:type="spellEnd"/>
          </w:p>
        </w:tc>
      </w:tr>
    </w:tbl>
    <w:p w:rsidR="003739CA" w:rsidRPr="00471FF5" w:rsidRDefault="003739CA" w:rsidP="00471FF5"/>
    <w:sectPr w:rsidR="003739CA" w:rsidRPr="00471FF5" w:rsidSect="00A97BE0">
      <w:headerReference w:type="default" r:id="rId12"/>
      <w:footerReference w:type="default" r:id="rId13"/>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1" w:author="Avin Mathew" w:date="2012-05-16T09:30:00Z" w:initials="AM">
    <w:p w:rsidR="00524D99" w:rsidRDefault="00524D99">
      <w:pPr>
        <w:pStyle w:val="CommentText"/>
      </w:pPr>
      <w:r>
        <w:rPr>
          <w:rStyle w:val="CommentReference"/>
        </w:rPr>
        <w:annotationRef/>
      </w:r>
    </w:p>
  </w:comment>
  <w:comment w:id="512" w:author="Avin Mathew" w:date="2012-05-16T09:30:00Z" w:initials="AM">
    <w:p w:rsidR="00524D99" w:rsidRDefault="00524D99">
      <w:pPr>
        <w:pStyle w:val="CommentText"/>
      </w:pPr>
      <w:r>
        <w:rPr>
          <w:rStyle w:val="CommentReference"/>
        </w:rPr>
        <w:annotationRef/>
      </w:r>
      <w:r>
        <w:t>Do we need Acknowledge BOD for the Process BODs?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E73" w:rsidRDefault="000C7E73">
      <w:r>
        <w:separator/>
      </w:r>
    </w:p>
  </w:endnote>
  <w:endnote w:type="continuationSeparator" w:id="0">
    <w:p w:rsidR="000C7E73" w:rsidRDefault="000C7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D99" w:rsidRDefault="00524D99" w:rsidP="001A0BA9">
    <w:pPr>
      <w:pStyle w:val="Footer"/>
    </w:pPr>
    <w:r>
      <w:t>© 201</w:t>
    </w:r>
    <w:del w:id="540" w:author="Avin Mathew" w:date="2012-05-16T09:24:00Z">
      <w:r w:rsidDel="00524D99">
        <w:delText>1</w:delText>
      </w:r>
    </w:del>
    <w:ins w:id="541" w:author="Avin Mathew" w:date="2012-05-16T09:24:00Z">
      <w:r>
        <w:t>2</w:t>
      </w:r>
    </w:ins>
    <w:r>
      <w:t xml:space="preserve"> MIMOSA</w:t>
    </w:r>
    <w:r>
      <w:tab/>
      <w:t>v1.0 RC</w:t>
    </w:r>
    <w:del w:id="542" w:author="Avin Mathew" w:date="2012-05-16T07:58:00Z">
      <w:r w:rsidDel="0027453A">
        <w:delText>3</w:delText>
      </w:r>
    </w:del>
    <w:ins w:id="543" w:author="Avin Mathew" w:date="2012-05-16T07:58:00Z">
      <w:r>
        <w:t>4</w:t>
      </w:r>
    </w:ins>
    <w:r>
      <w:tab/>
    </w:r>
    <w:r>
      <w:rPr>
        <w:rStyle w:val="PageNumber"/>
      </w:rPr>
      <w:fldChar w:fldCharType="begin"/>
    </w:r>
    <w:r>
      <w:rPr>
        <w:rStyle w:val="PageNumber"/>
      </w:rPr>
      <w:instrText xml:space="preserve"> PAGE </w:instrText>
    </w:r>
    <w:r>
      <w:rPr>
        <w:rStyle w:val="PageNumber"/>
      </w:rPr>
      <w:fldChar w:fldCharType="separate"/>
    </w:r>
    <w:r w:rsidR="000F614E">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E73" w:rsidRDefault="000C7E73">
      <w:r>
        <w:separator/>
      </w:r>
    </w:p>
  </w:footnote>
  <w:footnote w:type="continuationSeparator" w:id="0">
    <w:p w:rsidR="000C7E73" w:rsidRDefault="000C7E73">
      <w:r>
        <w:continuationSeparator/>
      </w:r>
    </w:p>
  </w:footnote>
  <w:footnote w:id="1">
    <w:p w:rsidR="00524D99" w:rsidRPr="00416985" w:rsidRDefault="00524D99">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D99" w:rsidRDefault="00524D99"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1pt;height:11.1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0"/>
  </w:num>
  <w:num w:numId="2">
    <w:abstractNumId w:val="26"/>
  </w:num>
  <w:num w:numId="3">
    <w:abstractNumId w:val="18"/>
  </w:num>
  <w:num w:numId="4">
    <w:abstractNumId w:val="28"/>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4"/>
  </w:num>
  <w:num w:numId="13">
    <w:abstractNumId w:val="25"/>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29"/>
  </w:num>
  <w:num w:numId="21">
    <w:abstractNumId w:val="27"/>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324F"/>
    <w:rsid w:val="0006594E"/>
    <w:rsid w:val="00086650"/>
    <w:rsid w:val="00087381"/>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EFE"/>
    <w:rsid w:val="00222822"/>
    <w:rsid w:val="0022692E"/>
    <w:rsid w:val="002318C0"/>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3A78"/>
    <w:rsid w:val="004F215F"/>
    <w:rsid w:val="004F7D49"/>
    <w:rsid w:val="00517FCF"/>
    <w:rsid w:val="00521A14"/>
    <w:rsid w:val="00524D99"/>
    <w:rsid w:val="005250E0"/>
    <w:rsid w:val="00556A99"/>
    <w:rsid w:val="00574F5B"/>
    <w:rsid w:val="00585ECE"/>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7136"/>
    <w:rsid w:val="0072296A"/>
    <w:rsid w:val="007233FD"/>
    <w:rsid w:val="00742BDB"/>
    <w:rsid w:val="00743522"/>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6A1"/>
    <w:rsid w:val="007E1A5A"/>
    <w:rsid w:val="00806160"/>
    <w:rsid w:val="00806CE9"/>
    <w:rsid w:val="00825EBD"/>
    <w:rsid w:val="00855366"/>
    <w:rsid w:val="0085618A"/>
    <w:rsid w:val="00885B3A"/>
    <w:rsid w:val="00887CB1"/>
    <w:rsid w:val="008A4AE8"/>
    <w:rsid w:val="008B296C"/>
    <w:rsid w:val="008B6018"/>
    <w:rsid w:val="008B66E7"/>
    <w:rsid w:val="008C7739"/>
    <w:rsid w:val="008D4AFF"/>
    <w:rsid w:val="008F11EC"/>
    <w:rsid w:val="0090051F"/>
    <w:rsid w:val="009149CB"/>
    <w:rsid w:val="0091757E"/>
    <w:rsid w:val="00925F56"/>
    <w:rsid w:val="00927365"/>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1A58"/>
    <w:rsid w:val="00BB333A"/>
    <w:rsid w:val="00BB4166"/>
    <w:rsid w:val="00BC1064"/>
    <w:rsid w:val="00BC5948"/>
    <w:rsid w:val="00BC5DB9"/>
    <w:rsid w:val="00BC5FC2"/>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E7B1D"/>
    <w:rsid w:val="00CF1F13"/>
    <w:rsid w:val="00CF5E22"/>
    <w:rsid w:val="00CF63E9"/>
    <w:rsid w:val="00D043F5"/>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8DD"/>
    <w:rsid w:val="00EE2C8C"/>
    <w:rsid w:val="00EE7D55"/>
    <w:rsid w:val="00EF4909"/>
    <w:rsid w:val="00F02170"/>
    <w:rsid w:val="00F02950"/>
    <w:rsid w:val="00F07C65"/>
    <w:rsid w:val="00F222B8"/>
    <w:rsid w:val="00F23978"/>
    <w:rsid w:val="00F268D8"/>
    <w:rsid w:val="00F26F99"/>
    <w:rsid w:val="00F37392"/>
    <w:rsid w:val="00F402A0"/>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8FACC-1DBF-4099-BD3E-38896B3A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20</Pages>
  <Words>5017</Words>
  <Characters>28602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33552</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25</cp:revision>
  <cp:lastPrinted>2011-10-05T03:24:00Z</cp:lastPrinted>
  <dcterms:created xsi:type="dcterms:W3CDTF">2011-08-16T03:04:00Z</dcterms:created>
  <dcterms:modified xsi:type="dcterms:W3CDTF">2012-05-15T23:30:00Z</dcterms:modified>
</cp:coreProperties>
</file>