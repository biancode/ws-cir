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BE0" w:rsidRPr="00A97BE0" w:rsidRDefault="00A97BE0" w:rsidP="00B40128">
      <w:pPr>
        <w:jc w:val="center"/>
        <w:rPr>
          <w:b/>
          <w:sz w:val="48"/>
          <w:szCs w:val="36"/>
        </w:rPr>
      </w:pPr>
    </w:p>
    <w:p w:rsidR="00FB1B81" w:rsidRPr="00A97BE0" w:rsidRDefault="00A97BE0" w:rsidP="00B40128">
      <w:pPr>
        <w:jc w:val="center"/>
        <w:rPr>
          <w:b/>
          <w:sz w:val="48"/>
          <w:szCs w:val="36"/>
        </w:rPr>
      </w:pPr>
      <w:r w:rsidRPr="00A97BE0">
        <w:rPr>
          <w:b/>
          <w:noProof/>
          <w:sz w:val="48"/>
          <w:szCs w:val="36"/>
          <w:lang w:val="en-AU" w:eastAsia="en-AU"/>
        </w:rPr>
        <w:drawing>
          <wp:inline distT="0" distB="0" distL="0" distR="0" wp14:anchorId="0F96DD9F" wp14:editId="29C0DF87">
            <wp:extent cx="2169160" cy="93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160" cy="936625"/>
                    </a:xfrm>
                    <a:prstGeom prst="rect">
                      <a:avLst/>
                    </a:prstGeom>
                    <a:noFill/>
                    <a:ln>
                      <a:noFill/>
                    </a:ln>
                  </pic:spPr>
                </pic:pic>
              </a:graphicData>
            </a:graphic>
          </wp:inline>
        </w:drawing>
      </w:r>
    </w:p>
    <w:p w:rsidR="00A97BE0" w:rsidRDefault="00A97BE0" w:rsidP="00B40128">
      <w:pPr>
        <w:jc w:val="center"/>
        <w:rPr>
          <w:b/>
          <w:sz w:val="48"/>
          <w:szCs w:val="36"/>
        </w:rPr>
      </w:pPr>
    </w:p>
    <w:p w:rsidR="00A97BE0" w:rsidRDefault="00A97BE0" w:rsidP="00B40128">
      <w:pPr>
        <w:jc w:val="center"/>
        <w:rPr>
          <w:b/>
          <w:sz w:val="48"/>
          <w:szCs w:val="36"/>
        </w:rPr>
      </w:pPr>
    </w:p>
    <w:p w:rsidR="00A97BE0" w:rsidRDefault="00A97BE0" w:rsidP="00B40128">
      <w:pPr>
        <w:jc w:val="center"/>
        <w:rPr>
          <w:b/>
          <w:sz w:val="48"/>
          <w:szCs w:val="36"/>
        </w:rPr>
      </w:pPr>
      <w:proofErr w:type="spellStart"/>
      <w:r>
        <w:rPr>
          <w:b/>
          <w:sz w:val="48"/>
          <w:szCs w:val="36"/>
        </w:rPr>
        <w:t>OpenO&amp;M</w:t>
      </w:r>
      <w:proofErr w:type="spellEnd"/>
      <w:ins w:id="0" w:author="Avin Mathew" w:date="2012-07-05T13:03:00Z">
        <w:r w:rsidR="00F5314C" w:rsidRPr="00F5314C">
          <w:rPr>
            <w:b/>
            <w:sz w:val="48"/>
            <w:szCs w:val="36"/>
          </w:rPr>
          <w:t>™</w:t>
        </w:r>
      </w:ins>
    </w:p>
    <w:p w:rsidR="00D4063F" w:rsidRDefault="00C074D2" w:rsidP="00B40128">
      <w:pPr>
        <w:jc w:val="center"/>
        <w:rPr>
          <w:b/>
          <w:sz w:val="48"/>
          <w:szCs w:val="36"/>
        </w:rPr>
      </w:pPr>
      <w:r>
        <w:rPr>
          <w:b/>
          <w:sz w:val="48"/>
          <w:szCs w:val="36"/>
        </w:rPr>
        <w:t>C</w:t>
      </w:r>
      <w:r w:rsidR="00416985">
        <w:rPr>
          <w:b/>
          <w:sz w:val="48"/>
          <w:szCs w:val="36"/>
        </w:rPr>
        <w:t xml:space="preserve">ommon </w:t>
      </w:r>
      <w:r>
        <w:rPr>
          <w:b/>
          <w:sz w:val="48"/>
          <w:szCs w:val="36"/>
        </w:rPr>
        <w:t>I</w:t>
      </w:r>
      <w:r w:rsidR="00416985">
        <w:rPr>
          <w:b/>
          <w:sz w:val="48"/>
          <w:szCs w:val="36"/>
        </w:rPr>
        <w:t xml:space="preserve">nteroperability </w:t>
      </w:r>
      <w:r>
        <w:rPr>
          <w:b/>
          <w:sz w:val="48"/>
          <w:szCs w:val="36"/>
        </w:rPr>
        <w:t>R</w:t>
      </w:r>
      <w:r w:rsidR="00416985">
        <w:rPr>
          <w:b/>
          <w:sz w:val="48"/>
          <w:szCs w:val="36"/>
        </w:rPr>
        <w:t>egistry (CIR)</w:t>
      </w:r>
      <w:r w:rsidR="00053FBD">
        <w:rPr>
          <w:b/>
          <w:sz w:val="48"/>
          <w:szCs w:val="36"/>
        </w:rPr>
        <w:t xml:space="preserve"> Specification</w:t>
      </w:r>
    </w:p>
    <w:p w:rsidR="00146D85" w:rsidRPr="009E6976" w:rsidRDefault="00A97BE0" w:rsidP="00B40128">
      <w:pPr>
        <w:jc w:val="center"/>
        <w:rPr>
          <w:b/>
          <w:sz w:val="32"/>
          <w:szCs w:val="32"/>
        </w:rPr>
      </w:pPr>
      <w:proofErr w:type="gramStart"/>
      <w:r>
        <w:rPr>
          <w:b/>
          <w:sz w:val="32"/>
          <w:szCs w:val="32"/>
        </w:rPr>
        <w:t>v</w:t>
      </w:r>
      <w:r w:rsidR="00AA62C1">
        <w:rPr>
          <w:b/>
          <w:sz w:val="32"/>
          <w:szCs w:val="32"/>
        </w:rPr>
        <w:t>1.0</w:t>
      </w:r>
      <w:proofErr w:type="gramEnd"/>
      <w:r w:rsidR="00AA62C1">
        <w:rPr>
          <w:b/>
          <w:sz w:val="32"/>
          <w:szCs w:val="32"/>
        </w:rPr>
        <w:t xml:space="preserve"> </w:t>
      </w:r>
      <w:r>
        <w:rPr>
          <w:b/>
          <w:sz w:val="32"/>
          <w:szCs w:val="32"/>
        </w:rPr>
        <w:t>RC</w:t>
      </w:r>
      <w:del w:id="1" w:author="Avin Mathew" w:date="2012-05-16T07:54:00Z">
        <w:r w:rsidR="006F792E" w:rsidDel="0027453A">
          <w:rPr>
            <w:b/>
            <w:sz w:val="32"/>
            <w:szCs w:val="32"/>
          </w:rPr>
          <w:delText>3</w:delText>
        </w:r>
      </w:del>
      <w:ins w:id="2" w:author="Avin Mathew" w:date="2012-05-16T07:54:00Z">
        <w:r w:rsidR="0027453A">
          <w:rPr>
            <w:b/>
            <w:sz w:val="32"/>
            <w:szCs w:val="32"/>
          </w:rPr>
          <w:t>4</w:t>
        </w:r>
      </w:ins>
    </w:p>
    <w:p w:rsidR="00FB1B81" w:rsidRPr="00A97BE0" w:rsidRDefault="00FB1B81" w:rsidP="0029293E">
      <w:pPr>
        <w:jc w:val="center"/>
        <w:rPr>
          <w:b/>
          <w:sz w:val="48"/>
          <w:szCs w:val="36"/>
        </w:rPr>
      </w:pPr>
    </w:p>
    <w:p w:rsidR="003D2CB3" w:rsidRDefault="00416985" w:rsidP="003D2CB3">
      <w:r>
        <w:t xml:space="preserve">This document defines the </w:t>
      </w:r>
      <w:proofErr w:type="spellStart"/>
      <w:r>
        <w:t>Open</w:t>
      </w:r>
      <w:r w:rsidR="005C7DB1">
        <w:t>O&amp;M</w:t>
      </w:r>
      <w:proofErr w:type="spellEnd"/>
      <w:r w:rsidR="005C7DB1">
        <w:t xml:space="preserve"> Common Interoperability Registry (CIR).</w:t>
      </w:r>
      <w:r w:rsidR="001653D6">
        <w:t xml:space="preserve"> The CIR</w:t>
      </w:r>
      <w:r w:rsidR="00471FF5">
        <w:t xml:space="preserve"> </w:t>
      </w:r>
      <w:r w:rsidR="001653D6">
        <w:t>specification is a standards-based, vendor-neutral approach for the construction of an object registration server. The specification</w:t>
      </w:r>
      <w:r w:rsidR="005C7DB1">
        <w:t xml:space="preserve"> defines </w:t>
      </w:r>
      <w:r>
        <w:t>a</w:t>
      </w:r>
      <w:r w:rsidR="001653D6">
        <w:t>n</w:t>
      </w:r>
      <w:r>
        <w:t xml:space="preserve"> </w:t>
      </w:r>
      <w:r w:rsidR="005C7DB1">
        <w:t xml:space="preserve">underlying </w:t>
      </w:r>
      <w:r>
        <w:t>logical data</w:t>
      </w:r>
      <w:r w:rsidR="005C7DB1">
        <w:t xml:space="preserve"> model, </w:t>
      </w:r>
      <w:r>
        <w:t xml:space="preserve">the </w:t>
      </w:r>
      <w:del w:id="3" w:author="Avin Mathew" w:date="2012-05-16T07:55:00Z">
        <w:r w:rsidDel="0027453A">
          <w:delText xml:space="preserve">web </w:delText>
        </w:r>
      </w:del>
      <w:r>
        <w:t xml:space="preserve">services for the registry, and a normative </w:t>
      </w:r>
      <w:r w:rsidR="005C7DB1">
        <w:t>XML</w:t>
      </w:r>
      <w:r w:rsidR="00100EF1">
        <w:t xml:space="preserve"> Schema/WSDL</w:t>
      </w:r>
      <w:r w:rsidR="005C7DB1">
        <w:t xml:space="preserve"> </w:t>
      </w:r>
      <w:r>
        <w:t xml:space="preserve">specification </w:t>
      </w:r>
      <w:ins w:id="4" w:author="Avin Mathew" w:date="2012-05-16T07:55:00Z">
        <w:r w:rsidR="0027453A">
          <w:t xml:space="preserve">as well as a message model </w:t>
        </w:r>
      </w:ins>
      <w:r>
        <w:t xml:space="preserve">for the </w:t>
      </w:r>
      <w:del w:id="5" w:author="Avin Mathew" w:date="2012-05-16T07:55:00Z">
        <w:r w:rsidDel="0027453A">
          <w:delText xml:space="preserve">web </w:delText>
        </w:r>
      </w:del>
      <w:r>
        <w:t>services.</w:t>
      </w:r>
    </w:p>
    <w:p w:rsidR="00FB1B81" w:rsidRDefault="00FB1B81" w:rsidP="00416985"/>
    <w:p w:rsidR="009E6976" w:rsidRPr="009E6976" w:rsidRDefault="009E6976" w:rsidP="009E6976">
      <w:pPr>
        <w:jc w:val="center"/>
        <w:rPr>
          <w:sz w:val="16"/>
          <w:szCs w:val="16"/>
        </w:rPr>
      </w:pPr>
      <w:proofErr w:type="spellStart"/>
      <w:r w:rsidRPr="009E6976">
        <w:rPr>
          <w:sz w:val="16"/>
          <w:szCs w:val="16"/>
        </w:rPr>
        <w:t>OpenO&amp;M</w:t>
      </w:r>
      <w:proofErr w:type="spellEnd"/>
      <w:del w:id="6" w:author="Avin Mathew" w:date="2012-07-05T13:03:00Z">
        <w:r w:rsidRPr="009E6976" w:rsidDel="00F5314C">
          <w:rPr>
            <w:sz w:val="16"/>
            <w:szCs w:val="16"/>
          </w:rPr>
          <w:delText>™</w:delText>
        </w:r>
      </w:del>
      <w:r w:rsidRPr="009E6976">
        <w:rPr>
          <w:sz w:val="16"/>
          <w:szCs w:val="16"/>
        </w:rPr>
        <w:t xml:space="preserve"> Common Interop</w:t>
      </w:r>
      <w:r w:rsidR="00416985">
        <w:rPr>
          <w:sz w:val="16"/>
          <w:szCs w:val="16"/>
        </w:rPr>
        <w:t>erability</w:t>
      </w:r>
      <w:r w:rsidRPr="009E6976">
        <w:rPr>
          <w:sz w:val="16"/>
          <w:szCs w:val="16"/>
        </w:rPr>
        <w:t xml:space="preserve"> Registry (CIR)</w:t>
      </w:r>
    </w:p>
    <w:p w:rsidR="009E6976" w:rsidRPr="009E6976" w:rsidDel="00716A84" w:rsidRDefault="00AA62C1" w:rsidP="009E6976">
      <w:pPr>
        <w:jc w:val="center"/>
        <w:rPr>
          <w:del w:id="7" w:author="Avin Mathew" w:date="2012-06-26T11:36:00Z"/>
          <w:sz w:val="16"/>
          <w:szCs w:val="16"/>
        </w:rPr>
      </w:pPr>
      <w:proofErr w:type="gramStart"/>
      <w:r>
        <w:rPr>
          <w:sz w:val="16"/>
          <w:szCs w:val="16"/>
        </w:rPr>
        <w:t>Copyright 201</w:t>
      </w:r>
      <w:del w:id="8" w:author="Avin Mathew" w:date="2012-06-20T10:43:00Z">
        <w:r w:rsidR="00416985" w:rsidDel="00226F55">
          <w:rPr>
            <w:sz w:val="16"/>
            <w:szCs w:val="16"/>
          </w:rPr>
          <w:delText>1</w:delText>
        </w:r>
      </w:del>
      <w:ins w:id="9" w:author="Avin Mathew" w:date="2012-06-20T10:43:00Z">
        <w:r w:rsidR="00226F55">
          <w:rPr>
            <w:sz w:val="16"/>
            <w:szCs w:val="16"/>
          </w:rPr>
          <w:t>2</w:t>
        </w:r>
      </w:ins>
      <w:del w:id="10" w:author="Avin Mathew" w:date="2012-06-26T11:36:00Z">
        <w:r w:rsidR="009E6976" w:rsidRPr="009E6976" w:rsidDel="00716A84">
          <w:rPr>
            <w:sz w:val="16"/>
            <w:szCs w:val="16"/>
          </w:rPr>
          <w:delText>.</w:delText>
        </w:r>
      </w:del>
      <w:r w:rsidR="009E6976" w:rsidRPr="009E6976">
        <w:rPr>
          <w:sz w:val="16"/>
          <w:szCs w:val="16"/>
        </w:rPr>
        <w:t xml:space="preserve"> MIMOSA</w:t>
      </w:r>
      <w:ins w:id="11" w:author="Avin Mathew" w:date="2012-06-26T11:36:00Z">
        <w:r w:rsidR="00716A84">
          <w:rPr>
            <w:sz w:val="16"/>
            <w:szCs w:val="16"/>
          </w:rPr>
          <w:t>.</w:t>
        </w:r>
        <w:proofErr w:type="gramEnd"/>
        <w:r w:rsidR="00716A84">
          <w:rPr>
            <w:sz w:val="16"/>
            <w:szCs w:val="16"/>
          </w:rPr>
          <w:t xml:space="preserve"> </w:t>
        </w:r>
      </w:ins>
    </w:p>
    <w:p w:rsidR="00716A84" w:rsidRDefault="009E6976" w:rsidP="009E6976">
      <w:pPr>
        <w:jc w:val="center"/>
        <w:rPr>
          <w:ins w:id="12" w:author="Avin Mathew" w:date="2012-06-26T11:36:00Z"/>
          <w:sz w:val="16"/>
          <w:szCs w:val="16"/>
        </w:rPr>
      </w:pPr>
      <w:r w:rsidRPr="009E6976">
        <w:rPr>
          <w:sz w:val="16"/>
          <w:szCs w:val="16"/>
        </w:rPr>
        <w:t>All Right</w:t>
      </w:r>
      <w:r w:rsidR="00CD0782">
        <w:rPr>
          <w:sz w:val="16"/>
          <w:szCs w:val="16"/>
        </w:rPr>
        <w:t>s Reserved.</w:t>
      </w:r>
      <w:del w:id="13" w:author="Avin Mathew" w:date="2012-06-26T11:36:00Z">
        <w:r w:rsidR="00CD0782" w:rsidDel="00716A84">
          <w:rPr>
            <w:sz w:val="16"/>
            <w:szCs w:val="16"/>
          </w:rPr>
          <w:delText xml:space="preserve"> </w:delText>
        </w:r>
      </w:del>
    </w:p>
    <w:p w:rsidR="00C02368" w:rsidRDefault="00C02368" w:rsidP="009E6976">
      <w:pPr>
        <w:jc w:val="center"/>
        <w:rPr>
          <w:ins w:id="14" w:author="Avin Mathew" w:date="2012-06-26T14:23:00Z"/>
          <w:sz w:val="16"/>
          <w:szCs w:val="16"/>
        </w:rPr>
      </w:pPr>
      <w:ins w:id="15" w:author="Avin Mathew" w:date="2012-06-26T14:23:00Z">
        <w:r>
          <w:rPr>
            <w:sz w:val="16"/>
            <w:szCs w:val="16"/>
          </w:rPr>
          <w:t>http://www.openoandm.info</w:t>
        </w:r>
      </w:ins>
    </w:p>
    <w:p w:rsidR="009E6976" w:rsidRPr="009E6976" w:rsidRDefault="00CD0782" w:rsidP="009E6976">
      <w:pPr>
        <w:jc w:val="center"/>
        <w:rPr>
          <w:sz w:val="16"/>
          <w:szCs w:val="16"/>
        </w:rPr>
      </w:pPr>
      <w:r>
        <w:rPr>
          <w:sz w:val="16"/>
          <w:szCs w:val="16"/>
        </w:rPr>
        <w:t>http://www.mimosa</w:t>
      </w:r>
      <w:r w:rsidR="009E6976" w:rsidRPr="009E6976">
        <w:rPr>
          <w:sz w:val="16"/>
          <w:szCs w:val="16"/>
        </w:rPr>
        <w:t>.org</w:t>
      </w:r>
    </w:p>
    <w:p w:rsidR="009E6976" w:rsidRPr="009E6976" w:rsidDel="00AB39E3" w:rsidRDefault="009E6976" w:rsidP="00416985">
      <w:pPr>
        <w:rPr>
          <w:del w:id="16" w:author="Avin Mathew" w:date="2012-06-26T10:06:00Z"/>
        </w:rPr>
      </w:pPr>
    </w:p>
    <w:p w:rsidR="009E6976" w:rsidRPr="009E6976" w:rsidDel="00AB39E3" w:rsidRDefault="009E6976" w:rsidP="00CD0782">
      <w:pPr>
        <w:jc w:val="center"/>
        <w:rPr>
          <w:del w:id="17" w:author="Avin Mathew" w:date="2012-06-26T10:06:00Z"/>
          <w:sz w:val="16"/>
          <w:szCs w:val="16"/>
        </w:rPr>
      </w:pPr>
      <w:del w:id="18" w:author="Avin Mathew" w:date="2012-06-26T10:06:00Z">
        <w:r w:rsidRPr="009E6976" w:rsidDel="00AB39E3">
          <w:rPr>
            <w:sz w:val="16"/>
            <w:szCs w:val="16"/>
          </w:rPr>
          <w:delText>Parts derived from WBF B2MML-V0401</w:delText>
        </w:r>
      </w:del>
    </w:p>
    <w:p w:rsidR="009E6976" w:rsidDel="00AB39E3" w:rsidRDefault="009E6976" w:rsidP="009E6976">
      <w:pPr>
        <w:jc w:val="center"/>
        <w:rPr>
          <w:del w:id="19" w:author="Avin Mathew" w:date="2012-06-26T10:06:00Z"/>
          <w:sz w:val="16"/>
          <w:szCs w:val="16"/>
        </w:rPr>
      </w:pPr>
      <w:del w:id="20" w:author="Avin Mathew" w:date="2012-06-26T10:06:00Z">
        <w:r w:rsidRPr="009E6976" w:rsidDel="00AB39E3">
          <w:rPr>
            <w:sz w:val="16"/>
            <w:szCs w:val="16"/>
          </w:rPr>
          <w:delText>"The Business To Manufacturing Markup Language (B2MML) is used</w:delText>
        </w:r>
        <w:r w:rsidDel="00AB39E3">
          <w:rPr>
            <w:sz w:val="16"/>
            <w:szCs w:val="16"/>
          </w:rPr>
          <w:delText xml:space="preserve"> </w:delText>
        </w:r>
        <w:r w:rsidRPr="009E6976" w:rsidDel="00AB39E3">
          <w:rPr>
            <w:sz w:val="16"/>
            <w:szCs w:val="16"/>
          </w:rPr>
          <w:delText>courtesy of WBF."</w:delText>
        </w:r>
      </w:del>
    </w:p>
    <w:p w:rsidR="00A97BE0" w:rsidRPr="00F5314C" w:rsidRDefault="00A97BE0">
      <w:r>
        <w:br w:type="page"/>
      </w:r>
    </w:p>
    <w:p w:rsidR="00A97BE0" w:rsidRDefault="00A97BE0" w:rsidP="00A97BE0"/>
    <w:p w:rsidR="00A97BE0" w:rsidRPr="00CB18EC" w:rsidRDefault="00A97BE0" w:rsidP="00A97BE0">
      <w:pPr>
        <w:pStyle w:val="License"/>
      </w:pPr>
      <w:r w:rsidRPr="00CB18EC">
        <w:t xml:space="preserve">Copyright </w:t>
      </w:r>
      <w:ins w:id="21" w:author="Avin Mathew" w:date="2012-06-26T10:05:00Z">
        <w:r w:rsidR="00AB39E3">
          <w:t>2012</w:t>
        </w:r>
      </w:ins>
      <w:del w:id="22" w:author="Avin Mathew" w:date="2012-06-26T10:05:00Z">
        <w:r w:rsidRPr="00CB18EC" w:rsidDel="00AB39E3">
          <w:delText>©</w:delText>
        </w:r>
      </w:del>
      <w:r w:rsidRPr="00CB18EC">
        <w:t xml:space="preserve"> MIMOSA</w:t>
      </w:r>
      <w:del w:id="23" w:author="Avin Mathew" w:date="2012-06-26T10:05:00Z">
        <w:r w:rsidRPr="00CB18EC" w:rsidDel="00AB39E3">
          <w:delText xml:space="preserve"> 201</w:delText>
        </w:r>
      </w:del>
      <w:del w:id="24" w:author="Avin Mathew" w:date="2012-05-16T09:24:00Z">
        <w:r w:rsidRPr="00CB18EC" w:rsidDel="00524D99">
          <w:delText>1</w:delText>
        </w:r>
      </w:del>
      <w:r w:rsidRPr="00CB18EC">
        <w:t>. All Rights Reserved.</w:t>
      </w:r>
    </w:p>
    <w:p w:rsidR="00A97BE0" w:rsidRPr="00D20EC4" w:rsidRDefault="00A97BE0" w:rsidP="00A97BE0">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A97BE0" w:rsidRPr="00D20EC4" w:rsidRDefault="00A97BE0" w:rsidP="00A97BE0">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A97BE0" w:rsidRPr="00D20EC4" w:rsidRDefault="00A97BE0" w:rsidP="00A97BE0">
      <w:pPr>
        <w:pStyle w:val="License"/>
      </w:pPr>
      <w:r w:rsidRPr="00D20EC4">
        <w:t xml:space="preserve">The limited permissions granted above are perpetual and will not be revoked by </w:t>
      </w:r>
      <w:r>
        <w:t>MIMOSA</w:t>
      </w:r>
      <w:r w:rsidRPr="00D20EC4">
        <w:t xml:space="preserve"> or its successors or assigns.</w:t>
      </w:r>
    </w:p>
    <w:p w:rsidR="00A97BE0" w:rsidRPr="00D20EC4" w:rsidRDefault="00A97BE0" w:rsidP="00A97BE0">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A97BE0" w:rsidRPr="00D20EC4" w:rsidRDefault="00A97BE0" w:rsidP="00A97BE0">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A97BE0" w:rsidRPr="00D20EC4" w:rsidRDefault="00A97BE0" w:rsidP="00A97BE0">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A97BE0" w:rsidRDefault="00A97BE0" w:rsidP="00A97BE0">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ins w:id="25" w:author="Avin Mathew" w:date="2012-05-16T09:29:00Z">
        <w:r w:rsidR="00524D99">
          <w:t>s</w:t>
        </w:r>
      </w:ins>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941405" w:rsidRPr="00A97BE0" w:rsidRDefault="00A97BE0" w:rsidP="00C20988">
      <w:pPr>
        <w:pStyle w:val="Title"/>
      </w:pPr>
      <w:r>
        <w:br w:type="page"/>
      </w:r>
      <w:r w:rsidR="00941405" w:rsidRPr="00A97BE0">
        <w:lastRenderedPageBreak/>
        <w:t>Table of Contents</w:t>
      </w:r>
    </w:p>
    <w:p w:rsidR="00825EBD" w:rsidDel="00524D99" w:rsidRDefault="00941405">
      <w:pPr>
        <w:pStyle w:val="TOC1"/>
        <w:tabs>
          <w:tab w:val="left" w:pos="440"/>
          <w:tab w:val="right" w:leader="dot" w:pos="8630"/>
        </w:tabs>
        <w:rPr>
          <w:del w:id="26" w:author="Avin Mathew" w:date="2012-05-16T09:30:00Z"/>
          <w:rFonts w:asciiTheme="minorHAnsi" w:eastAsiaTheme="minorEastAsia" w:hAnsiTheme="minorHAnsi" w:cstheme="minorBidi"/>
          <w:noProof/>
          <w:szCs w:val="22"/>
          <w:lang w:val="en-AU" w:eastAsia="en-AU"/>
        </w:rPr>
      </w:pPr>
      <w:del w:id="27" w:author="Avin Mathew" w:date="2012-07-05T13:05:00Z">
        <w:r w:rsidDel="00F5314C">
          <w:fldChar w:fldCharType="begin"/>
        </w:r>
        <w:r w:rsidDel="00F5314C">
          <w:delInstrText xml:space="preserve"> TOC \o "1-3" \h \z \u </w:delInstrText>
        </w:r>
        <w:r w:rsidDel="00F5314C">
          <w:fldChar w:fldCharType="separate"/>
        </w:r>
      </w:del>
      <w:del w:id="28" w:author="Avin Mathew" w:date="2012-05-16T09:30:00Z">
        <w:r w:rsidR="00825EBD" w:rsidRPr="00C20988" w:rsidDel="00524D99">
          <w:delText>1</w:delText>
        </w:r>
        <w:r w:rsidR="00825EBD" w:rsidDel="00524D99">
          <w:rPr>
            <w:rFonts w:asciiTheme="minorHAnsi" w:eastAsiaTheme="minorEastAsia" w:hAnsiTheme="minorHAnsi" w:cstheme="minorBidi"/>
            <w:noProof/>
            <w:szCs w:val="22"/>
            <w:lang w:val="en-AU" w:eastAsia="en-AU"/>
          </w:rPr>
          <w:tab/>
        </w:r>
        <w:r w:rsidR="00825EBD" w:rsidRPr="00C20988" w:rsidDel="00524D99">
          <w:delText>Common Interoperability Registry</w:delText>
        </w:r>
        <w:r w:rsidR="00825EBD" w:rsidDel="00524D99">
          <w:rPr>
            <w:noProof/>
            <w:webHidden/>
          </w:rPr>
          <w:tab/>
          <w:delText>4</w:delText>
        </w:r>
      </w:del>
    </w:p>
    <w:p w:rsidR="00825EBD" w:rsidDel="00524D99" w:rsidRDefault="00825EBD">
      <w:pPr>
        <w:pStyle w:val="TOC1"/>
        <w:tabs>
          <w:tab w:val="left" w:pos="440"/>
          <w:tab w:val="right" w:leader="dot" w:pos="8630"/>
        </w:tabs>
        <w:rPr>
          <w:del w:id="29" w:author="Avin Mathew" w:date="2012-05-16T09:30:00Z"/>
          <w:rFonts w:asciiTheme="minorHAnsi" w:eastAsiaTheme="minorEastAsia" w:hAnsiTheme="minorHAnsi" w:cstheme="minorBidi"/>
          <w:noProof/>
          <w:szCs w:val="22"/>
          <w:lang w:val="en-AU" w:eastAsia="en-AU"/>
        </w:rPr>
      </w:pPr>
      <w:del w:id="30" w:author="Avin Mathew" w:date="2012-05-16T09:30:00Z">
        <w:r w:rsidRPr="00C20988" w:rsidDel="00524D99">
          <w:delText>2</w:delText>
        </w:r>
        <w:r w:rsidDel="00524D99">
          <w:rPr>
            <w:rFonts w:asciiTheme="minorHAnsi" w:eastAsiaTheme="minorEastAsia" w:hAnsiTheme="minorHAnsi" w:cstheme="minorBidi"/>
            <w:noProof/>
            <w:szCs w:val="22"/>
            <w:lang w:val="en-AU" w:eastAsia="en-AU"/>
          </w:rPr>
          <w:tab/>
        </w:r>
        <w:r w:rsidRPr="00C20988" w:rsidDel="00524D99">
          <w:delText>Logical Data Model</w:delText>
        </w:r>
        <w:r w:rsidDel="00524D99">
          <w:rPr>
            <w:noProof/>
            <w:webHidden/>
          </w:rPr>
          <w:tab/>
          <w:delText>4</w:delText>
        </w:r>
      </w:del>
    </w:p>
    <w:p w:rsidR="00825EBD" w:rsidDel="00524D99" w:rsidRDefault="00825EBD">
      <w:pPr>
        <w:pStyle w:val="TOC2"/>
        <w:tabs>
          <w:tab w:val="left" w:pos="720"/>
          <w:tab w:val="right" w:leader="dot" w:pos="8630"/>
        </w:tabs>
        <w:rPr>
          <w:del w:id="31" w:author="Avin Mathew" w:date="2012-05-16T09:30:00Z"/>
          <w:rFonts w:asciiTheme="minorHAnsi" w:eastAsiaTheme="minorEastAsia" w:hAnsiTheme="minorHAnsi" w:cstheme="minorBidi"/>
          <w:noProof/>
          <w:szCs w:val="22"/>
          <w:lang w:val="en-AU" w:eastAsia="en-AU"/>
        </w:rPr>
      </w:pPr>
      <w:del w:id="32" w:author="Avin Mathew" w:date="2012-05-16T09:30:00Z">
        <w:r w:rsidRPr="00524D99" w:rsidDel="00524D99">
          <w:rPr>
            <w:rPrChange w:id="33" w:author="Avin Mathew" w:date="2012-05-16T09:30:00Z">
              <w:rPr>
                <w:rStyle w:val="Hyperlink"/>
                <w:noProof/>
              </w:rPr>
            </w:rPrChange>
          </w:rPr>
          <w:delText>2.1</w:delText>
        </w:r>
        <w:r w:rsidDel="00524D99">
          <w:rPr>
            <w:rFonts w:asciiTheme="minorHAnsi" w:eastAsiaTheme="minorEastAsia" w:hAnsiTheme="minorHAnsi" w:cstheme="minorBidi"/>
            <w:noProof/>
            <w:szCs w:val="22"/>
            <w:lang w:val="en-AU" w:eastAsia="en-AU"/>
          </w:rPr>
          <w:tab/>
        </w:r>
        <w:r w:rsidRPr="00524D99" w:rsidDel="00524D99">
          <w:rPr>
            <w:rPrChange w:id="34" w:author="Avin Mathew" w:date="2012-05-16T09:30:00Z">
              <w:rPr>
                <w:rStyle w:val="Hyperlink"/>
                <w:noProof/>
              </w:rPr>
            </w:rPrChange>
          </w:rPr>
          <w:delText>Primitive Data Types</w:delText>
        </w:r>
        <w:r w:rsidDel="00524D99">
          <w:rPr>
            <w:noProof/>
            <w:webHidden/>
          </w:rPr>
          <w:tab/>
          <w:delText>4</w:delText>
        </w:r>
      </w:del>
    </w:p>
    <w:p w:rsidR="00825EBD" w:rsidDel="00524D99" w:rsidRDefault="00825EBD">
      <w:pPr>
        <w:pStyle w:val="TOC3"/>
        <w:tabs>
          <w:tab w:val="left" w:pos="1200"/>
          <w:tab w:val="right" w:leader="dot" w:pos="8630"/>
        </w:tabs>
        <w:rPr>
          <w:del w:id="35" w:author="Avin Mathew" w:date="2012-05-16T09:30:00Z"/>
          <w:rFonts w:asciiTheme="minorHAnsi" w:eastAsiaTheme="minorEastAsia" w:hAnsiTheme="minorHAnsi" w:cstheme="minorBidi"/>
          <w:noProof/>
          <w:szCs w:val="22"/>
          <w:lang w:val="en-AU" w:eastAsia="en-AU"/>
        </w:rPr>
      </w:pPr>
      <w:del w:id="36" w:author="Avin Mathew" w:date="2012-05-16T09:30:00Z">
        <w:r w:rsidRPr="00524D99" w:rsidDel="00524D99">
          <w:rPr>
            <w:rPrChange w:id="37" w:author="Avin Mathew" w:date="2012-05-16T09:30:00Z">
              <w:rPr>
                <w:rStyle w:val="Hyperlink"/>
                <w:noProof/>
              </w:rPr>
            </w:rPrChange>
          </w:rPr>
          <w:delText>2.1.1</w:delText>
        </w:r>
        <w:r w:rsidDel="00524D99">
          <w:rPr>
            <w:rFonts w:asciiTheme="minorHAnsi" w:eastAsiaTheme="minorEastAsia" w:hAnsiTheme="minorHAnsi" w:cstheme="minorBidi"/>
            <w:noProof/>
            <w:szCs w:val="22"/>
            <w:lang w:val="en-AU" w:eastAsia="en-AU"/>
          </w:rPr>
          <w:tab/>
        </w:r>
        <w:r w:rsidRPr="00524D99" w:rsidDel="00524D99">
          <w:rPr>
            <w:rPrChange w:id="38" w:author="Avin Mathew" w:date="2012-05-16T09:30:00Z">
              <w:rPr>
                <w:rStyle w:val="Hyperlink"/>
                <w:noProof/>
              </w:rPr>
            </w:rPrChange>
          </w:rPr>
          <w:delText>XML Schema Types</w:delText>
        </w:r>
        <w:r w:rsidDel="00524D99">
          <w:rPr>
            <w:noProof/>
            <w:webHidden/>
          </w:rPr>
          <w:tab/>
          <w:delText>4</w:delText>
        </w:r>
      </w:del>
    </w:p>
    <w:p w:rsidR="00825EBD" w:rsidDel="00524D99" w:rsidRDefault="00825EBD">
      <w:pPr>
        <w:pStyle w:val="TOC3"/>
        <w:tabs>
          <w:tab w:val="left" w:pos="1200"/>
          <w:tab w:val="right" w:leader="dot" w:pos="8630"/>
        </w:tabs>
        <w:rPr>
          <w:del w:id="39" w:author="Avin Mathew" w:date="2012-05-16T09:30:00Z"/>
          <w:rFonts w:asciiTheme="minorHAnsi" w:eastAsiaTheme="minorEastAsia" w:hAnsiTheme="minorHAnsi" w:cstheme="minorBidi"/>
          <w:noProof/>
          <w:szCs w:val="22"/>
          <w:lang w:val="en-AU" w:eastAsia="en-AU"/>
        </w:rPr>
      </w:pPr>
      <w:del w:id="40" w:author="Avin Mathew" w:date="2012-05-16T09:30:00Z">
        <w:r w:rsidRPr="00524D99" w:rsidDel="00524D99">
          <w:rPr>
            <w:rPrChange w:id="41" w:author="Avin Mathew" w:date="2012-05-16T09:30:00Z">
              <w:rPr>
                <w:rStyle w:val="Hyperlink"/>
                <w:noProof/>
              </w:rPr>
            </w:rPrChange>
          </w:rPr>
          <w:delText>2.1.2</w:delText>
        </w:r>
        <w:r w:rsidDel="00524D99">
          <w:rPr>
            <w:rFonts w:asciiTheme="minorHAnsi" w:eastAsiaTheme="minorEastAsia" w:hAnsiTheme="minorHAnsi" w:cstheme="minorBidi"/>
            <w:noProof/>
            <w:szCs w:val="22"/>
            <w:lang w:val="en-AU" w:eastAsia="en-AU"/>
          </w:rPr>
          <w:tab/>
        </w:r>
        <w:r w:rsidRPr="00524D99" w:rsidDel="00524D99">
          <w:rPr>
            <w:rPrChange w:id="42" w:author="Avin Mathew" w:date="2012-05-16T09:30:00Z">
              <w:rPr>
                <w:rStyle w:val="Hyperlink"/>
                <w:noProof/>
              </w:rPr>
            </w:rPrChange>
          </w:rPr>
          <w:delText>Core Component Types</w:delText>
        </w:r>
        <w:r w:rsidDel="00524D99">
          <w:rPr>
            <w:noProof/>
            <w:webHidden/>
          </w:rPr>
          <w:tab/>
          <w:delText>4</w:delText>
        </w:r>
      </w:del>
    </w:p>
    <w:p w:rsidR="00825EBD" w:rsidDel="00524D99" w:rsidRDefault="00825EBD">
      <w:pPr>
        <w:pStyle w:val="TOC2"/>
        <w:tabs>
          <w:tab w:val="left" w:pos="720"/>
          <w:tab w:val="right" w:leader="dot" w:pos="8630"/>
        </w:tabs>
        <w:rPr>
          <w:del w:id="43" w:author="Avin Mathew" w:date="2012-05-16T09:30:00Z"/>
          <w:rFonts w:asciiTheme="minorHAnsi" w:eastAsiaTheme="minorEastAsia" w:hAnsiTheme="minorHAnsi" w:cstheme="minorBidi"/>
          <w:noProof/>
          <w:szCs w:val="22"/>
          <w:lang w:val="en-AU" w:eastAsia="en-AU"/>
        </w:rPr>
      </w:pPr>
      <w:del w:id="44" w:author="Avin Mathew" w:date="2012-05-16T09:30:00Z">
        <w:r w:rsidRPr="00524D99" w:rsidDel="00524D99">
          <w:rPr>
            <w:rPrChange w:id="45" w:author="Avin Mathew" w:date="2012-05-16T09:30:00Z">
              <w:rPr>
                <w:rStyle w:val="Hyperlink"/>
                <w:noProof/>
              </w:rPr>
            </w:rPrChange>
          </w:rPr>
          <w:delText>2.2</w:delText>
        </w:r>
        <w:r w:rsidDel="00524D99">
          <w:rPr>
            <w:rFonts w:asciiTheme="minorHAnsi" w:eastAsiaTheme="minorEastAsia" w:hAnsiTheme="minorHAnsi" w:cstheme="minorBidi"/>
            <w:noProof/>
            <w:szCs w:val="22"/>
            <w:lang w:val="en-AU" w:eastAsia="en-AU"/>
          </w:rPr>
          <w:tab/>
        </w:r>
        <w:r w:rsidRPr="00524D99" w:rsidDel="00524D99">
          <w:rPr>
            <w:rPrChange w:id="46" w:author="Avin Mathew" w:date="2012-05-16T09:30:00Z">
              <w:rPr>
                <w:rStyle w:val="Hyperlink"/>
                <w:noProof/>
              </w:rPr>
            </w:rPrChange>
          </w:rPr>
          <w:delText>UML Model</w:delText>
        </w:r>
        <w:r w:rsidDel="00524D99">
          <w:rPr>
            <w:noProof/>
            <w:webHidden/>
          </w:rPr>
          <w:tab/>
          <w:delText>5</w:delText>
        </w:r>
      </w:del>
    </w:p>
    <w:p w:rsidR="00825EBD" w:rsidDel="00524D99" w:rsidRDefault="00825EBD">
      <w:pPr>
        <w:pStyle w:val="TOC2"/>
        <w:tabs>
          <w:tab w:val="left" w:pos="720"/>
          <w:tab w:val="right" w:leader="dot" w:pos="8630"/>
        </w:tabs>
        <w:rPr>
          <w:del w:id="47" w:author="Avin Mathew" w:date="2012-05-16T09:30:00Z"/>
          <w:rFonts w:asciiTheme="minorHAnsi" w:eastAsiaTheme="minorEastAsia" w:hAnsiTheme="minorHAnsi" w:cstheme="minorBidi"/>
          <w:noProof/>
          <w:szCs w:val="22"/>
          <w:lang w:val="en-AU" w:eastAsia="en-AU"/>
        </w:rPr>
      </w:pPr>
      <w:del w:id="48" w:author="Avin Mathew" w:date="2012-05-16T09:30:00Z">
        <w:r w:rsidRPr="00524D99" w:rsidDel="00524D99">
          <w:rPr>
            <w:rPrChange w:id="49" w:author="Avin Mathew" w:date="2012-05-16T09:30:00Z">
              <w:rPr>
                <w:rStyle w:val="Hyperlink"/>
                <w:noProof/>
              </w:rPr>
            </w:rPrChange>
          </w:rPr>
          <w:delText>2.3</w:delText>
        </w:r>
        <w:r w:rsidDel="00524D99">
          <w:rPr>
            <w:rFonts w:asciiTheme="minorHAnsi" w:eastAsiaTheme="minorEastAsia" w:hAnsiTheme="minorHAnsi" w:cstheme="minorBidi"/>
            <w:noProof/>
            <w:szCs w:val="22"/>
            <w:lang w:val="en-AU" w:eastAsia="en-AU"/>
          </w:rPr>
          <w:tab/>
        </w:r>
        <w:r w:rsidRPr="00524D99" w:rsidDel="00524D99">
          <w:rPr>
            <w:rPrChange w:id="50" w:author="Avin Mathew" w:date="2012-05-16T09:30:00Z">
              <w:rPr>
                <w:rStyle w:val="Hyperlink"/>
                <w:noProof/>
              </w:rPr>
            </w:rPrChange>
          </w:rPr>
          <w:delText>Registry</w:delText>
        </w:r>
        <w:r w:rsidDel="00524D99">
          <w:rPr>
            <w:noProof/>
            <w:webHidden/>
          </w:rPr>
          <w:tab/>
          <w:delText>5</w:delText>
        </w:r>
      </w:del>
    </w:p>
    <w:p w:rsidR="00825EBD" w:rsidDel="00524D99" w:rsidRDefault="00825EBD">
      <w:pPr>
        <w:pStyle w:val="TOC2"/>
        <w:tabs>
          <w:tab w:val="left" w:pos="720"/>
          <w:tab w:val="right" w:leader="dot" w:pos="8630"/>
        </w:tabs>
        <w:rPr>
          <w:del w:id="51" w:author="Avin Mathew" w:date="2012-05-16T09:30:00Z"/>
          <w:rFonts w:asciiTheme="minorHAnsi" w:eastAsiaTheme="minorEastAsia" w:hAnsiTheme="minorHAnsi" w:cstheme="minorBidi"/>
          <w:noProof/>
          <w:szCs w:val="22"/>
          <w:lang w:val="en-AU" w:eastAsia="en-AU"/>
        </w:rPr>
      </w:pPr>
      <w:del w:id="52" w:author="Avin Mathew" w:date="2012-05-16T09:30:00Z">
        <w:r w:rsidRPr="00524D99" w:rsidDel="00524D99">
          <w:rPr>
            <w:rPrChange w:id="53" w:author="Avin Mathew" w:date="2012-05-16T09:30:00Z">
              <w:rPr>
                <w:rStyle w:val="Hyperlink"/>
                <w:noProof/>
              </w:rPr>
            </w:rPrChange>
          </w:rPr>
          <w:delText>2.4</w:delText>
        </w:r>
        <w:r w:rsidDel="00524D99">
          <w:rPr>
            <w:rFonts w:asciiTheme="minorHAnsi" w:eastAsiaTheme="minorEastAsia" w:hAnsiTheme="minorHAnsi" w:cstheme="minorBidi"/>
            <w:noProof/>
            <w:szCs w:val="22"/>
            <w:lang w:val="en-AU" w:eastAsia="en-AU"/>
          </w:rPr>
          <w:tab/>
        </w:r>
        <w:r w:rsidRPr="00524D99" w:rsidDel="00524D99">
          <w:rPr>
            <w:rPrChange w:id="54" w:author="Avin Mathew" w:date="2012-05-16T09:30:00Z">
              <w:rPr>
                <w:rStyle w:val="Hyperlink"/>
                <w:noProof/>
              </w:rPr>
            </w:rPrChange>
          </w:rPr>
          <w:delText>Category</w:delText>
        </w:r>
        <w:r w:rsidDel="00524D99">
          <w:rPr>
            <w:noProof/>
            <w:webHidden/>
          </w:rPr>
          <w:tab/>
          <w:delText>6</w:delText>
        </w:r>
      </w:del>
    </w:p>
    <w:p w:rsidR="00825EBD" w:rsidDel="00524D99" w:rsidRDefault="00825EBD">
      <w:pPr>
        <w:pStyle w:val="TOC2"/>
        <w:tabs>
          <w:tab w:val="left" w:pos="720"/>
          <w:tab w:val="right" w:leader="dot" w:pos="8630"/>
        </w:tabs>
        <w:rPr>
          <w:del w:id="55" w:author="Avin Mathew" w:date="2012-05-16T09:30:00Z"/>
          <w:rFonts w:asciiTheme="minorHAnsi" w:eastAsiaTheme="minorEastAsia" w:hAnsiTheme="minorHAnsi" w:cstheme="minorBidi"/>
          <w:noProof/>
          <w:szCs w:val="22"/>
          <w:lang w:val="en-AU" w:eastAsia="en-AU"/>
        </w:rPr>
      </w:pPr>
      <w:del w:id="56" w:author="Avin Mathew" w:date="2012-05-16T09:30:00Z">
        <w:r w:rsidRPr="00524D99" w:rsidDel="00524D99">
          <w:rPr>
            <w:rPrChange w:id="57" w:author="Avin Mathew" w:date="2012-05-16T09:30:00Z">
              <w:rPr>
                <w:rStyle w:val="Hyperlink"/>
                <w:noProof/>
              </w:rPr>
            </w:rPrChange>
          </w:rPr>
          <w:delText>2.5</w:delText>
        </w:r>
        <w:r w:rsidDel="00524D99">
          <w:rPr>
            <w:rFonts w:asciiTheme="minorHAnsi" w:eastAsiaTheme="minorEastAsia" w:hAnsiTheme="minorHAnsi" w:cstheme="minorBidi"/>
            <w:noProof/>
            <w:szCs w:val="22"/>
            <w:lang w:val="en-AU" w:eastAsia="en-AU"/>
          </w:rPr>
          <w:tab/>
        </w:r>
        <w:r w:rsidRPr="00524D99" w:rsidDel="00524D99">
          <w:rPr>
            <w:rPrChange w:id="58" w:author="Avin Mathew" w:date="2012-05-16T09:30:00Z">
              <w:rPr>
                <w:rStyle w:val="Hyperlink"/>
                <w:noProof/>
              </w:rPr>
            </w:rPrChange>
          </w:rPr>
          <w:delText>Entry</w:delText>
        </w:r>
        <w:r w:rsidDel="00524D99">
          <w:rPr>
            <w:noProof/>
            <w:webHidden/>
          </w:rPr>
          <w:tab/>
          <w:delText>7</w:delText>
        </w:r>
      </w:del>
    </w:p>
    <w:p w:rsidR="00825EBD" w:rsidDel="00524D99" w:rsidRDefault="00825EBD">
      <w:pPr>
        <w:pStyle w:val="TOC2"/>
        <w:tabs>
          <w:tab w:val="left" w:pos="720"/>
          <w:tab w:val="right" w:leader="dot" w:pos="8630"/>
        </w:tabs>
        <w:rPr>
          <w:del w:id="59" w:author="Avin Mathew" w:date="2012-05-16T09:30:00Z"/>
          <w:rFonts w:asciiTheme="minorHAnsi" w:eastAsiaTheme="minorEastAsia" w:hAnsiTheme="minorHAnsi" w:cstheme="minorBidi"/>
          <w:noProof/>
          <w:szCs w:val="22"/>
          <w:lang w:val="en-AU" w:eastAsia="en-AU"/>
        </w:rPr>
      </w:pPr>
      <w:del w:id="60" w:author="Avin Mathew" w:date="2012-05-16T09:30:00Z">
        <w:r w:rsidRPr="00524D99" w:rsidDel="00524D99">
          <w:rPr>
            <w:rPrChange w:id="61" w:author="Avin Mathew" w:date="2012-05-16T09:30:00Z">
              <w:rPr>
                <w:rStyle w:val="Hyperlink"/>
                <w:noProof/>
              </w:rPr>
            </w:rPrChange>
          </w:rPr>
          <w:delText>2.6</w:delText>
        </w:r>
        <w:r w:rsidDel="00524D99">
          <w:rPr>
            <w:rFonts w:asciiTheme="minorHAnsi" w:eastAsiaTheme="minorEastAsia" w:hAnsiTheme="minorHAnsi" w:cstheme="minorBidi"/>
            <w:noProof/>
            <w:szCs w:val="22"/>
            <w:lang w:val="en-AU" w:eastAsia="en-AU"/>
          </w:rPr>
          <w:tab/>
        </w:r>
        <w:r w:rsidRPr="00524D99" w:rsidDel="00524D99">
          <w:rPr>
            <w:rPrChange w:id="62" w:author="Avin Mathew" w:date="2012-05-16T09:30:00Z">
              <w:rPr>
                <w:rStyle w:val="Hyperlink"/>
                <w:noProof/>
              </w:rPr>
            </w:rPrChange>
          </w:rPr>
          <w:delText>Property</w:delText>
        </w:r>
        <w:r w:rsidDel="00524D99">
          <w:rPr>
            <w:noProof/>
            <w:webHidden/>
          </w:rPr>
          <w:tab/>
          <w:delText>8</w:delText>
        </w:r>
      </w:del>
    </w:p>
    <w:p w:rsidR="00825EBD" w:rsidDel="00524D99" w:rsidRDefault="00825EBD">
      <w:pPr>
        <w:pStyle w:val="TOC2"/>
        <w:tabs>
          <w:tab w:val="left" w:pos="720"/>
          <w:tab w:val="right" w:leader="dot" w:pos="8630"/>
        </w:tabs>
        <w:rPr>
          <w:del w:id="63" w:author="Avin Mathew" w:date="2012-05-16T09:30:00Z"/>
          <w:rFonts w:asciiTheme="minorHAnsi" w:eastAsiaTheme="minorEastAsia" w:hAnsiTheme="minorHAnsi" w:cstheme="minorBidi"/>
          <w:noProof/>
          <w:szCs w:val="22"/>
          <w:lang w:val="en-AU" w:eastAsia="en-AU"/>
        </w:rPr>
      </w:pPr>
      <w:del w:id="64" w:author="Avin Mathew" w:date="2012-05-16T09:30:00Z">
        <w:r w:rsidRPr="00524D99" w:rsidDel="00524D99">
          <w:rPr>
            <w:rPrChange w:id="65" w:author="Avin Mathew" w:date="2012-05-16T09:30:00Z">
              <w:rPr>
                <w:rStyle w:val="Hyperlink"/>
                <w:noProof/>
              </w:rPr>
            </w:rPrChange>
          </w:rPr>
          <w:delText>2.7</w:delText>
        </w:r>
        <w:r w:rsidDel="00524D99">
          <w:rPr>
            <w:rFonts w:asciiTheme="minorHAnsi" w:eastAsiaTheme="minorEastAsia" w:hAnsiTheme="minorHAnsi" w:cstheme="minorBidi"/>
            <w:noProof/>
            <w:szCs w:val="22"/>
            <w:lang w:val="en-AU" w:eastAsia="en-AU"/>
          </w:rPr>
          <w:tab/>
        </w:r>
        <w:r w:rsidRPr="00524D99" w:rsidDel="00524D99">
          <w:rPr>
            <w:rPrChange w:id="66" w:author="Avin Mathew" w:date="2012-05-16T09:30:00Z">
              <w:rPr>
                <w:rStyle w:val="Hyperlink"/>
                <w:noProof/>
              </w:rPr>
            </w:rPrChange>
          </w:rPr>
          <w:delText>PropertyValue</w:delText>
        </w:r>
        <w:r w:rsidDel="00524D99">
          <w:rPr>
            <w:noProof/>
            <w:webHidden/>
          </w:rPr>
          <w:tab/>
          <w:delText>8</w:delText>
        </w:r>
      </w:del>
    </w:p>
    <w:p w:rsidR="00825EBD" w:rsidDel="00524D99" w:rsidRDefault="00825EBD">
      <w:pPr>
        <w:pStyle w:val="TOC1"/>
        <w:tabs>
          <w:tab w:val="left" w:pos="440"/>
          <w:tab w:val="right" w:leader="dot" w:pos="8630"/>
        </w:tabs>
        <w:rPr>
          <w:del w:id="67" w:author="Avin Mathew" w:date="2012-05-16T09:30:00Z"/>
          <w:rFonts w:asciiTheme="minorHAnsi" w:eastAsiaTheme="minorEastAsia" w:hAnsiTheme="minorHAnsi" w:cstheme="minorBidi"/>
          <w:noProof/>
          <w:szCs w:val="22"/>
          <w:lang w:val="en-AU" w:eastAsia="en-AU"/>
        </w:rPr>
      </w:pPr>
      <w:del w:id="68" w:author="Avin Mathew" w:date="2012-05-16T09:30:00Z">
        <w:r w:rsidRPr="00524D99" w:rsidDel="00524D99">
          <w:rPr>
            <w:rPrChange w:id="69" w:author="Avin Mathew" w:date="2012-05-16T09:30:00Z">
              <w:rPr>
                <w:rStyle w:val="Hyperlink"/>
                <w:noProof/>
              </w:rPr>
            </w:rPrChange>
          </w:rPr>
          <w:delText>3</w:delText>
        </w:r>
        <w:r w:rsidDel="00524D99">
          <w:rPr>
            <w:rFonts w:asciiTheme="minorHAnsi" w:eastAsiaTheme="minorEastAsia" w:hAnsiTheme="minorHAnsi" w:cstheme="minorBidi"/>
            <w:noProof/>
            <w:szCs w:val="22"/>
            <w:lang w:val="en-AU" w:eastAsia="en-AU"/>
          </w:rPr>
          <w:tab/>
        </w:r>
        <w:r w:rsidRPr="00524D99" w:rsidDel="00524D99">
          <w:rPr>
            <w:rPrChange w:id="70" w:author="Avin Mathew" w:date="2012-05-16T09:30:00Z">
              <w:rPr>
                <w:rStyle w:val="Hyperlink"/>
                <w:noProof/>
              </w:rPr>
            </w:rPrChange>
          </w:rPr>
          <w:delText>Service Definitions</w:delText>
        </w:r>
        <w:r w:rsidDel="00524D99">
          <w:rPr>
            <w:noProof/>
            <w:webHidden/>
          </w:rPr>
          <w:tab/>
          <w:delText>9</w:delText>
        </w:r>
      </w:del>
    </w:p>
    <w:p w:rsidR="00825EBD" w:rsidDel="00524D99" w:rsidRDefault="00825EBD">
      <w:pPr>
        <w:pStyle w:val="TOC2"/>
        <w:tabs>
          <w:tab w:val="left" w:pos="720"/>
          <w:tab w:val="right" w:leader="dot" w:pos="8630"/>
        </w:tabs>
        <w:rPr>
          <w:del w:id="71" w:author="Avin Mathew" w:date="2012-05-16T09:30:00Z"/>
          <w:rFonts w:asciiTheme="minorHAnsi" w:eastAsiaTheme="minorEastAsia" w:hAnsiTheme="minorHAnsi" w:cstheme="minorBidi"/>
          <w:noProof/>
          <w:szCs w:val="22"/>
          <w:lang w:val="en-AU" w:eastAsia="en-AU"/>
        </w:rPr>
      </w:pPr>
      <w:del w:id="72" w:author="Avin Mathew" w:date="2012-05-16T09:30:00Z">
        <w:r w:rsidRPr="00524D99" w:rsidDel="00524D99">
          <w:rPr>
            <w:rPrChange w:id="73" w:author="Avin Mathew" w:date="2012-05-16T09:30:00Z">
              <w:rPr>
                <w:rStyle w:val="Hyperlink"/>
                <w:noProof/>
              </w:rPr>
            </w:rPrChange>
          </w:rPr>
          <w:delText>3.1</w:delText>
        </w:r>
        <w:r w:rsidDel="00524D99">
          <w:rPr>
            <w:rFonts w:asciiTheme="minorHAnsi" w:eastAsiaTheme="minorEastAsia" w:hAnsiTheme="minorHAnsi" w:cstheme="minorBidi"/>
            <w:noProof/>
            <w:szCs w:val="22"/>
            <w:lang w:val="en-AU" w:eastAsia="en-AU"/>
          </w:rPr>
          <w:tab/>
        </w:r>
        <w:r w:rsidRPr="00524D99" w:rsidDel="00524D99">
          <w:rPr>
            <w:rPrChange w:id="74" w:author="Avin Mathew" w:date="2012-05-16T09:30:00Z">
              <w:rPr>
                <w:rStyle w:val="Hyperlink"/>
                <w:noProof/>
              </w:rPr>
            </w:rPrChange>
          </w:rPr>
          <w:delText>CIR Command Services</w:delText>
        </w:r>
        <w:r w:rsidDel="00524D99">
          <w:rPr>
            <w:noProof/>
            <w:webHidden/>
          </w:rPr>
          <w:tab/>
          <w:delText>9</w:delText>
        </w:r>
      </w:del>
    </w:p>
    <w:p w:rsidR="00825EBD" w:rsidDel="00524D99" w:rsidRDefault="00825EBD">
      <w:pPr>
        <w:pStyle w:val="TOC3"/>
        <w:tabs>
          <w:tab w:val="left" w:pos="1200"/>
          <w:tab w:val="right" w:leader="dot" w:pos="8630"/>
        </w:tabs>
        <w:rPr>
          <w:del w:id="75" w:author="Avin Mathew" w:date="2012-05-16T09:30:00Z"/>
          <w:rFonts w:asciiTheme="minorHAnsi" w:eastAsiaTheme="minorEastAsia" w:hAnsiTheme="minorHAnsi" w:cstheme="minorBidi"/>
          <w:noProof/>
          <w:szCs w:val="22"/>
          <w:lang w:val="en-AU" w:eastAsia="en-AU"/>
        </w:rPr>
      </w:pPr>
      <w:del w:id="76" w:author="Avin Mathew" w:date="2012-05-16T09:30:00Z">
        <w:r w:rsidRPr="00524D99" w:rsidDel="00524D99">
          <w:rPr>
            <w:rPrChange w:id="77" w:author="Avin Mathew" w:date="2012-05-16T09:30:00Z">
              <w:rPr>
                <w:rStyle w:val="Hyperlink"/>
                <w:noProof/>
              </w:rPr>
            </w:rPrChange>
          </w:rPr>
          <w:delText>3.1.1</w:delText>
        </w:r>
        <w:r w:rsidDel="00524D99">
          <w:rPr>
            <w:rFonts w:asciiTheme="minorHAnsi" w:eastAsiaTheme="minorEastAsia" w:hAnsiTheme="minorHAnsi" w:cstheme="minorBidi"/>
            <w:noProof/>
            <w:szCs w:val="22"/>
            <w:lang w:val="en-AU" w:eastAsia="en-AU"/>
          </w:rPr>
          <w:tab/>
        </w:r>
        <w:r w:rsidRPr="00524D99" w:rsidDel="00524D99">
          <w:rPr>
            <w:rPrChange w:id="78" w:author="Avin Mathew" w:date="2012-05-16T09:30:00Z">
              <w:rPr>
                <w:rStyle w:val="Hyperlink"/>
                <w:noProof/>
              </w:rPr>
            </w:rPrChange>
          </w:rPr>
          <w:delText>Create Registry</w:delText>
        </w:r>
        <w:r w:rsidDel="00524D99">
          <w:rPr>
            <w:noProof/>
            <w:webHidden/>
          </w:rPr>
          <w:tab/>
          <w:delText>9</w:delText>
        </w:r>
      </w:del>
    </w:p>
    <w:p w:rsidR="00825EBD" w:rsidDel="00524D99" w:rsidRDefault="00825EBD">
      <w:pPr>
        <w:pStyle w:val="TOC3"/>
        <w:tabs>
          <w:tab w:val="left" w:pos="1200"/>
          <w:tab w:val="right" w:leader="dot" w:pos="8630"/>
        </w:tabs>
        <w:rPr>
          <w:del w:id="79" w:author="Avin Mathew" w:date="2012-05-16T09:30:00Z"/>
          <w:rFonts w:asciiTheme="minorHAnsi" w:eastAsiaTheme="minorEastAsia" w:hAnsiTheme="minorHAnsi" w:cstheme="minorBidi"/>
          <w:noProof/>
          <w:szCs w:val="22"/>
          <w:lang w:val="en-AU" w:eastAsia="en-AU"/>
        </w:rPr>
      </w:pPr>
      <w:del w:id="80" w:author="Avin Mathew" w:date="2012-05-16T09:30:00Z">
        <w:r w:rsidRPr="00524D99" w:rsidDel="00524D99">
          <w:rPr>
            <w:rPrChange w:id="81" w:author="Avin Mathew" w:date="2012-05-16T09:30:00Z">
              <w:rPr>
                <w:rStyle w:val="Hyperlink"/>
                <w:noProof/>
              </w:rPr>
            </w:rPrChange>
          </w:rPr>
          <w:delText>3.1.2</w:delText>
        </w:r>
        <w:r w:rsidDel="00524D99">
          <w:rPr>
            <w:rFonts w:asciiTheme="minorHAnsi" w:eastAsiaTheme="minorEastAsia" w:hAnsiTheme="minorHAnsi" w:cstheme="minorBidi"/>
            <w:noProof/>
            <w:szCs w:val="22"/>
            <w:lang w:val="en-AU" w:eastAsia="en-AU"/>
          </w:rPr>
          <w:tab/>
        </w:r>
        <w:r w:rsidRPr="00524D99" w:rsidDel="00524D99">
          <w:rPr>
            <w:rPrChange w:id="82" w:author="Avin Mathew" w:date="2012-05-16T09:30:00Z">
              <w:rPr>
                <w:rStyle w:val="Hyperlink"/>
                <w:noProof/>
              </w:rPr>
            </w:rPrChange>
          </w:rPr>
          <w:delText>Create Equivalent Entry</w:delText>
        </w:r>
        <w:r w:rsidDel="00524D99">
          <w:rPr>
            <w:noProof/>
            <w:webHidden/>
          </w:rPr>
          <w:tab/>
          <w:delText>9</w:delText>
        </w:r>
      </w:del>
    </w:p>
    <w:p w:rsidR="00825EBD" w:rsidDel="00524D99" w:rsidRDefault="00825EBD">
      <w:pPr>
        <w:pStyle w:val="TOC3"/>
        <w:tabs>
          <w:tab w:val="left" w:pos="1200"/>
          <w:tab w:val="right" w:leader="dot" w:pos="8630"/>
        </w:tabs>
        <w:rPr>
          <w:del w:id="83" w:author="Avin Mathew" w:date="2012-05-16T09:30:00Z"/>
          <w:rFonts w:asciiTheme="minorHAnsi" w:eastAsiaTheme="minorEastAsia" w:hAnsiTheme="minorHAnsi" w:cstheme="minorBidi"/>
          <w:noProof/>
          <w:szCs w:val="22"/>
          <w:lang w:val="en-AU" w:eastAsia="en-AU"/>
        </w:rPr>
      </w:pPr>
      <w:del w:id="84" w:author="Avin Mathew" w:date="2012-05-16T09:30:00Z">
        <w:r w:rsidRPr="00524D99" w:rsidDel="00524D99">
          <w:rPr>
            <w:rPrChange w:id="85" w:author="Avin Mathew" w:date="2012-05-16T09:30:00Z">
              <w:rPr>
                <w:rStyle w:val="Hyperlink"/>
                <w:noProof/>
              </w:rPr>
            </w:rPrChange>
          </w:rPr>
          <w:delText>3.1.3</w:delText>
        </w:r>
        <w:r w:rsidDel="00524D99">
          <w:rPr>
            <w:rFonts w:asciiTheme="minorHAnsi" w:eastAsiaTheme="minorEastAsia" w:hAnsiTheme="minorHAnsi" w:cstheme="minorBidi"/>
            <w:noProof/>
            <w:szCs w:val="22"/>
            <w:lang w:val="en-AU" w:eastAsia="en-AU"/>
          </w:rPr>
          <w:tab/>
        </w:r>
        <w:r w:rsidRPr="00524D99" w:rsidDel="00524D99">
          <w:rPr>
            <w:rPrChange w:id="86" w:author="Avin Mathew" w:date="2012-05-16T09:30:00Z">
              <w:rPr>
                <w:rStyle w:val="Hyperlink"/>
                <w:noProof/>
              </w:rPr>
            </w:rPrChange>
          </w:rPr>
          <w:delText>Update Registry</w:delText>
        </w:r>
        <w:r w:rsidDel="00524D99">
          <w:rPr>
            <w:noProof/>
            <w:webHidden/>
          </w:rPr>
          <w:tab/>
          <w:delText>10</w:delText>
        </w:r>
      </w:del>
    </w:p>
    <w:p w:rsidR="00825EBD" w:rsidDel="00524D99" w:rsidRDefault="00825EBD">
      <w:pPr>
        <w:pStyle w:val="TOC3"/>
        <w:tabs>
          <w:tab w:val="left" w:pos="1200"/>
          <w:tab w:val="right" w:leader="dot" w:pos="8630"/>
        </w:tabs>
        <w:rPr>
          <w:del w:id="87" w:author="Avin Mathew" w:date="2012-05-16T09:30:00Z"/>
          <w:rFonts w:asciiTheme="minorHAnsi" w:eastAsiaTheme="minorEastAsia" w:hAnsiTheme="minorHAnsi" w:cstheme="minorBidi"/>
          <w:noProof/>
          <w:szCs w:val="22"/>
          <w:lang w:val="en-AU" w:eastAsia="en-AU"/>
        </w:rPr>
      </w:pPr>
      <w:del w:id="88" w:author="Avin Mathew" w:date="2012-05-16T09:30:00Z">
        <w:r w:rsidRPr="00524D99" w:rsidDel="00524D99">
          <w:rPr>
            <w:rPrChange w:id="89" w:author="Avin Mathew" w:date="2012-05-16T09:30:00Z">
              <w:rPr>
                <w:rStyle w:val="Hyperlink"/>
                <w:noProof/>
              </w:rPr>
            </w:rPrChange>
          </w:rPr>
          <w:delText>3.1.4</w:delText>
        </w:r>
        <w:r w:rsidDel="00524D99">
          <w:rPr>
            <w:rFonts w:asciiTheme="minorHAnsi" w:eastAsiaTheme="minorEastAsia" w:hAnsiTheme="minorHAnsi" w:cstheme="minorBidi"/>
            <w:noProof/>
            <w:szCs w:val="22"/>
            <w:lang w:val="en-AU" w:eastAsia="en-AU"/>
          </w:rPr>
          <w:tab/>
        </w:r>
        <w:r w:rsidRPr="00524D99" w:rsidDel="00524D99">
          <w:rPr>
            <w:rPrChange w:id="90" w:author="Avin Mathew" w:date="2012-05-16T09:30:00Z">
              <w:rPr>
                <w:rStyle w:val="Hyperlink"/>
                <w:noProof/>
              </w:rPr>
            </w:rPrChange>
          </w:rPr>
          <w:delText>Update Entry CIRID</w:delText>
        </w:r>
        <w:r w:rsidDel="00524D99">
          <w:rPr>
            <w:noProof/>
            <w:webHidden/>
          </w:rPr>
          <w:tab/>
          <w:delText>11</w:delText>
        </w:r>
      </w:del>
    </w:p>
    <w:p w:rsidR="00825EBD" w:rsidDel="00524D99" w:rsidRDefault="00825EBD">
      <w:pPr>
        <w:pStyle w:val="TOC3"/>
        <w:tabs>
          <w:tab w:val="left" w:pos="1200"/>
          <w:tab w:val="right" w:leader="dot" w:pos="8630"/>
        </w:tabs>
        <w:rPr>
          <w:del w:id="91" w:author="Avin Mathew" w:date="2012-05-16T09:30:00Z"/>
          <w:rFonts w:asciiTheme="minorHAnsi" w:eastAsiaTheme="minorEastAsia" w:hAnsiTheme="minorHAnsi" w:cstheme="minorBidi"/>
          <w:noProof/>
          <w:szCs w:val="22"/>
          <w:lang w:val="en-AU" w:eastAsia="en-AU"/>
        </w:rPr>
      </w:pPr>
      <w:del w:id="92" w:author="Avin Mathew" w:date="2012-05-16T09:30:00Z">
        <w:r w:rsidRPr="00524D99" w:rsidDel="00524D99">
          <w:rPr>
            <w:rPrChange w:id="93" w:author="Avin Mathew" w:date="2012-05-16T09:30:00Z">
              <w:rPr>
                <w:rStyle w:val="Hyperlink"/>
                <w:noProof/>
              </w:rPr>
            </w:rPrChange>
          </w:rPr>
          <w:delText>3.1.5</w:delText>
        </w:r>
        <w:r w:rsidDel="00524D99">
          <w:rPr>
            <w:rFonts w:asciiTheme="minorHAnsi" w:eastAsiaTheme="minorEastAsia" w:hAnsiTheme="minorHAnsi" w:cstheme="minorBidi"/>
            <w:noProof/>
            <w:szCs w:val="22"/>
            <w:lang w:val="en-AU" w:eastAsia="en-AU"/>
          </w:rPr>
          <w:tab/>
        </w:r>
        <w:r w:rsidRPr="00524D99" w:rsidDel="00524D99">
          <w:rPr>
            <w:rPrChange w:id="94" w:author="Avin Mathew" w:date="2012-05-16T09:30:00Z">
              <w:rPr>
                <w:rStyle w:val="Hyperlink"/>
                <w:noProof/>
              </w:rPr>
            </w:rPrChange>
          </w:rPr>
          <w:delText>Delete Registry</w:delText>
        </w:r>
        <w:r w:rsidDel="00524D99">
          <w:rPr>
            <w:noProof/>
            <w:webHidden/>
          </w:rPr>
          <w:tab/>
          <w:delText>11</w:delText>
        </w:r>
      </w:del>
    </w:p>
    <w:p w:rsidR="00825EBD" w:rsidDel="00524D99" w:rsidRDefault="00825EBD">
      <w:pPr>
        <w:pStyle w:val="TOC3"/>
        <w:tabs>
          <w:tab w:val="left" w:pos="1200"/>
          <w:tab w:val="right" w:leader="dot" w:pos="8630"/>
        </w:tabs>
        <w:rPr>
          <w:del w:id="95" w:author="Avin Mathew" w:date="2012-05-16T09:30:00Z"/>
          <w:rFonts w:asciiTheme="minorHAnsi" w:eastAsiaTheme="minorEastAsia" w:hAnsiTheme="minorHAnsi" w:cstheme="minorBidi"/>
          <w:noProof/>
          <w:szCs w:val="22"/>
          <w:lang w:val="en-AU" w:eastAsia="en-AU"/>
        </w:rPr>
      </w:pPr>
      <w:del w:id="96" w:author="Avin Mathew" w:date="2012-05-16T09:30:00Z">
        <w:r w:rsidRPr="00524D99" w:rsidDel="00524D99">
          <w:rPr>
            <w:rPrChange w:id="97" w:author="Avin Mathew" w:date="2012-05-16T09:30:00Z">
              <w:rPr>
                <w:rStyle w:val="Hyperlink"/>
                <w:noProof/>
              </w:rPr>
            </w:rPrChange>
          </w:rPr>
          <w:delText>3.1.6</w:delText>
        </w:r>
        <w:r w:rsidDel="00524D99">
          <w:rPr>
            <w:rFonts w:asciiTheme="minorHAnsi" w:eastAsiaTheme="minorEastAsia" w:hAnsiTheme="minorHAnsi" w:cstheme="minorBidi"/>
            <w:noProof/>
            <w:szCs w:val="22"/>
            <w:lang w:val="en-AU" w:eastAsia="en-AU"/>
          </w:rPr>
          <w:tab/>
        </w:r>
        <w:r w:rsidRPr="00524D99" w:rsidDel="00524D99">
          <w:rPr>
            <w:rPrChange w:id="98" w:author="Avin Mathew" w:date="2012-05-16T09:30:00Z">
              <w:rPr>
                <w:rStyle w:val="Hyperlink"/>
                <w:noProof/>
              </w:rPr>
            </w:rPrChange>
          </w:rPr>
          <w:delText>Delete Category</w:delText>
        </w:r>
        <w:r w:rsidDel="00524D99">
          <w:rPr>
            <w:noProof/>
            <w:webHidden/>
          </w:rPr>
          <w:tab/>
          <w:delText>11</w:delText>
        </w:r>
      </w:del>
    </w:p>
    <w:p w:rsidR="00825EBD" w:rsidDel="00524D99" w:rsidRDefault="00825EBD">
      <w:pPr>
        <w:pStyle w:val="TOC3"/>
        <w:tabs>
          <w:tab w:val="left" w:pos="1200"/>
          <w:tab w:val="right" w:leader="dot" w:pos="8630"/>
        </w:tabs>
        <w:rPr>
          <w:del w:id="99" w:author="Avin Mathew" w:date="2012-05-16T09:30:00Z"/>
          <w:rFonts w:asciiTheme="minorHAnsi" w:eastAsiaTheme="minorEastAsia" w:hAnsiTheme="minorHAnsi" w:cstheme="minorBidi"/>
          <w:noProof/>
          <w:szCs w:val="22"/>
          <w:lang w:val="en-AU" w:eastAsia="en-AU"/>
        </w:rPr>
      </w:pPr>
      <w:del w:id="100" w:author="Avin Mathew" w:date="2012-05-16T09:30:00Z">
        <w:r w:rsidRPr="00524D99" w:rsidDel="00524D99">
          <w:rPr>
            <w:rPrChange w:id="101" w:author="Avin Mathew" w:date="2012-05-16T09:30:00Z">
              <w:rPr>
                <w:rStyle w:val="Hyperlink"/>
                <w:noProof/>
              </w:rPr>
            </w:rPrChange>
          </w:rPr>
          <w:delText>3.1.7</w:delText>
        </w:r>
        <w:r w:rsidDel="00524D99">
          <w:rPr>
            <w:rFonts w:asciiTheme="minorHAnsi" w:eastAsiaTheme="minorEastAsia" w:hAnsiTheme="minorHAnsi" w:cstheme="minorBidi"/>
            <w:noProof/>
            <w:szCs w:val="22"/>
            <w:lang w:val="en-AU" w:eastAsia="en-AU"/>
          </w:rPr>
          <w:tab/>
        </w:r>
        <w:r w:rsidRPr="00524D99" w:rsidDel="00524D99">
          <w:rPr>
            <w:rPrChange w:id="102" w:author="Avin Mathew" w:date="2012-05-16T09:30:00Z">
              <w:rPr>
                <w:rStyle w:val="Hyperlink"/>
                <w:noProof/>
              </w:rPr>
            </w:rPrChange>
          </w:rPr>
          <w:delText>Delete Entries</w:delText>
        </w:r>
        <w:r w:rsidDel="00524D99">
          <w:rPr>
            <w:noProof/>
            <w:webHidden/>
          </w:rPr>
          <w:tab/>
          <w:delText>12</w:delText>
        </w:r>
      </w:del>
    </w:p>
    <w:p w:rsidR="00825EBD" w:rsidDel="00524D99" w:rsidRDefault="00825EBD">
      <w:pPr>
        <w:pStyle w:val="TOC3"/>
        <w:tabs>
          <w:tab w:val="left" w:pos="1200"/>
          <w:tab w:val="right" w:leader="dot" w:pos="8630"/>
        </w:tabs>
        <w:rPr>
          <w:del w:id="103" w:author="Avin Mathew" w:date="2012-05-16T09:30:00Z"/>
          <w:rFonts w:asciiTheme="minorHAnsi" w:eastAsiaTheme="minorEastAsia" w:hAnsiTheme="minorHAnsi" w:cstheme="minorBidi"/>
          <w:noProof/>
          <w:szCs w:val="22"/>
          <w:lang w:val="en-AU" w:eastAsia="en-AU"/>
        </w:rPr>
      </w:pPr>
      <w:del w:id="104" w:author="Avin Mathew" w:date="2012-05-16T09:30:00Z">
        <w:r w:rsidRPr="00524D99" w:rsidDel="00524D99">
          <w:rPr>
            <w:rPrChange w:id="105" w:author="Avin Mathew" w:date="2012-05-16T09:30:00Z">
              <w:rPr>
                <w:rStyle w:val="Hyperlink"/>
                <w:noProof/>
              </w:rPr>
            </w:rPrChange>
          </w:rPr>
          <w:delText>3.1.8</w:delText>
        </w:r>
        <w:r w:rsidDel="00524D99">
          <w:rPr>
            <w:rFonts w:asciiTheme="minorHAnsi" w:eastAsiaTheme="minorEastAsia" w:hAnsiTheme="minorHAnsi" w:cstheme="minorBidi"/>
            <w:noProof/>
            <w:szCs w:val="22"/>
            <w:lang w:val="en-AU" w:eastAsia="en-AU"/>
          </w:rPr>
          <w:tab/>
        </w:r>
        <w:r w:rsidRPr="00524D99" w:rsidDel="00524D99">
          <w:rPr>
            <w:rPrChange w:id="106" w:author="Avin Mathew" w:date="2012-05-16T09:30:00Z">
              <w:rPr>
                <w:rStyle w:val="Hyperlink"/>
                <w:noProof/>
              </w:rPr>
            </w:rPrChange>
          </w:rPr>
          <w:delText>Delete Properties</w:delText>
        </w:r>
        <w:r w:rsidDel="00524D99">
          <w:rPr>
            <w:noProof/>
            <w:webHidden/>
          </w:rPr>
          <w:tab/>
          <w:delText>12</w:delText>
        </w:r>
      </w:del>
    </w:p>
    <w:p w:rsidR="00825EBD" w:rsidDel="00524D99" w:rsidRDefault="00825EBD">
      <w:pPr>
        <w:pStyle w:val="TOC2"/>
        <w:tabs>
          <w:tab w:val="left" w:pos="720"/>
          <w:tab w:val="right" w:leader="dot" w:pos="8630"/>
        </w:tabs>
        <w:rPr>
          <w:del w:id="107" w:author="Avin Mathew" w:date="2012-05-16T09:30:00Z"/>
          <w:rFonts w:asciiTheme="minorHAnsi" w:eastAsiaTheme="minorEastAsia" w:hAnsiTheme="minorHAnsi" w:cstheme="minorBidi"/>
          <w:noProof/>
          <w:szCs w:val="22"/>
          <w:lang w:val="en-AU" w:eastAsia="en-AU"/>
        </w:rPr>
      </w:pPr>
      <w:del w:id="108" w:author="Avin Mathew" w:date="2012-05-16T09:30:00Z">
        <w:r w:rsidRPr="00524D99" w:rsidDel="00524D99">
          <w:rPr>
            <w:rPrChange w:id="109" w:author="Avin Mathew" w:date="2012-05-16T09:30:00Z">
              <w:rPr>
                <w:rStyle w:val="Hyperlink"/>
                <w:noProof/>
              </w:rPr>
            </w:rPrChange>
          </w:rPr>
          <w:delText>3.2</w:delText>
        </w:r>
        <w:r w:rsidDel="00524D99">
          <w:rPr>
            <w:rFonts w:asciiTheme="minorHAnsi" w:eastAsiaTheme="minorEastAsia" w:hAnsiTheme="minorHAnsi" w:cstheme="minorBidi"/>
            <w:noProof/>
            <w:szCs w:val="22"/>
            <w:lang w:val="en-AU" w:eastAsia="en-AU"/>
          </w:rPr>
          <w:tab/>
        </w:r>
        <w:r w:rsidRPr="00524D99" w:rsidDel="00524D99">
          <w:rPr>
            <w:rPrChange w:id="110" w:author="Avin Mathew" w:date="2012-05-16T09:30:00Z">
              <w:rPr>
                <w:rStyle w:val="Hyperlink"/>
                <w:noProof/>
              </w:rPr>
            </w:rPrChange>
          </w:rPr>
          <w:delText>CIR Query Services</w:delText>
        </w:r>
        <w:r w:rsidDel="00524D99">
          <w:rPr>
            <w:noProof/>
            <w:webHidden/>
          </w:rPr>
          <w:tab/>
          <w:delText>13</w:delText>
        </w:r>
      </w:del>
    </w:p>
    <w:p w:rsidR="00825EBD" w:rsidDel="00524D99" w:rsidRDefault="00825EBD">
      <w:pPr>
        <w:pStyle w:val="TOC3"/>
        <w:tabs>
          <w:tab w:val="left" w:pos="1200"/>
          <w:tab w:val="right" w:leader="dot" w:pos="8630"/>
        </w:tabs>
        <w:rPr>
          <w:del w:id="111" w:author="Avin Mathew" w:date="2012-05-16T09:30:00Z"/>
          <w:rFonts w:asciiTheme="minorHAnsi" w:eastAsiaTheme="minorEastAsia" w:hAnsiTheme="minorHAnsi" w:cstheme="minorBidi"/>
          <w:noProof/>
          <w:szCs w:val="22"/>
          <w:lang w:val="en-AU" w:eastAsia="en-AU"/>
        </w:rPr>
      </w:pPr>
      <w:del w:id="112" w:author="Avin Mathew" w:date="2012-05-16T09:30:00Z">
        <w:r w:rsidRPr="00524D99" w:rsidDel="00524D99">
          <w:rPr>
            <w:rPrChange w:id="113" w:author="Avin Mathew" w:date="2012-05-16T09:30:00Z">
              <w:rPr>
                <w:rStyle w:val="Hyperlink"/>
                <w:noProof/>
              </w:rPr>
            </w:rPrChange>
          </w:rPr>
          <w:delText>3.2.1</w:delText>
        </w:r>
        <w:r w:rsidDel="00524D99">
          <w:rPr>
            <w:rFonts w:asciiTheme="minorHAnsi" w:eastAsiaTheme="minorEastAsia" w:hAnsiTheme="minorHAnsi" w:cstheme="minorBidi"/>
            <w:noProof/>
            <w:szCs w:val="22"/>
            <w:lang w:val="en-AU" w:eastAsia="en-AU"/>
          </w:rPr>
          <w:tab/>
        </w:r>
        <w:r w:rsidRPr="00524D99" w:rsidDel="00524D99">
          <w:rPr>
            <w:rPrChange w:id="114" w:author="Avin Mathew" w:date="2012-05-16T09:30:00Z">
              <w:rPr>
                <w:rStyle w:val="Hyperlink"/>
                <w:noProof/>
              </w:rPr>
            </w:rPrChange>
          </w:rPr>
          <w:delText>Get Registry</w:delText>
        </w:r>
        <w:r w:rsidDel="00524D99">
          <w:rPr>
            <w:noProof/>
            <w:webHidden/>
          </w:rPr>
          <w:tab/>
          <w:delText>13</w:delText>
        </w:r>
      </w:del>
    </w:p>
    <w:p w:rsidR="00825EBD" w:rsidDel="00524D99" w:rsidRDefault="00825EBD">
      <w:pPr>
        <w:pStyle w:val="TOC3"/>
        <w:tabs>
          <w:tab w:val="left" w:pos="1200"/>
          <w:tab w:val="right" w:leader="dot" w:pos="8630"/>
        </w:tabs>
        <w:rPr>
          <w:del w:id="115" w:author="Avin Mathew" w:date="2012-05-16T09:30:00Z"/>
          <w:rFonts w:asciiTheme="minorHAnsi" w:eastAsiaTheme="minorEastAsia" w:hAnsiTheme="minorHAnsi" w:cstheme="minorBidi"/>
          <w:noProof/>
          <w:szCs w:val="22"/>
          <w:lang w:val="en-AU" w:eastAsia="en-AU"/>
        </w:rPr>
      </w:pPr>
      <w:del w:id="116" w:author="Avin Mathew" w:date="2012-05-16T09:30:00Z">
        <w:r w:rsidRPr="00524D99" w:rsidDel="00524D99">
          <w:rPr>
            <w:rPrChange w:id="117" w:author="Avin Mathew" w:date="2012-05-16T09:30:00Z">
              <w:rPr>
                <w:rStyle w:val="Hyperlink"/>
                <w:noProof/>
              </w:rPr>
            </w:rPrChange>
          </w:rPr>
          <w:delText>3.2.2</w:delText>
        </w:r>
        <w:r w:rsidDel="00524D99">
          <w:rPr>
            <w:rFonts w:asciiTheme="minorHAnsi" w:eastAsiaTheme="minorEastAsia" w:hAnsiTheme="minorHAnsi" w:cstheme="minorBidi"/>
            <w:noProof/>
            <w:szCs w:val="22"/>
            <w:lang w:val="en-AU" w:eastAsia="en-AU"/>
          </w:rPr>
          <w:tab/>
        </w:r>
        <w:r w:rsidRPr="00524D99" w:rsidDel="00524D99">
          <w:rPr>
            <w:rPrChange w:id="118" w:author="Avin Mathew" w:date="2012-05-16T09:30:00Z">
              <w:rPr>
                <w:rStyle w:val="Hyperlink"/>
                <w:noProof/>
              </w:rPr>
            </w:rPrChange>
          </w:rPr>
          <w:delText>Get Equivalent Entries</w:delText>
        </w:r>
        <w:r w:rsidDel="00524D99">
          <w:rPr>
            <w:noProof/>
            <w:webHidden/>
          </w:rPr>
          <w:tab/>
          <w:delText>13</w:delText>
        </w:r>
      </w:del>
    </w:p>
    <w:p w:rsidR="00825EBD" w:rsidDel="00524D99" w:rsidRDefault="00825EBD">
      <w:pPr>
        <w:pStyle w:val="TOC3"/>
        <w:tabs>
          <w:tab w:val="left" w:pos="1200"/>
          <w:tab w:val="right" w:leader="dot" w:pos="8630"/>
        </w:tabs>
        <w:rPr>
          <w:del w:id="119" w:author="Avin Mathew" w:date="2012-05-16T09:30:00Z"/>
          <w:rFonts w:asciiTheme="minorHAnsi" w:eastAsiaTheme="minorEastAsia" w:hAnsiTheme="minorHAnsi" w:cstheme="minorBidi"/>
          <w:noProof/>
          <w:szCs w:val="22"/>
          <w:lang w:val="en-AU" w:eastAsia="en-AU"/>
        </w:rPr>
      </w:pPr>
      <w:del w:id="120" w:author="Avin Mathew" w:date="2012-05-16T09:30:00Z">
        <w:r w:rsidRPr="00524D99" w:rsidDel="00524D99">
          <w:rPr>
            <w:rPrChange w:id="121" w:author="Avin Mathew" w:date="2012-05-16T09:30:00Z">
              <w:rPr>
                <w:rStyle w:val="Hyperlink"/>
                <w:noProof/>
              </w:rPr>
            </w:rPrChange>
          </w:rPr>
          <w:delText>3.2.3</w:delText>
        </w:r>
        <w:r w:rsidDel="00524D99">
          <w:rPr>
            <w:rFonts w:asciiTheme="minorHAnsi" w:eastAsiaTheme="minorEastAsia" w:hAnsiTheme="minorHAnsi" w:cstheme="minorBidi"/>
            <w:noProof/>
            <w:szCs w:val="22"/>
            <w:lang w:val="en-AU" w:eastAsia="en-AU"/>
          </w:rPr>
          <w:tab/>
        </w:r>
        <w:r w:rsidRPr="00524D99" w:rsidDel="00524D99">
          <w:rPr>
            <w:rPrChange w:id="122" w:author="Avin Mathew" w:date="2012-05-16T09:30:00Z">
              <w:rPr>
                <w:rStyle w:val="Hyperlink"/>
                <w:noProof/>
              </w:rPr>
            </w:rPrChange>
          </w:rPr>
          <w:delText>Get Equivalent Entries By CIRID</w:delText>
        </w:r>
        <w:r w:rsidDel="00524D99">
          <w:rPr>
            <w:noProof/>
            <w:webHidden/>
          </w:rPr>
          <w:tab/>
          <w:delText>14</w:delText>
        </w:r>
      </w:del>
    </w:p>
    <w:p w:rsidR="00825EBD" w:rsidDel="00524D99" w:rsidRDefault="00825EBD">
      <w:pPr>
        <w:pStyle w:val="TOC3"/>
        <w:tabs>
          <w:tab w:val="left" w:pos="1200"/>
          <w:tab w:val="right" w:leader="dot" w:pos="8630"/>
        </w:tabs>
        <w:rPr>
          <w:del w:id="123" w:author="Avin Mathew" w:date="2012-05-16T09:30:00Z"/>
          <w:rFonts w:asciiTheme="minorHAnsi" w:eastAsiaTheme="minorEastAsia" w:hAnsiTheme="minorHAnsi" w:cstheme="minorBidi"/>
          <w:noProof/>
          <w:szCs w:val="22"/>
          <w:lang w:val="en-AU" w:eastAsia="en-AU"/>
        </w:rPr>
      </w:pPr>
      <w:del w:id="124" w:author="Avin Mathew" w:date="2012-05-16T09:30:00Z">
        <w:r w:rsidRPr="00524D99" w:rsidDel="00524D99">
          <w:rPr>
            <w:rPrChange w:id="125" w:author="Avin Mathew" w:date="2012-05-16T09:30:00Z">
              <w:rPr>
                <w:rStyle w:val="Hyperlink"/>
                <w:noProof/>
              </w:rPr>
            </w:rPrChange>
          </w:rPr>
          <w:delText>3.2.4</w:delText>
        </w:r>
        <w:r w:rsidDel="00524D99">
          <w:rPr>
            <w:rFonts w:asciiTheme="minorHAnsi" w:eastAsiaTheme="minorEastAsia" w:hAnsiTheme="minorHAnsi" w:cstheme="minorBidi"/>
            <w:noProof/>
            <w:szCs w:val="22"/>
            <w:lang w:val="en-AU" w:eastAsia="en-AU"/>
          </w:rPr>
          <w:tab/>
        </w:r>
        <w:r w:rsidRPr="00524D99" w:rsidDel="00524D99">
          <w:rPr>
            <w:rPrChange w:id="126" w:author="Avin Mathew" w:date="2012-05-16T09:30:00Z">
              <w:rPr>
                <w:rStyle w:val="Hyperlink"/>
                <w:noProof/>
              </w:rPr>
            </w:rPrChange>
          </w:rPr>
          <w:delText>Wildcard Specification</w:delText>
        </w:r>
        <w:r w:rsidDel="00524D99">
          <w:rPr>
            <w:noProof/>
            <w:webHidden/>
          </w:rPr>
          <w:tab/>
          <w:delText>14</w:delText>
        </w:r>
      </w:del>
    </w:p>
    <w:p w:rsidR="00825EBD" w:rsidDel="00524D99" w:rsidRDefault="00825EBD">
      <w:pPr>
        <w:pStyle w:val="TOC1"/>
        <w:tabs>
          <w:tab w:val="right" w:leader="dot" w:pos="8630"/>
        </w:tabs>
        <w:rPr>
          <w:del w:id="127" w:author="Avin Mathew" w:date="2012-05-16T09:30:00Z"/>
          <w:rFonts w:asciiTheme="minorHAnsi" w:eastAsiaTheme="minorEastAsia" w:hAnsiTheme="minorHAnsi" w:cstheme="minorBidi"/>
          <w:noProof/>
          <w:szCs w:val="22"/>
          <w:lang w:val="en-AU" w:eastAsia="en-AU"/>
        </w:rPr>
      </w:pPr>
      <w:del w:id="128" w:author="Avin Mathew" w:date="2012-05-16T09:30:00Z">
        <w:r w:rsidRPr="00524D99" w:rsidDel="00524D99">
          <w:rPr>
            <w:rPrChange w:id="129" w:author="Avin Mathew" w:date="2012-05-16T09:30:00Z">
              <w:rPr>
                <w:rStyle w:val="Hyperlink"/>
                <w:noProof/>
              </w:rPr>
            </w:rPrChange>
          </w:rPr>
          <w:delText>Appendix A: OpenO&amp;M Defined Properties</w:delText>
        </w:r>
        <w:r w:rsidDel="00524D99">
          <w:rPr>
            <w:noProof/>
            <w:webHidden/>
          </w:rPr>
          <w:tab/>
          <w:delText>16</w:delText>
        </w:r>
      </w:del>
    </w:p>
    <w:p w:rsidR="00825EBD" w:rsidDel="00524D99" w:rsidRDefault="00825EBD">
      <w:pPr>
        <w:pStyle w:val="TOC2"/>
        <w:tabs>
          <w:tab w:val="right" w:leader="dot" w:pos="8630"/>
        </w:tabs>
        <w:rPr>
          <w:del w:id="130" w:author="Avin Mathew" w:date="2012-05-16T09:30:00Z"/>
          <w:rFonts w:asciiTheme="minorHAnsi" w:eastAsiaTheme="minorEastAsia" w:hAnsiTheme="minorHAnsi" w:cstheme="minorBidi"/>
          <w:noProof/>
          <w:szCs w:val="22"/>
          <w:lang w:val="en-AU" w:eastAsia="en-AU"/>
        </w:rPr>
      </w:pPr>
      <w:del w:id="131" w:author="Avin Mathew" w:date="2012-05-16T09:30:00Z">
        <w:r w:rsidRPr="00524D99" w:rsidDel="00524D99">
          <w:rPr>
            <w:rPrChange w:id="132" w:author="Avin Mathew" w:date="2012-05-16T09:30:00Z">
              <w:rPr>
                <w:rStyle w:val="Hyperlink"/>
                <w:noProof/>
              </w:rPr>
            </w:rPrChange>
          </w:rPr>
          <w:delText>ParentEntityID</w:delText>
        </w:r>
        <w:r w:rsidDel="00524D99">
          <w:rPr>
            <w:noProof/>
            <w:webHidden/>
          </w:rPr>
          <w:tab/>
          <w:delText>16</w:delText>
        </w:r>
      </w:del>
    </w:p>
    <w:p w:rsidR="00825EBD" w:rsidDel="00524D99" w:rsidRDefault="00825EBD">
      <w:pPr>
        <w:pStyle w:val="TOC2"/>
        <w:tabs>
          <w:tab w:val="right" w:leader="dot" w:pos="8630"/>
        </w:tabs>
        <w:rPr>
          <w:del w:id="133" w:author="Avin Mathew" w:date="2012-05-16T09:30:00Z"/>
          <w:rFonts w:asciiTheme="minorHAnsi" w:eastAsiaTheme="minorEastAsia" w:hAnsiTheme="minorHAnsi" w:cstheme="minorBidi"/>
          <w:noProof/>
          <w:szCs w:val="22"/>
          <w:lang w:val="en-AU" w:eastAsia="en-AU"/>
        </w:rPr>
      </w:pPr>
      <w:del w:id="134" w:author="Avin Mathew" w:date="2012-05-16T09:30:00Z">
        <w:r w:rsidRPr="00524D99" w:rsidDel="00524D99">
          <w:rPr>
            <w:rPrChange w:id="135" w:author="Avin Mathew" w:date="2012-05-16T09:30:00Z">
              <w:rPr>
                <w:rStyle w:val="Hyperlink"/>
                <w:noProof/>
              </w:rPr>
            </w:rPrChange>
          </w:rPr>
          <w:delText>ChildEntityID</w:delText>
        </w:r>
        <w:r w:rsidDel="00524D99">
          <w:rPr>
            <w:noProof/>
            <w:webHidden/>
          </w:rPr>
          <w:tab/>
          <w:delText>16</w:delText>
        </w:r>
      </w:del>
    </w:p>
    <w:p w:rsidR="00825EBD" w:rsidDel="00524D99" w:rsidRDefault="00825EBD">
      <w:pPr>
        <w:pStyle w:val="TOC2"/>
        <w:tabs>
          <w:tab w:val="right" w:leader="dot" w:pos="8630"/>
        </w:tabs>
        <w:rPr>
          <w:del w:id="136" w:author="Avin Mathew" w:date="2012-05-16T09:30:00Z"/>
          <w:rFonts w:asciiTheme="minorHAnsi" w:eastAsiaTheme="minorEastAsia" w:hAnsiTheme="minorHAnsi" w:cstheme="minorBidi"/>
          <w:noProof/>
          <w:szCs w:val="22"/>
          <w:lang w:val="en-AU" w:eastAsia="en-AU"/>
        </w:rPr>
      </w:pPr>
      <w:del w:id="137" w:author="Avin Mathew" w:date="2012-05-16T09:30:00Z">
        <w:r w:rsidRPr="00524D99" w:rsidDel="00524D99">
          <w:rPr>
            <w:rPrChange w:id="138" w:author="Avin Mathew" w:date="2012-05-16T09:30:00Z">
              <w:rPr>
                <w:rStyle w:val="Hyperlink"/>
                <w:noProof/>
              </w:rPr>
            </w:rPrChange>
          </w:rPr>
          <w:delText>PossibleEquivalentEntryID</w:delText>
        </w:r>
        <w:r w:rsidDel="00524D99">
          <w:rPr>
            <w:noProof/>
            <w:webHidden/>
          </w:rPr>
          <w:tab/>
          <w:delText>16</w:delText>
        </w:r>
      </w:del>
    </w:p>
    <w:p w:rsidR="00F5314C" w:rsidRDefault="00941405">
      <w:pPr>
        <w:pStyle w:val="TOC1"/>
        <w:tabs>
          <w:tab w:val="left" w:pos="440"/>
          <w:tab w:val="right" w:leader="dot" w:pos="8630"/>
        </w:tabs>
        <w:rPr>
          <w:ins w:id="139" w:author="Avin Mathew" w:date="2012-07-05T13:05:00Z"/>
          <w:rFonts w:asciiTheme="minorHAnsi" w:eastAsiaTheme="minorEastAsia" w:hAnsiTheme="minorHAnsi" w:cstheme="minorBidi"/>
          <w:noProof/>
          <w:szCs w:val="22"/>
          <w:lang w:val="en-AU" w:eastAsia="en-AU"/>
        </w:rPr>
      </w:pPr>
      <w:del w:id="140" w:author="Avin Mathew" w:date="2012-07-05T13:05:00Z">
        <w:r w:rsidDel="00F5314C">
          <w:fldChar w:fldCharType="end"/>
        </w:r>
      </w:del>
      <w:ins w:id="141" w:author="Avin Mathew" w:date="2012-07-05T13:05:00Z">
        <w:r w:rsidR="00F5314C">
          <w:fldChar w:fldCharType="begin"/>
        </w:r>
        <w:r w:rsidR="00F5314C">
          <w:instrText xml:space="preserve"> TOC \o "2-3" \h \z \t "Heading 1,1" </w:instrText>
        </w:r>
      </w:ins>
      <w:r w:rsidR="00F5314C">
        <w:fldChar w:fldCharType="separate"/>
      </w:r>
      <w:ins w:id="142" w:author="Avin Mathew" w:date="2012-07-05T13:05:00Z">
        <w:r w:rsidR="00F5314C" w:rsidRPr="003D744B">
          <w:rPr>
            <w:rStyle w:val="Hyperlink"/>
            <w:noProof/>
          </w:rPr>
          <w:fldChar w:fldCharType="begin"/>
        </w:r>
        <w:r w:rsidR="00F5314C" w:rsidRPr="003D744B">
          <w:rPr>
            <w:rStyle w:val="Hyperlink"/>
            <w:noProof/>
          </w:rPr>
          <w:instrText xml:space="preserve"> </w:instrText>
        </w:r>
        <w:r w:rsidR="00F5314C">
          <w:rPr>
            <w:noProof/>
          </w:rPr>
          <w:instrText>HYPERLINK \l "_Toc329256863"</w:instrText>
        </w:r>
        <w:r w:rsidR="00F5314C" w:rsidRPr="003D744B">
          <w:rPr>
            <w:rStyle w:val="Hyperlink"/>
            <w:noProof/>
          </w:rPr>
          <w:instrText xml:space="preserve"> </w:instrText>
        </w:r>
        <w:r w:rsidR="00F5314C" w:rsidRPr="003D744B">
          <w:rPr>
            <w:rStyle w:val="Hyperlink"/>
            <w:noProof/>
          </w:rPr>
          <w:fldChar w:fldCharType="separate"/>
        </w:r>
        <w:r w:rsidR="00F5314C" w:rsidRPr="003D744B">
          <w:rPr>
            <w:rStyle w:val="Hyperlink"/>
            <w:noProof/>
          </w:rPr>
          <w:t>1</w:t>
        </w:r>
        <w:r w:rsidR="00F5314C">
          <w:rPr>
            <w:rFonts w:asciiTheme="minorHAnsi" w:eastAsiaTheme="minorEastAsia" w:hAnsiTheme="minorHAnsi" w:cstheme="minorBidi"/>
            <w:noProof/>
            <w:szCs w:val="22"/>
            <w:lang w:val="en-AU" w:eastAsia="en-AU"/>
          </w:rPr>
          <w:tab/>
        </w:r>
        <w:r w:rsidR="00F5314C" w:rsidRPr="003D744B">
          <w:rPr>
            <w:rStyle w:val="Hyperlink"/>
            <w:noProof/>
          </w:rPr>
          <w:t>Common Interoperability Registry</w:t>
        </w:r>
        <w:r w:rsidR="00F5314C">
          <w:rPr>
            <w:noProof/>
            <w:webHidden/>
          </w:rPr>
          <w:tab/>
        </w:r>
        <w:r w:rsidR="00F5314C">
          <w:rPr>
            <w:noProof/>
            <w:webHidden/>
          </w:rPr>
          <w:fldChar w:fldCharType="begin"/>
        </w:r>
        <w:r w:rsidR="00F5314C">
          <w:rPr>
            <w:noProof/>
            <w:webHidden/>
          </w:rPr>
          <w:instrText xml:space="preserve"> PAGEREF _Toc329256863 \h </w:instrText>
        </w:r>
      </w:ins>
      <w:r w:rsidR="00F5314C">
        <w:rPr>
          <w:noProof/>
          <w:webHidden/>
        </w:rPr>
      </w:r>
      <w:r w:rsidR="00F5314C">
        <w:rPr>
          <w:noProof/>
          <w:webHidden/>
        </w:rPr>
        <w:fldChar w:fldCharType="separate"/>
      </w:r>
      <w:ins w:id="143" w:author="Avin Mathew" w:date="2012-07-05T13:05:00Z">
        <w:r w:rsidR="00F5314C">
          <w:rPr>
            <w:noProof/>
            <w:webHidden/>
          </w:rPr>
          <w:t>5</w:t>
        </w:r>
        <w:r w:rsidR="00F5314C">
          <w:rPr>
            <w:noProof/>
            <w:webHidden/>
          </w:rPr>
          <w:fldChar w:fldCharType="end"/>
        </w:r>
        <w:r w:rsidR="00F5314C" w:rsidRPr="003D744B">
          <w:rPr>
            <w:rStyle w:val="Hyperlink"/>
            <w:noProof/>
          </w:rPr>
          <w:fldChar w:fldCharType="end"/>
        </w:r>
      </w:ins>
    </w:p>
    <w:p w:rsidR="00F5314C" w:rsidRDefault="00F5314C">
      <w:pPr>
        <w:pStyle w:val="TOC1"/>
        <w:tabs>
          <w:tab w:val="left" w:pos="440"/>
          <w:tab w:val="right" w:leader="dot" w:pos="8630"/>
        </w:tabs>
        <w:rPr>
          <w:ins w:id="144" w:author="Avin Mathew" w:date="2012-07-05T13:05:00Z"/>
          <w:rFonts w:asciiTheme="minorHAnsi" w:eastAsiaTheme="minorEastAsia" w:hAnsiTheme="minorHAnsi" w:cstheme="minorBidi"/>
          <w:noProof/>
          <w:szCs w:val="22"/>
          <w:lang w:val="en-AU" w:eastAsia="en-AU"/>
        </w:rPr>
      </w:pPr>
      <w:ins w:id="14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"_Toc329256864"</w:instrText>
        </w:r>
        <w:r w:rsidRPr="003D744B">
          <w:rPr>
            <w:rStyle w:val="Hyperlink"/>
            <w:noProof/>
          </w:rPr>
          <w:instrText xml:space="preserve"> </w:instrText>
        </w:r>
        <w:r w:rsidRPr="003D744B">
          <w:rPr>
            <w:rStyle w:val="Hyperlink"/>
            <w:noProof/>
          </w:rPr>
          <w:fldChar w:fldCharType="separate"/>
        </w:r>
        <w:r w:rsidRPr="003D744B">
          <w:rPr>
            <w:rStyle w:val="Hyperlink"/>
            <w:noProof/>
          </w:rPr>
          <w:t>2</w:t>
        </w:r>
        <w:r>
          <w:rPr>
            <w:rFonts w:asciiTheme="minorHAnsi" w:eastAsiaTheme="minorEastAsia" w:hAnsiTheme="minorHAnsi" w:cstheme="minorBidi"/>
            <w:noProof/>
            <w:szCs w:val="22"/>
            <w:lang w:val="en-AU" w:eastAsia="en-AU"/>
          </w:rPr>
          <w:tab/>
        </w:r>
        <w:r w:rsidRPr="003D744B">
          <w:rPr>
            <w:rStyle w:val="Hyperlink"/>
            <w:noProof/>
          </w:rPr>
          <w:t>Logical Data Model</w:t>
        </w:r>
        <w:r>
          <w:rPr>
            <w:noProof/>
            <w:webHidden/>
          </w:rPr>
          <w:tab/>
        </w:r>
        <w:r>
          <w:rPr>
            <w:noProof/>
            <w:webHidden/>
          </w:rPr>
          <w:fldChar w:fldCharType="begin"/>
        </w:r>
        <w:r>
          <w:rPr>
            <w:noProof/>
            <w:webHidden/>
          </w:rPr>
          <w:instrText xml:space="preserve"> PAGEREF _Toc329256864 \h </w:instrText>
        </w:r>
      </w:ins>
      <w:r>
        <w:rPr>
          <w:noProof/>
          <w:webHidden/>
        </w:rPr>
      </w:r>
      <w:r>
        <w:rPr>
          <w:noProof/>
          <w:webHidden/>
        </w:rPr>
        <w:fldChar w:fldCharType="separate"/>
      </w:r>
      <w:ins w:id="146"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47" w:author="Avin Mathew" w:date="2012-07-05T13:05:00Z"/>
          <w:rFonts w:asciiTheme="minorHAnsi" w:eastAsiaTheme="minorEastAsia" w:hAnsiTheme="minorHAnsi" w:cstheme="minorBidi"/>
          <w:noProof/>
          <w:szCs w:val="22"/>
          <w:lang w:val="en-AU" w:eastAsia="en-AU"/>
        </w:rPr>
      </w:pPr>
      <w:ins w:id="14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"_Toc329256865"</w:instrText>
        </w:r>
        <w:r w:rsidRPr="003D744B">
          <w:rPr>
            <w:rStyle w:val="Hyperlink"/>
            <w:noProof/>
          </w:rPr>
          <w:instrText xml:space="preserve"> </w:instrText>
        </w:r>
        <w:r w:rsidRPr="003D744B">
          <w:rPr>
            <w:rStyle w:val="Hyperlink"/>
            <w:noProof/>
          </w:rPr>
          <w:fldChar w:fldCharType="separate"/>
        </w:r>
        <w:r w:rsidRPr="003D744B">
          <w:rPr>
            <w:rStyle w:val="Hyperlink"/>
            <w:noProof/>
          </w:rPr>
          <w:t>2.1</w:t>
        </w:r>
        <w:r>
          <w:rPr>
            <w:rFonts w:asciiTheme="minorHAnsi" w:eastAsiaTheme="minorEastAsia" w:hAnsiTheme="minorHAnsi" w:cstheme="minorBidi"/>
            <w:noProof/>
            <w:szCs w:val="22"/>
            <w:lang w:val="en-AU" w:eastAsia="en-AU"/>
          </w:rPr>
          <w:tab/>
        </w:r>
        <w:r w:rsidRPr="003D744B">
          <w:rPr>
            <w:rStyle w:val="Hyperlink"/>
            <w:noProof/>
          </w:rPr>
          <w:t>Primitive Data Types</w:t>
        </w:r>
        <w:r>
          <w:rPr>
            <w:noProof/>
            <w:webHidden/>
          </w:rPr>
          <w:tab/>
        </w:r>
        <w:r>
          <w:rPr>
            <w:noProof/>
            <w:webHidden/>
          </w:rPr>
          <w:fldChar w:fldCharType="begin"/>
        </w:r>
        <w:r>
          <w:rPr>
            <w:noProof/>
            <w:webHidden/>
          </w:rPr>
          <w:instrText xml:space="preserve"> PAGEREF _Toc329256865 \h </w:instrText>
        </w:r>
      </w:ins>
      <w:r>
        <w:rPr>
          <w:noProof/>
          <w:webHidden/>
        </w:rPr>
      </w:r>
      <w:r>
        <w:rPr>
          <w:noProof/>
          <w:webHidden/>
        </w:rPr>
        <w:fldChar w:fldCharType="separate"/>
      </w:r>
      <w:ins w:id="149"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50" w:author="Avin Mathew" w:date="2012-07-05T13:05:00Z"/>
          <w:rFonts w:asciiTheme="minorHAnsi" w:eastAsiaTheme="minorEastAsia" w:hAnsiTheme="minorHAnsi" w:cstheme="minorBidi"/>
          <w:noProof/>
          <w:szCs w:val="22"/>
          <w:lang w:val="en-AU" w:eastAsia="en-AU"/>
        </w:rPr>
      </w:pPr>
      <w:ins w:id="15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"_Toc329256866"</w:instrText>
        </w:r>
        <w:r w:rsidRPr="003D744B">
          <w:rPr>
            <w:rStyle w:val="Hyperlink"/>
            <w:noProof/>
          </w:rPr>
          <w:instrText xml:space="preserve"> </w:instrText>
        </w:r>
        <w:r w:rsidRPr="003D744B">
          <w:rPr>
            <w:rStyle w:val="Hyperlink"/>
            <w:noProof/>
          </w:rPr>
          <w:fldChar w:fldCharType="separate"/>
        </w:r>
        <w:r w:rsidRPr="003D744B">
          <w:rPr>
            <w:rStyle w:val="Hyperlink"/>
            <w:noProof/>
          </w:rPr>
          <w:t>2.1.1</w:t>
        </w:r>
        <w:r>
          <w:rPr>
            <w:rFonts w:asciiTheme="minorHAnsi" w:eastAsiaTheme="minorEastAsia" w:hAnsiTheme="minorHAnsi" w:cstheme="minorBidi"/>
            <w:noProof/>
            <w:szCs w:val="22"/>
            <w:lang w:val="en-AU" w:eastAsia="en-AU"/>
          </w:rPr>
          <w:tab/>
        </w:r>
        <w:r w:rsidRPr="003D744B">
          <w:rPr>
            <w:rStyle w:val="Hyperlink"/>
            <w:noProof/>
          </w:rPr>
          <w:t>XML Schema Types</w:t>
        </w:r>
        <w:r>
          <w:rPr>
            <w:noProof/>
            <w:webHidden/>
          </w:rPr>
          <w:tab/>
        </w:r>
        <w:r>
          <w:rPr>
            <w:noProof/>
            <w:webHidden/>
          </w:rPr>
          <w:fldChar w:fldCharType="begin"/>
        </w:r>
        <w:r>
          <w:rPr>
            <w:noProof/>
            <w:webHidden/>
          </w:rPr>
          <w:instrText xml:space="preserve"> PAGEREF _Toc329256866 \h </w:instrText>
        </w:r>
      </w:ins>
      <w:r>
        <w:rPr>
          <w:noProof/>
          <w:webHidden/>
        </w:rPr>
      </w:r>
      <w:r>
        <w:rPr>
          <w:noProof/>
          <w:webHidden/>
        </w:rPr>
        <w:fldChar w:fldCharType="separate"/>
      </w:r>
      <w:ins w:id="152"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53" w:author="Avin Mathew" w:date="2012-07-05T13:05:00Z"/>
          <w:rFonts w:asciiTheme="minorHAnsi" w:eastAsiaTheme="minorEastAsia" w:hAnsiTheme="minorHAnsi" w:cstheme="minorBidi"/>
          <w:noProof/>
          <w:szCs w:val="22"/>
          <w:lang w:val="en-AU" w:eastAsia="en-AU"/>
        </w:rPr>
      </w:pPr>
      <w:ins w:id="15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"_Toc329256867"</w:instrText>
        </w:r>
        <w:r w:rsidRPr="003D744B">
          <w:rPr>
            <w:rStyle w:val="Hyperlink"/>
            <w:noProof/>
          </w:rPr>
          <w:instrText xml:space="preserve"> </w:instrText>
        </w:r>
        <w:r w:rsidRPr="003D744B">
          <w:rPr>
            <w:rStyle w:val="Hyperlink"/>
            <w:noProof/>
          </w:rPr>
          <w:fldChar w:fldCharType="separate"/>
        </w:r>
        <w:r w:rsidRPr="003D744B">
          <w:rPr>
            <w:rStyle w:val="Hyperlink"/>
            <w:noProof/>
          </w:rPr>
          <w:t>2.1.2</w:t>
        </w:r>
        <w:r>
          <w:rPr>
            <w:rFonts w:asciiTheme="minorHAnsi" w:eastAsiaTheme="minorEastAsia" w:hAnsiTheme="minorHAnsi" w:cstheme="minorBidi"/>
            <w:noProof/>
            <w:szCs w:val="22"/>
            <w:lang w:val="en-AU" w:eastAsia="en-AU"/>
          </w:rPr>
          <w:tab/>
        </w:r>
        <w:r w:rsidRPr="003D744B">
          <w:rPr>
            <w:rStyle w:val="Hyperlink"/>
            <w:noProof/>
          </w:rPr>
          <w:t>Core Component Types</w:t>
        </w:r>
        <w:r>
          <w:rPr>
            <w:noProof/>
            <w:webHidden/>
          </w:rPr>
          <w:tab/>
        </w:r>
        <w:r>
          <w:rPr>
            <w:noProof/>
            <w:webHidden/>
          </w:rPr>
          <w:fldChar w:fldCharType="begin"/>
        </w:r>
        <w:r>
          <w:rPr>
            <w:noProof/>
            <w:webHidden/>
          </w:rPr>
          <w:instrText xml:space="preserve"> PAGEREF _Toc329256867 \h </w:instrText>
        </w:r>
      </w:ins>
      <w:r>
        <w:rPr>
          <w:noProof/>
          <w:webHidden/>
        </w:rPr>
      </w:r>
      <w:r>
        <w:rPr>
          <w:noProof/>
          <w:webHidden/>
        </w:rPr>
        <w:fldChar w:fldCharType="separate"/>
      </w:r>
      <w:ins w:id="155" w:author="Avin Mathew" w:date="2012-07-05T13:05:00Z">
        <w:r>
          <w:rPr>
            <w:noProof/>
            <w:webHidden/>
          </w:rPr>
          <w:t>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56" w:author="Avin Mathew" w:date="2012-07-05T13:05:00Z"/>
          <w:rFonts w:asciiTheme="minorHAnsi" w:eastAsiaTheme="minorEastAsia" w:hAnsiTheme="minorHAnsi" w:cstheme="minorBidi"/>
          <w:noProof/>
          <w:szCs w:val="22"/>
          <w:lang w:val="en-AU" w:eastAsia="en-AU"/>
        </w:rPr>
      </w:pPr>
      <w:ins w:id="15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"_Toc329256868"</w:instrText>
        </w:r>
        <w:r w:rsidRPr="003D744B">
          <w:rPr>
            <w:rStyle w:val="Hyperlink"/>
            <w:noProof/>
          </w:rPr>
          <w:instrText xml:space="preserve"> </w:instrText>
        </w:r>
        <w:r w:rsidRPr="003D744B">
          <w:rPr>
            <w:rStyle w:val="Hyperlink"/>
            <w:noProof/>
          </w:rPr>
          <w:fldChar w:fldCharType="separate"/>
        </w:r>
        <w:r w:rsidRPr="003D744B">
          <w:rPr>
            <w:rStyle w:val="Hyperlink"/>
            <w:noProof/>
          </w:rPr>
          <w:t>2.2</w:t>
        </w:r>
        <w:r>
          <w:rPr>
            <w:rFonts w:asciiTheme="minorHAnsi" w:eastAsiaTheme="minorEastAsia" w:hAnsiTheme="minorHAnsi" w:cstheme="minorBidi"/>
            <w:noProof/>
            <w:szCs w:val="22"/>
            <w:lang w:val="en-AU" w:eastAsia="en-AU"/>
          </w:rPr>
          <w:tab/>
        </w:r>
        <w:r w:rsidRPr="003D744B">
          <w:rPr>
            <w:rStyle w:val="Hyperlink"/>
            <w:noProof/>
          </w:rPr>
          <w:t>UML Model</w:t>
        </w:r>
        <w:r>
          <w:rPr>
            <w:noProof/>
            <w:webHidden/>
          </w:rPr>
          <w:tab/>
        </w:r>
        <w:r>
          <w:rPr>
            <w:noProof/>
            <w:webHidden/>
          </w:rPr>
          <w:fldChar w:fldCharType="begin"/>
        </w:r>
        <w:r>
          <w:rPr>
            <w:noProof/>
            <w:webHidden/>
          </w:rPr>
          <w:instrText xml:space="preserve"> PAGEREF _Toc329256868 \h </w:instrText>
        </w:r>
      </w:ins>
      <w:r>
        <w:rPr>
          <w:noProof/>
          <w:webHidden/>
        </w:rPr>
      </w:r>
      <w:r>
        <w:rPr>
          <w:noProof/>
          <w:webHidden/>
        </w:rPr>
        <w:fldChar w:fldCharType="separate"/>
      </w:r>
      <w:ins w:id="158"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59" w:author="Avin Mathew" w:date="2012-07-05T13:05:00Z"/>
          <w:rFonts w:asciiTheme="minorHAnsi" w:eastAsiaTheme="minorEastAsia" w:hAnsiTheme="minorHAnsi" w:cstheme="minorBidi"/>
          <w:noProof/>
          <w:szCs w:val="22"/>
          <w:lang w:val="en-AU" w:eastAsia="en-AU"/>
        </w:rPr>
      </w:pPr>
      <w:ins w:id="16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"_Toc329256869"</w:instrText>
        </w:r>
        <w:r w:rsidRPr="003D744B">
          <w:rPr>
            <w:rStyle w:val="Hyperlink"/>
            <w:noProof/>
          </w:rPr>
          <w:instrText xml:space="preserve"> </w:instrText>
        </w:r>
        <w:r w:rsidRPr="003D744B">
          <w:rPr>
            <w:rStyle w:val="Hyperlink"/>
            <w:noProof/>
          </w:rPr>
          <w:fldChar w:fldCharType="separate"/>
        </w:r>
        <w:r w:rsidRPr="003D744B">
          <w:rPr>
            <w:rStyle w:val="Hyperlink"/>
            <w:noProof/>
          </w:rPr>
          <w:t>2.3</w:t>
        </w:r>
        <w:r>
          <w:rPr>
            <w:rFonts w:asciiTheme="minorHAnsi" w:eastAsiaTheme="minorEastAsia" w:hAnsiTheme="minorHAnsi" w:cstheme="minorBidi"/>
            <w:noProof/>
            <w:szCs w:val="22"/>
            <w:lang w:val="en-AU" w:eastAsia="en-AU"/>
          </w:rPr>
          <w:tab/>
        </w:r>
        <w:r w:rsidRPr="003D744B">
          <w:rPr>
            <w:rStyle w:val="Hyperlink"/>
            <w:noProof/>
          </w:rPr>
          <w:t>Registry</w:t>
        </w:r>
        <w:r>
          <w:rPr>
            <w:noProof/>
            <w:webHidden/>
          </w:rPr>
          <w:tab/>
        </w:r>
        <w:r>
          <w:rPr>
            <w:noProof/>
            <w:webHidden/>
          </w:rPr>
          <w:fldChar w:fldCharType="begin"/>
        </w:r>
        <w:r>
          <w:rPr>
            <w:noProof/>
            <w:webHidden/>
          </w:rPr>
          <w:instrText xml:space="preserve"> PAGEREF _Toc329256869 \h </w:instrText>
        </w:r>
      </w:ins>
      <w:r>
        <w:rPr>
          <w:noProof/>
          <w:webHidden/>
        </w:rPr>
      </w:r>
      <w:r>
        <w:rPr>
          <w:noProof/>
          <w:webHidden/>
        </w:rPr>
        <w:fldChar w:fldCharType="separate"/>
      </w:r>
      <w:ins w:id="161" w:author="Avin Mathew" w:date="2012-07-05T13:05:00Z">
        <w:r>
          <w:rPr>
            <w:noProof/>
            <w:webHidden/>
          </w:rPr>
          <w:t>6</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2" w:author="Avin Mathew" w:date="2012-07-05T13:05:00Z"/>
          <w:rFonts w:asciiTheme="minorHAnsi" w:eastAsiaTheme="minorEastAsia" w:hAnsiTheme="minorHAnsi" w:cstheme="minorBidi"/>
          <w:noProof/>
          <w:szCs w:val="22"/>
          <w:lang w:val="en-AU" w:eastAsia="en-AU"/>
        </w:rPr>
      </w:pPr>
      <w:ins w:id="16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"_Toc329256870"</w:instrText>
        </w:r>
        <w:r w:rsidRPr="003D744B">
          <w:rPr>
            <w:rStyle w:val="Hyperlink"/>
            <w:noProof/>
          </w:rPr>
          <w:instrText xml:space="preserve"> </w:instrText>
        </w:r>
        <w:r w:rsidRPr="003D744B">
          <w:rPr>
            <w:rStyle w:val="Hyperlink"/>
            <w:noProof/>
          </w:rPr>
          <w:fldChar w:fldCharType="separate"/>
        </w:r>
        <w:r w:rsidRPr="003D744B">
          <w:rPr>
            <w:rStyle w:val="Hyperlink"/>
            <w:noProof/>
          </w:rPr>
          <w:t>2.4</w:t>
        </w:r>
        <w:r>
          <w:rPr>
            <w:rFonts w:asciiTheme="minorHAnsi" w:eastAsiaTheme="minorEastAsia" w:hAnsiTheme="minorHAnsi" w:cstheme="minorBidi"/>
            <w:noProof/>
            <w:szCs w:val="22"/>
            <w:lang w:val="en-AU" w:eastAsia="en-AU"/>
          </w:rPr>
          <w:tab/>
        </w:r>
        <w:r w:rsidRPr="003D744B">
          <w:rPr>
            <w:rStyle w:val="Hyperlink"/>
            <w:noProof/>
          </w:rPr>
          <w:t>Category</w:t>
        </w:r>
        <w:r>
          <w:rPr>
            <w:noProof/>
            <w:webHidden/>
          </w:rPr>
          <w:tab/>
        </w:r>
        <w:r>
          <w:rPr>
            <w:noProof/>
            <w:webHidden/>
          </w:rPr>
          <w:fldChar w:fldCharType="begin"/>
        </w:r>
        <w:r>
          <w:rPr>
            <w:noProof/>
            <w:webHidden/>
          </w:rPr>
          <w:instrText xml:space="preserve"> PAGEREF _Toc329256870 \h </w:instrText>
        </w:r>
      </w:ins>
      <w:r>
        <w:rPr>
          <w:noProof/>
          <w:webHidden/>
        </w:rPr>
      </w:r>
      <w:r>
        <w:rPr>
          <w:noProof/>
          <w:webHidden/>
        </w:rPr>
        <w:fldChar w:fldCharType="separate"/>
      </w:r>
      <w:ins w:id="164" w:author="Avin Mathew" w:date="2012-07-05T13:05:00Z">
        <w:r>
          <w:rPr>
            <w:noProof/>
            <w:webHidden/>
          </w:rPr>
          <w:t>7</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5" w:author="Avin Mathew" w:date="2012-07-05T13:05:00Z"/>
          <w:rFonts w:asciiTheme="minorHAnsi" w:eastAsiaTheme="minorEastAsia" w:hAnsiTheme="minorHAnsi" w:cstheme="minorBidi"/>
          <w:noProof/>
          <w:szCs w:val="22"/>
          <w:lang w:val="en-AU" w:eastAsia="en-AU"/>
        </w:rPr>
      </w:pPr>
      <w:ins w:id="16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"_Toc329256871"</w:instrText>
        </w:r>
        <w:r w:rsidRPr="003D744B">
          <w:rPr>
            <w:rStyle w:val="Hyperlink"/>
            <w:noProof/>
          </w:rPr>
          <w:instrText xml:space="preserve"> </w:instrText>
        </w:r>
        <w:r w:rsidRPr="003D744B">
          <w:rPr>
            <w:rStyle w:val="Hyperlink"/>
            <w:noProof/>
          </w:rPr>
          <w:fldChar w:fldCharType="separate"/>
        </w:r>
        <w:r w:rsidRPr="003D744B">
          <w:rPr>
            <w:rStyle w:val="Hyperlink"/>
            <w:noProof/>
          </w:rPr>
          <w:t>2.5</w:t>
        </w:r>
        <w:r>
          <w:rPr>
            <w:rFonts w:asciiTheme="minorHAnsi" w:eastAsiaTheme="minorEastAsia" w:hAnsiTheme="minorHAnsi" w:cstheme="minorBidi"/>
            <w:noProof/>
            <w:szCs w:val="22"/>
            <w:lang w:val="en-AU" w:eastAsia="en-AU"/>
          </w:rPr>
          <w:tab/>
        </w:r>
        <w:r w:rsidRPr="003D744B">
          <w:rPr>
            <w:rStyle w:val="Hyperlink"/>
            <w:noProof/>
          </w:rPr>
          <w:t>Entry</w:t>
        </w:r>
        <w:r>
          <w:rPr>
            <w:noProof/>
            <w:webHidden/>
          </w:rPr>
          <w:tab/>
        </w:r>
        <w:r>
          <w:rPr>
            <w:noProof/>
            <w:webHidden/>
          </w:rPr>
          <w:fldChar w:fldCharType="begin"/>
        </w:r>
        <w:r>
          <w:rPr>
            <w:noProof/>
            <w:webHidden/>
          </w:rPr>
          <w:instrText xml:space="preserve"> PAGEREF _Toc329256871 \h </w:instrText>
        </w:r>
      </w:ins>
      <w:r>
        <w:rPr>
          <w:noProof/>
          <w:webHidden/>
        </w:rPr>
      </w:r>
      <w:r>
        <w:rPr>
          <w:noProof/>
          <w:webHidden/>
        </w:rPr>
        <w:fldChar w:fldCharType="separate"/>
      </w:r>
      <w:ins w:id="167" w:author="Avin Mathew" w:date="2012-07-05T13:05:00Z">
        <w:r>
          <w:rPr>
            <w:noProof/>
            <w:webHidden/>
          </w:rPr>
          <w:t>8</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68" w:author="Avin Mathew" w:date="2012-07-05T13:05:00Z"/>
          <w:rFonts w:asciiTheme="minorHAnsi" w:eastAsiaTheme="minorEastAsia" w:hAnsiTheme="minorHAnsi" w:cstheme="minorBidi"/>
          <w:noProof/>
          <w:szCs w:val="22"/>
          <w:lang w:val="en-AU" w:eastAsia="en-AU"/>
        </w:rPr>
      </w:pPr>
      <w:ins w:id="16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"_Toc329256872"</w:instrText>
        </w:r>
        <w:r w:rsidRPr="003D744B">
          <w:rPr>
            <w:rStyle w:val="Hyperlink"/>
            <w:noProof/>
          </w:rPr>
          <w:instrText xml:space="preserve"> </w:instrText>
        </w:r>
        <w:r w:rsidRPr="003D744B">
          <w:rPr>
            <w:rStyle w:val="Hyperlink"/>
            <w:noProof/>
          </w:rPr>
          <w:fldChar w:fldCharType="separate"/>
        </w:r>
        <w:r w:rsidRPr="003D744B">
          <w:rPr>
            <w:rStyle w:val="Hyperlink"/>
            <w:noProof/>
          </w:rPr>
          <w:t>2.6</w:t>
        </w:r>
        <w:r>
          <w:rPr>
            <w:rFonts w:asciiTheme="minorHAnsi" w:eastAsiaTheme="minorEastAsia" w:hAnsiTheme="minorHAnsi" w:cstheme="minorBidi"/>
            <w:noProof/>
            <w:szCs w:val="22"/>
            <w:lang w:val="en-AU" w:eastAsia="en-AU"/>
          </w:rPr>
          <w:tab/>
        </w:r>
        <w:r w:rsidRPr="003D744B">
          <w:rPr>
            <w:rStyle w:val="Hyperlink"/>
            <w:noProof/>
          </w:rPr>
          <w:t>Property</w:t>
        </w:r>
        <w:r>
          <w:rPr>
            <w:noProof/>
            <w:webHidden/>
          </w:rPr>
          <w:tab/>
        </w:r>
        <w:r>
          <w:rPr>
            <w:noProof/>
            <w:webHidden/>
          </w:rPr>
          <w:fldChar w:fldCharType="begin"/>
        </w:r>
        <w:r>
          <w:rPr>
            <w:noProof/>
            <w:webHidden/>
          </w:rPr>
          <w:instrText xml:space="preserve"> PAGEREF _Toc329256872 \h </w:instrText>
        </w:r>
      </w:ins>
      <w:r>
        <w:rPr>
          <w:noProof/>
          <w:webHidden/>
        </w:rPr>
      </w:r>
      <w:r>
        <w:rPr>
          <w:noProof/>
          <w:webHidden/>
        </w:rPr>
        <w:fldChar w:fldCharType="separate"/>
      </w:r>
      <w:ins w:id="170"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1" w:author="Avin Mathew" w:date="2012-07-05T13:05:00Z"/>
          <w:rFonts w:asciiTheme="minorHAnsi" w:eastAsiaTheme="minorEastAsia" w:hAnsiTheme="minorHAnsi" w:cstheme="minorBidi"/>
          <w:noProof/>
          <w:szCs w:val="22"/>
          <w:lang w:val="en-AU" w:eastAsia="en-AU"/>
        </w:rPr>
      </w:pPr>
      <w:ins w:id="172" w:author="Avin Mathew" w:date="2012-07-05T13:05:00Z">
        <w:r w:rsidRPr="003D744B">
          <w:rPr>
            <w:rStyle w:val="Hyperlink"/>
            <w:noProof/>
          </w:rPr>
          <w:lastRenderedPageBreak/>
          <w:fldChar w:fldCharType="begin"/>
        </w:r>
        <w:r w:rsidRPr="003D744B">
          <w:rPr>
            <w:rStyle w:val="Hyperlink"/>
            <w:noProof/>
          </w:rPr>
          <w:instrText xml:space="preserve"> </w:instrText>
        </w:r>
        <w:r>
          <w:rPr>
            <w:noProof/>
          </w:rPr>
          <w:instrText>HYPERLINK \l "_Toc329256873"</w:instrText>
        </w:r>
        <w:r w:rsidRPr="003D744B">
          <w:rPr>
            <w:rStyle w:val="Hyperlink"/>
            <w:noProof/>
          </w:rPr>
          <w:instrText xml:space="preserve"> </w:instrText>
        </w:r>
        <w:r w:rsidRPr="003D744B">
          <w:rPr>
            <w:rStyle w:val="Hyperlink"/>
            <w:noProof/>
          </w:rPr>
          <w:fldChar w:fldCharType="separate"/>
        </w:r>
        <w:r w:rsidRPr="003D744B">
          <w:rPr>
            <w:rStyle w:val="Hyperlink"/>
            <w:noProof/>
          </w:rPr>
          <w:t>2.7</w:t>
        </w:r>
        <w:r>
          <w:rPr>
            <w:rFonts w:asciiTheme="minorHAnsi" w:eastAsiaTheme="minorEastAsia" w:hAnsiTheme="minorHAnsi" w:cstheme="minorBidi"/>
            <w:noProof/>
            <w:szCs w:val="22"/>
            <w:lang w:val="en-AU" w:eastAsia="en-AU"/>
          </w:rPr>
          <w:tab/>
        </w:r>
        <w:r w:rsidRPr="003D744B">
          <w:rPr>
            <w:rStyle w:val="Hyperlink"/>
            <w:noProof/>
          </w:rPr>
          <w:t>PropertyValue</w:t>
        </w:r>
        <w:r>
          <w:rPr>
            <w:noProof/>
            <w:webHidden/>
          </w:rPr>
          <w:tab/>
        </w:r>
        <w:r>
          <w:rPr>
            <w:noProof/>
            <w:webHidden/>
          </w:rPr>
          <w:fldChar w:fldCharType="begin"/>
        </w:r>
        <w:r>
          <w:rPr>
            <w:noProof/>
            <w:webHidden/>
          </w:rPr>
          <w:instrText xml:space="preserve"> PAGEREF _Toc329256873 \h </w:instrText>
        </w:r>
      </w:ins>
      <w:r>
        <w:rPr>
          <w:noProof/>
          <w:webHidden/>
        </w:rPr>
      </w:r>
      <w:r>
        <w:rPr>
          <w:noProof/>
          <w:webHidden/>
        </w:rPr>
        <w:fldChar w:fldCharType="separate"/>
      </w:r>
      <w:ins w:id="173" w:author="Avin Mathew" w:date="2012-07-05T13:05:00Z">
        <w:r>
          <w:rPr>
            <w:noProof/>
            <w:webHidden/>
          </w:rPr>
          <w:t>9</w:t>
        </w:r>
        <w:r>
          <w:rPr>
            <w:noProof/>
            <w:webHidden/>
          </w:rPr>
          <w:fldChar w:fldCharType="end"/>
        </w:r>
        <w:r w:rsidRPr="003D744B">
          <w:rPr>
            <w:rStyle w:val="Hyperlink"/>
            <w:noProof/>
          </w:rPr>
          <w:fldChar w:fldCharType="end"/>
        </w:r>
      </w:ins>
    </w:p>
    <w:p w:rsidR="00F5314C" w:rsidRDefault="00F5314C">
      <w:pPr>
        <w:pStyle w:val="TOC1"/>
        <w:tabs>
          <w:tab w:val="left" w:pos="440"/>
          <w:tab w:val="right" w:leader="dot" w:pos="8630"/>
        </w:tabs>
        <w:rPr>
          <w:ins w:id="174" w:author="Avin Mathew" w:date="2012-07-05T13:05:00Z"/>
          <w:rFonts w:asciiTheme="minorHAnsi" w:eastAsiaTheme="minorEastAsia" w:hAnsiTheme="minorHAnsi" w:cstheme="minorBidi"/>
          <w:noProof/>
          <w:szCs w:val="22"/>
          <w:lang w:val="en-AU" w:eastAsia="en-AU"/>
        </w:rPr>
      </w:pPr>
      <w:ins w:id="17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"_Toc329256874"</w:instrText>
        </w:r>
        <w:r w:rsidRPr="003D744B">
          <w:rPr>
            <w:rStyle w:val="Hyperlink"/>
            <w:noProof/>
          </w:rPr>
          <w:instrText xml:space="preserve"> </w:instrText>
        </w:r>
        <w:r w:rsidRPr="003D744B">
          <w:rPr>
            <w:rStyle w:val="Hyperlink"/>
            <w:noProof/>
          </w:rPr>
          <w:fldChar w:fldCharType="separate"/>
        </w:r>
        <w:r w:rsidRPr="003D744B">
          <w:rPr>
            <w:rStyle w:val="Hyperlink"/>
            <w:noProof/>
          </w:rPr>
          <w:t>3</w:t>
        </w:r>
        <w:r>
          <w:rPr>
            <w:rFonts w:asciiTheme="minorHAnsi" w:eastAsiaTheme="minorEastAsia" w:hAnsiTheme="minorHAnsi" w:cstheme="minorBidi"/>
            <w:noProof/>
            <w:szCs w:val="22"/>
            <w:lang w:val="en-AU" w:eastAsia="en-AU"/>
          </w:rPr>
          <w:tab/>
        </w:r>
        <w:r w:rsidRPr="003D744B">
          <w:rPr>
            <w:rStyle w:val="Hyperlink"/>
            <w:noProof/>
          </w:rPr>
          <w:t>Service Definitions</w:t>
        </w:r>
        <w:r>
          <w:rPr>
            <w:noProof/>
            <w:webHidden/>
          </w:rPr>
          <w:tab/>
        </w:r>
        <w:r>
          <w:rPr>
            <w:noProof/>
            <w:webHidden/>
          </w:rPr>
          <w:fldChar w:fldCharType="begin"/>
        </w:r>
        <w:r>
          <w:rPr>
            <w:noProof/>
            <w:webHidden/>
          </w:rPr>
          <w:instrText xml:space="preserve"> PAGEREF _Toc329256874 \h </w:instrText>
        </w:r>
      </w:ins>
      <w:r>
        <w:rPr>
          <w:noProof/>
          <w:webHidden/>
        </w:rPr>
      </w:r>
      <w:r>
        <w:rPr>
          <w:noProof/>
          <w:webHidden/>
        </w:rPr>
        <w:fldChar w:fldCharType="separate"/>
      </w:r>
      <w:ins w:id="176"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177" w:author="Avin Mathew" w:date="2012-07-05T13:05:00Z"/>
          <w:rFonts w:asciiTheme="minorHAnsi" w:eastAsiaTheme="minorEastAsia" w:hAnsiTheme="minorHAnsi" w:cstheme="minorBidi"/>
          <w:noProof/>
          <w:szCs w:val="22"/>
          <w:lang w:val="en-AU" w:eastAsia="en-AU"/>
        </w:rPr>
      </w:pPr>
      <w:ins w:id="17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"_Toc329256875"</w:instrText>
        </w:r>
        <w:r w:rsidRPr="003D744B">
          <w:rPr>
            <w:rStyle w:val="Hyperlink"/>
            <w:noProof/>
          </w:rPr>
          <w:instrText xml:space="preserve"> </w:instrText>
        </w:r>
        <w:r w:rsidRPr="003D744B">
          <w:rPr>
            <w:rStyle w:val="Hyperlink"/>
            <w:noProof/>
          </w:rPr>
          <w:fldChar w:fldCharType="separate"/>
        </w:r>
        <w:r w:rsidRPr="003D744B">
          <w:rPr>
            <w:rStyle w:val="Hyperlink"/>
            <w:noProof/>
          </w:rPr>
          <w:t>3.1</w:t>
        </w:r>
        <w:r>
          <w:rPr>
            <w:rFonts w:asciiTheme="minorHAnsi" w:eastAsiaTheme="minorEastAsia" w:hAnsiTheme="minorHAnsi" w:cstheme="minorBidi"/>
            <w:noProof/>
            <w:szCs w:val="22"/>
            <w:lang w:val="en-AU" w:eastAsia="en-AU"/>
          </w:rPr>
          <w:tab/>
        </w:r>
        <w:r w:rsidRPr="003D744B">
          <w:rPr>
            <w:rStyle w:val="Hyperlink"/>
            <w:noProof/>
          </w:rPr>
          <w:t>CIR Command Services</w:t>
        </w:r>
        <w:r>
          <w:rPr>
            <w:noProof/>
            <w:webHidden/>
          </w:rPr>
          <w:tab/>
        </w:r>
        <w:r>
          <w:rPr>
            <w:noProof/>
            <w:webHidden/>
          </w:rPr>
          <w:fldChar w:fldCharType="begin"/>
        </w:r>
        <w:r>
          <w:rPr>
            <w:noProof/>
            <w:webHidden/>
          </w:rPr>
          <w:instrText xml:space="preserve"> PAGEREF _Toc329256875 \h </w:instrText>
        </w:r>
      </w:ins>
      <w:r>
        <w:rPr>
          <w:noProof/>
          <w:webHidden/>
        </w:rPr>
      </w:r>
      <w:r>
        <w:rPr>
          <w:noProof/>
          <w:webHidden/>
        </w:rPr>
        <w:fldChar w:fldCharType="separate"/>
      </w:r>
      <w:ins w:id="179"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0" w:author="Avin Mathew" w:date="2012-07-05T13:05:00Z"/>
          <w:rFonts w:asciiTheme="minorHAnsi" w:eastAsiaTheme="minorEastAsia" w:hAnsiTheme="minorHAnsi" w:cstheme="minorBidi"/>
          <w:noProof/>
          <w:szCs w:val="22"/>
          <w:lang w:val="en-AU" w:eastAsia="en-AU"/>
        </w:rPr>
      </w:pPr>
      <w:ins w:id="18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"_Toc329256876"</w:instrText>
        </w:r>
        <w:r w:rsidRPr="003D744B">
          <w:rPr>
            <w:rStyle w:val="Hyperlink"/>
            <w:noProof/>
          </w:rPr>
          <w:instrText xml:space="preserve"> </w:instrText>
        </w:r>
        <w:r w:rsidRPr="003D744B">
          <w:rPr>
            <w:rStyle w:val="Hyperlink"/>
            <w:noProof/>
          </w:rPr>
          <w:fldChar w:fldCharType="separate"/>
        </w:r>
        <w:r w:rsidRPr="003D744B">
          <w:rPr>
            <w:rStyle w:val="Hyperlink"/>
            <w:noProof/>
          </w:rPr>
          <w:t>3.1.1</w:t>
        </w:r>
        <w:r>
          <w:rPr>
            <w:rFonts w:asciiTheme="minorHAnsi" w:eastAsiaTheme="minorEastAsia" w:hAnsiTheme="minorHAnsi" w:cstheme="minorBidi"/>
            <w:noProof/>
            <w:szCs w:val="22"/>
            <w:lang w:val="en-AU" w:eastAsia="en-AU"/>
          </w:rPr>
          <w:tab/>
        </w:r>
        <w:r w:rsidRPr="003D744B">
          <w:rPr>
            <w:rStyle w:val="Hyperlink"/>
            <w:noProof/>
          </w:rPr>
          <w:t>Create Registry</w:t>
        </w:r>
        <w:r>
          <w:rPr>
            <w:noProof/>
            <w:webHidden/>
          </w:rPr>
          <w:tab/>
        </w:r>
        <w:r>
          <w:rPr>
            <w:noProof/>
            <w:webHidden/>
          </w:rPr>
          <w:fldChar w:fldCharType="begin"/>
        </w:r>
        <w:r>
          <w:rPr>
            <w:noProof/>
            <w:webHidden/>
          </w:rPr>
          <w:instrText xml:space="preserve"> PAGEREF _Toc329256876 \h </w:instrText>
        </w:r>
      </w:ins>
      <w:r>
        <w:rPr>
          <w:noProof/>
          <w:webHidden/>
        </w:rPr>
      </w:r>
      <w:r>
        <w:rPr>
          <w:noProof/>
          <w:webHidden/>
        </w:rPr>
        <w:fldChar w:fldCharType="separate"/>
      </w:r>
      <w:ins w:id="182"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3" w:author="Avin Mathew" w:date="2012-07-05T13:05:00Z"/>
          <w:rFonts w:asciiTheme="minorHAnsi" w:eastAsiaTheme="minorEastAsia" w:hAnsiTheme="minorHAnsi" w:cstheme="minorBidi"/>
          <w:noProof/>
          <w:szCs w:val="22"/>
          <w:lang w:val="en-AU" w:eastAsia="en-AU"/>
        </w:rPr>
      </w:pPr>
      <w:ins w:id="18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"_Toc329256877"</w:instrText>
        </w:r>
        <w:r w:rsidRPr="003D744B">
          <w:rPr>
            <w:rStyle w:val="Hyperlink"/>
            <w:noProof/>
          </w:rPr>
          <w:instrText xml:space="preserve"> </w:instrText>
        </w:r>
        <w:r w:rsidRPr="003D744B">
          <w:rPr>
            <w:rStyle w:val="Hyperlink"/>
            <w:noProof/>
          </w:rPr>
          <w:fldChar w:fldCharType="separate"/>
        </w:r>
        <w:r w:rsidRPr="003D744B">
          <w:rPr>
            <w:rStyle w:val="Hyperlink"/>
            <w:noProof/>
          </w:rPr>
          <w:t>3.1.2</w:t>
        </w:r>
        <w:r>
          <w:rPr>
            <w:rFonts w:asciiTheme="minorHAnsi" w:eastAsiaTheme="minorEastAsia" w:hAnsiTheme="minorHAnsi" w:cstheme="minorBidi"/>
            <w:noProof/>
            <w:szCs w:val="22"/>
            <w:lang w:val="en-AU" w:eastAsia="en-AU"/>
          </w:rPr>
          <w:tab/>
        </w:r>
        <w:r w:rsidRPr="003D744B">
          <w:rPr>
            <w:rStyle w:val="Hyperlink"/>
            <w:noProof/>
          </w:rPr>
          <w:t>Create Equivalent Entries</w:t>
        </w:r>
        <w:r>
          <w:rPr>
            <w:noProof/>
            <w:webHidden/>
          </w:rPr>
          <w:tab/>
        </w:r>
        <w:r>
          <w:rPr>
            <w:noProof/>
            <w:webHidden/>
          </w:rPr>
          <w:fldChar w:fldCharType="begin"/>
        </w:r>
        <w:r>
          <w:rPr>
            <w:noProof/>
            <w:webHidden/>
          </w:rPr>
          <w:instrText xml:space="preserve"> PAGEREF _Toc329256877 \h </w:instrText>
        </w:r>
      </w:ins>
      <w:r>
        <w:rPr>
          <w:noProof/>
          <w:webHidden/>
        </w:rPr>
      </w:r>
      <w:r>
        <w:rPr>
          <w:noProof/>
          <w:webHidden/>
        </w:rPr>
        <w:fldChar w:fldCharType="separate"/>
      </w:r>
      <w:ins w:id="185" w:author="Avin Mathew" w:date="2012-07-05T13:05:00Z">
        <w:r>
          <w:rPr>
            <w:noProof/>
            <w:webHidden/>
          </w:rPr>
          <w:t>10</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6" w:author="Avin Mathew" w:date="2012-07-05T13:05:00Z"/>
          <w:rFonts w:asciiTheme="minorHAnsi" w:eastAsiaTheme="minorEastAsia" w:hAnsiTheme="minorHAnsi" w:cstheme="minorBidi"/>
          <w:noProof/>
          <w:szCs w:val="22"/>
          <w:lang w:val="en-AU" w:eastAsia="en-AU"/>
        </w:rPr>
      </w:pPr>
      <w:ins w:id="18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"_Toc329256878"</w:instrText>
        </w:r>
        <w:r w:rsidRPr="003D744B">
          <w:rPr>
            <w:rStyle w:val="Hyperlink"/>
            <w:noProof/>
          </w:rPr>
          <w:instrText xml:space="preserve"> </w:instrText>
        </w:r>
        <w:r w:rsidRPr="003D744B">
          <w:rPr>
            <w:rStyle w:val="Hyperlink"/>
            <w:noProof/>
          </w:rPr>
          <w:fldChar w:fldCharType="separate"/>
        </w:r>
        <w:r w:rsidRPr="003D744B">
          <w:rPr>
            <w:rStyle w:val="Hyperlink"/>
            <w:noProof/>
          </w:rPr>
          <w:t>3.1.3</w:t>
        </w:r>
        <w:r>
          <w:rPr>
            <w:rFonts w:asciiTheme="minorHAnsi" w:eastAsiaTheme="minorEastAsia" w:hAnsiTheme="minorHAnsi" w:cstheme="minorBidi"/>
            <w:noProof/>
            <w:szCs w:val="22"/>
            <w:lang w:val="en-AU" w:eastAsia="en-AU"/>
          </w:rPr>
          <w:tab/>
        </w:r>
        <w:r w:rsidRPr="003D744B">
          <w:rPr>
            <w:rStyle w:val="Hyperlink"/>
            <w:noProof/>
          </w:rPr>
          <w:t>Update Registry</w:t>
        </w:r>
        <w:r>
          <w:rPr>
            <w:noProof/>
            <w:webHidden/>
          </w:rPr>
          <w:tab/>
        </w:r>
        <w:r>
          <w:rPr>
            <w:noProof/>
            <w:webHidden/>
          </w:rPr>
          <w:fldChar w:fldCharType="begin"/>
        </w:r>
        <w:r>
          <w:rPr>
            <w:noProof/>
            <w:webHidden/>
          </w:rPr>
          <w:instrText xml:space="preserve"> PAGEREF _Toc329256878 \h </w:instrText>
        </w:r>
      </w:ins>
      <w:r>
        <w:rPr>
          <w:noProof/>
          <w:webHidden/>
        </w:rPr>
      </w:r>
      <w:r>
        <w:rPr>
          <w:noProof/>
          <w:webHidden/>
        </w:rPr>
        <w:fldChar w:fldCharType="separate"/>
      </w:r>
      <w:ins w:id="188" w:author="Avin Mathew" w:date="2012-07-05T13:05:00Z">
        <w:r>
          <w:rPr>
            <w:noProof/>
            <w:webHidden/>
          </w:rPr>
          <w:t>11</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89" w:author="Avin Mathew" w:date="2012-07-05T13:05:00Z"/>
          <w:rFonts w:asciiTheme="minorHAnsi" w:eastAsiaTheme="minorEastAsia" w:hAnsiTheme="minorHAnsi" w:cstheme="minorBidi"/>
          <w:noProof/>
          <w:szCs w:val="22"/>
          <w:lang w:val="en-AU" w:eastAsia="en-AU"/>
        </w:rPr>
      </w:pPr>
      <w:ins w:id="19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"_Toc329256879"</w:instrText>
        </w:r>
        <w:r w:rsidRPr="003D744B">
          <w:rPr>
            <w:rStyle w:val="Hyperlink"/>
            <w:noProof/>
          </w:rPr>
          <w:instrText xml:space="preserve"> </w:instrText>
        </w:r>
        <w:r w:rsidRPr="003D744B">
          <w:rPr>
            <w:rStyle w:val="Hyperlink"/>
            <w:noProof/>
          </w:rPr>
          <w:fldChar w:fldCharType="separate"/>
        </w:r>
        <w:r w:rsidRPr="003D744B">
          <w:rPr>
            <w:rStyle w:val="Hyperlink"/>
            <w:noProof/>
          </w:rPr>
          <w:t>3.1.4</w:t>
        </w:r>
        <w:r>
          <w:rPr>
            <w:rFonts w:asciiTheme="minorHAnsi" w:eastAsiaTheme="minorEastAsia" w:hAnsiTheme="minorHAnsi" w:cstheme="minorBidi"/>
            <w:noProof/>
            <w:szCs w:val="22"/>
            <w:lang w:val="en-AU" w:eastAsia="en-AU"/>
          </w:rPr>
          <w:tab/>
        </w:r>
        <w:r w:rsidRPr="003D744B">
          <w:rPr>
            <w:rStyle w:val="Hyperlink"/>
            <w:noProof/>
          </w:rPr>
          <w:t>Update Entry CIRID</w:t>
        </w:r>
        <w:r>
          <w:rPr>
            <w:noProof/>
            <w:webHidden/>
          </w:rPr>
          <w:tab/>
        </w:r>
        <w:r>
          <w:rPr>
            <w:noProof/>
            <w:webHidden/>
          </w:rPr>
          <w:fldChar w:fldCharType="begin"/>
        </w:r>
        <w:r>
          <w:rPr>
            <w:noProof/>
            <w:webHidden/>
          </w:rPr>
          <w:instrText xml:space="preserve"> PAGEREF _Toc329256879 \h </w:instrText>
        </w:r>
      </w:ins>
      <w:r>
        <w:rPr>
          <w:noProof/>
          <w:webHidden/>
        </w:rPr>
      </w:r>
      <w:r>
        <w:rPr>
          <w:noProof/>
          <w:webHidden/>
        </w:rPr>
        <w:fldChar w:fldCharType="separate"/>
      </w:r>
      <w:ins w:id="191"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2" w:author="Avin Mathew" w:date="2012-07-05T13:05:00Z"/>
          <w:rFonts w:asciiTheme="minorHAnsi" w:eastAsiaTheme="minorEastAsia" w:hAnsiTheme="minorHAnsi" w:cstheme="minorBidi"/>
          <w:noProof/>
          <w:szCs w:val="22"/>
          <w:lang w:val="en-AU" w:eastAsia="en-AU"/>
        </w:rPr>
      </w:pPr>
      <w:ins w:id="19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"_Toc329256880"</w:instrText>
        </w:r>
        <w:r w:rsidRPr="003D744B">
          <w:rPr>
            <w:rStyle w:val="Hyperlink"/>
            <w:noProof/>
          </w:rPr>
          <w:instrText xml:space="preserve"> </w:instrText>
        </w:r>
        <w:r w:rsidRPr="003D744B">
          <w:rPr>
            <w:rStyle w:val="Hyperlink"/>
            <w:noProof/>
          </w:rPr>
          <w:fldChar w:fldCharType="separate"/>
        </w:r>
        <w:r w:rsidRPr="003D744B">
          <w:rPr>
            <w:rStyle w:val="Hyperlink"/>
            <w:noProof/>
          </w:rPr>
          <w:t>3.1.5</w:t>
        </w:r>
        <w:r>
          <w:rPr>
            <w:rFonts w:asciiTheme="minorHAnsi" w:eastAsiaTheme="minorEastAsia" w:hAnsiTheme="minorHAnsi" w:cstheme="minorBidi"/>
            <w:noProof/>
            <w:szCs w:val="22"/>
            <w:lang w:val="en-AU" w:eastAsia="en-AU"/>
          </w:rPr>
          <w:tab/>
        </w:r>
        <w:r w:rsidRPr="003D744B">
          <w:rPr>
            <w:rStyle w:val="Hyperlink"/>
            <w:noProof/>
          </w:rPr>
          <w:t>Delete Registry</w:t>
        </w:r>
        <w:r>
          <w:rPr>
            <w:noProof/>
            <w:webHidden/>
          </w:rPr>
          <w:tab/>
        </w:r>
        <w:r>
          <w:rPr>
            <w:noProof/>
            <w:webHidden/>
          </w:rPr>
          <w:fldChar w:fldCharType="begin"/>
        </w:r>
        <w:r>
          <w:rPr>
            <w:noProof/>
            <w:webHidden/>
          </w:rPr>
          <w:instrText xml:space="preserve"> PAGEREF _Toc329256880 \h </w:instrText>
        </w:r>
      </w:ins>
      <w:r>
        <w:rPr>
          <w:noProof/>
          <w:webHidden/>
        </w:rPr>
      </w:r>
      <w:r>
        <w:rPr>
          <w:noProof/>
          <w:webHidden/>
        </w:rPr>
        <w:fldChar w:fldCharType="separate"/>
      </w:r>
      <w:ins w:id="194"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5" w:author="Avin Mathew" w:date="2012-07-05T13:05:00Z"/>
          <w:rFonts w:asciiTheme="minorHAnsi" w:eastAsiaTheme="minorEastAsia" w:hAnsiTheme="minorHAnsi" w:cstheme="minorBidi"/>
          <w:noProof/>
          <w:szCs w:val="22"/>
          <w:lang w:val="en-AU" w:eastAsia="en-AU"/>
        </w:rPr>
      </w:pPr>
      <w:ins w:id="19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"_Toc329256881"</w:instrText>
        </w:r>
        <w:r w:rsidRPr="003D744B">
          <w:rPr>
            <w:rStyle w:val="Hyperlink"/>
            <w:noProof/>
          </w:rPr>
          <w:instrText xml:space="preserve"> </w:instrText>
        </w:r>
        <w:r w:rsidRPr="003D744B">
          <w:rPr>
            <w:rStyle w:val="Hyperlink"/>
            <w:noProof/>
          </w:rPr>
          <w:fldChar w:fldCharType="separate"/>
        </w:r>
        <w:r w:rsidRPr="003D744B">
          <w:rPr>
            <w:rStyle w:val="Hyperlink"/>
            <w:noProof/>
          </w:rPr>
          <w:t>3.1.6</w:t>
        </w:r>
        <w:r>
          <w:rPr>
            <w:rFonts w:asciiTheme="minorHAnsi" w:eastAsiaTheme="minorEastAsia" w:hAnsiTheme="minorHAnsi" w:cstheme="minorBidi"/>
            <w:noProof/>
            <w:szCs w:val="22"/>
            <w:lang w:val="en-AU" w:eastAsia="en-AU"/>
          </w:rPr>
          <w:tab/>
        </w:r>
        <w:r w:rsidRPr="003D744B">
          <w:rPr>
            <w:rStyle w:val="Hyperlink"/>
            <w:noProof/>
          </w:rPr>
          <w:t>Delete Category</w:t>
        </w:r>
        <w:r>
          <w:rPr>
            <w:noProof/>
            <w:webHidden/>
          </w:rPr>
          <w:tab/>
        </w:r>
        <w:r>
          <w:rPr>
            <w:noProof/>
            <w:webHidden/>
          </w:rPr>
          <w:fldChar w:fldCharType="begin"/>
        </w:r>
        <w:r>
          <w:rPr>
            <w:noProof/>
            <w:webHidden/>
          </w:rPr>
          <w:instrText xml:space="preserve"> PAGEREF _Toc329256881 \h </w:instrText>
        </w:r>
      </w:ins>
      <w:r>
        <w:rPr>
          <w:noProof/>
          <w:webHidden/>
        </w:rPr>
      </w:r>
      <w:r>
        <w:rPr>
          <w:noProof/>
          <w:webHidden/>
        </w:rPr>
        <w:fldChar w:fldCharType="separate"/>
      </w:r>
      <w:ins w:id="197" w:author="Avin Mathew" w:date="2012-07-05T13:05:00Z">
        <w:r>
          <w:rPr>
            <w:noProof/>
            <w:webHidden/>
          </w:rPr>
          <w:t>12</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198" w:author="Avin Mathew" w:date="2012-07-05T13:05:00Z"/>
          <w:rFonts w:asciiTheme="minorHAnsi" w:eastAsiaTheme="minorEastAsia" w:hAnsiTheme="minorHAnsi" w:cstheme="minorBidi"/>
          <w:noProof/>
          <w:szCs w:val="22"/>
          <w:lang w:val="en-AU" w:eastAsia="en-AU"/>
        </w:rPr>
      </w:pPr>
      <w:ins w:id="19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"_Toc329256882"</w:instrText>
        </w:r>
        <w:r w:rsidRPr="003D744B">
          <w:rPr>
            <w:rStyle w:val="Hyperlink"/>
            <w:noProof/>
          </w:rPr>
          <w:instrText xml:space="preserve"> </w:instrText>
        </w:r>
        <w:r w:rsidRPr="003D744B">
          <w:rPr>
            <w:rStyle w:val="Hyperlink"/>
            <w:noProof/>
          </w:rPr>
          <w:fldChar w:fldCharType="separate"/>
        </w:r>
        <w:r w:rsidRPr="003D744B">
          <w:rPr>
            <w:rStyle w:val="Hyperlink"/>
            <w:noProof/>
          </w:rPr>
          <w:t>3.1.7</w:t>
        </w:r>
        <w:r>
          <w:rPr>
            <w:rFonts w:asciiTheme="minorHAnsi" w:eastAsiaTheme="minorEastAsia" w:hAnsiTheme="minorHAnsi" w:cstheme="minorBidi"/>
            <w:noProof/>
            <w:szCs w:val="22"/>
            <w:lang w:val="en-AU" w:eastAsia="en-AU"/>
          </w:rPr>
          <w:tab/>
        </w:r>
        <w:r w:rsidRPr="003D744B">
          <w:rPr>
            <w:rStyle w:val="Hyperlink"/>
            <w:noProof/>
          </w:rPr>
          <w:t>Delete Entries</w:t>
        </w:r>
        <w:r>
          <w:rPr>
            <w:noProof/>
            <w:webHidden/>
          </w:rPr>
          <w:tab/>
        </w:r>
        <w:r>
          <w:rPr>
            <w:noProof/>
            <w:webHidden/>
          </w:rPr>
          <w:fldChar w:fldCharType="begin"/>
        </w:r>
        <w:r>
          <w:rPr>
            <w:noProof/>
            <w:webHidden/>
          </w:rPr>
          <w:instrText xml:space="preserve"> PAGEREF _Toc329256882 \h </w:instrText>
        </w:r>
      </w:ins>
      <w:r>
        <w:rPr>
          <w:noProof/>
          <w:webHidden/>
        </w:rPr>
      </w:r>
      <w:r>
        <w:rPr>
          <w:noProof/>
          <w:webHidden/>
        </w:rPr>
        <w:fldChar w:fldCharType="separate"/>
      </w:r>
      <w:ins w:id="200"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1" w:author="Avin Mathew" w:date="2012-07-05T13:05:00Z"/>
          <w:rFonts w:asciiTheme="minorHAnsi" w:eastAsiaTheme="minorEastAsia" w:hAnsiTheme="minorHAnsi" w:cstheme="minorBidi"/>
          <w:noProof/>
          <w:szCs w:val="22"/>
          <w:lang w:val="en-AU" w:eastAsia="en-AU"/>
        </w:rPr>
      </w:pPr>
      <w:ins w:id="20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"_Toc329256883"</w:instrText>
        </w:r>
        <w:r w:rsidRPr="003D744B">
          <w:rPr>
            <w:rStyle w:val="Hyperlink"/>
            <w:noProof/>
          </w:rPr>
          <w:instrText xml:space="preserve"> </w:instrText>
        </w:r>
        <w:r w:rsidRPr="003D744B">
          <w:rPr>
            <w:rStyle w:val="Hyperlink"/>
            <w:noProof/>
          </w:rPr>
          <w:fldChar w:fldCharType="separate"/>
        </w:r>
        <w:r w:rsidRPr="003D744B">
          <w:rPr>
            <w:rStyle w:val="Hyperlink"/>
            <w:noProof/>
          </w:rPr>
          <w:t>3.1.8</w:t>
        </w:r>
        <w:r>
          <w:rPr>
            <w:rFonts w:asciiTheme="minorHAnsi" w:eastAsiaTheme="minorEastAsia" w:hAnsiTheme="minorHAnsi" w:cstheme="minorBidi"/>
            <w:noProof/>
            <w:szCs w:val="22"/>
            <w:lang w:val="en-AU" w:eastAsia="en-AU"/>
          </w:rPr>
          <w:tab/>
        </w:r>
        <w:r w:rsidRPr="003D744B">
          <w:rPr>
            <w:rStyle w:val="Hyperlink"/>
            <w:noProof/>
          </w:rPr>
          <w:t>Delete Properties</w:t>
        </w:r>
        <w:r>
          <w:rPr>
            <w:noProof/>
            <w:webHidden/>
          </w:rPr>
          <w:tab/>
        </w:r>
        <w:r>
          <w:rPr>
            <w:noProof/>
            <w:webHidden/>
          </w:rPr>
          <w:fldChar w:fldCharType="begin"/>
        </w:r>
        <w:r>
          <w:rPr>
            <w:noProof/>
            <w:webHidden/>
          </w:rPr>
          <w:instrText xml:space="preserve"> PAGEREF _Toc329256883 \h </w:instrText>
        </w:r>
      </w:ins>
      <w:r>
        <w:rPr>
          <w:noProof/>
          <w:webHidden/>
        </w:rPr>
      </w:r>
      <w:r>
        <w:rPr>
          <w:noProof/>
          <w:webHidden/>
        </w:rPr>
        <w:fldChar w:fldCharType="separate"/>
      </w:r>
      <w:ins w:id="203" w:author="Avin Mathew" w:date="2012-07-05T13:05:00Z">
        <w:r>
          <w:rPr>
            <w:noProof/>
            <w:webHidden/>
          </w:rPr>
          <w:t>13</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04" w:author="Avin Mathew" w:date="2012-07-05T13:05:00Z"/>
          <w:rFonts w:asciiTheme="minorHAnsi" w:eastAsiaTheme="minorEastAsia" w:hAnsiTheme="minorHAnsi" w:cstheme="minorBidi"/>
          <w:noProof/>
          <w:szCs w:val="22"/>
          <w:lang w:val="en-AU" w:eastAsia="en-AU"/>
        </w:rPr>
      </w:pPr>
      <w:ins w:id="20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"_Toc329256884"</w:instrText>
        </w:r>
        <w:r w:rsidRPr="003D744B">
          <w:rPr>
            <w:rStyle w:val="Hyperlink"/>
            <w:noProof/>
          </w:rPr>
          <w:instrText xml:space="preserve"> </w:instrText>
        </w:r>
        <w:r w:rsidRPr="003D744B">
          <w:rPr>
            <w:rStyle w:val="Hyperlink"/>
            <w:noProof/>
          </w:rPr>
          <w:fldChar w:fldCharType="separate"/>
        </w:r>
        <w:r w:rsidRPr="003D744B">
          <w:rPr>
            <w:rStyle w:val="Hyperlink"/>
            <w:noProof/>
          </w:rPr>
          <w:t>3.2</w:t>
        </w:r>
        <w:r>
          <w:rPr>
            <w:rFonts w:asciiTheme="minorHAnsi" w:eastAsiaTheme="minorEastAsia" w:hAnsiTheme="minorHAnsi" w:cstheme="minorBidi"/>
            <w:noProof/>
            <w:szCs w:val="22"/>
            <w:lang w:val="en-AU" w:eastAsia="en-AU"/>
          </w:rPr>
          <w:tab/>
        </w:r>
        <w:r w:rsidRPr="003D744B">
          <w:rPr>
            <w:rStyle w:val="Hyperlink"/>
            <w:noProof/>
          </w:rPr>
          <w:t>CIR Query Services</w:t>
        </w:r>
        <w:r>
          <w:rPr>
            <w:noProof/>
            <w:webHidden/>
          </w:rPr>
          <w:tab/>
        </w:r>
        <w:r>
          <w:rPr>
            <w:noProof/>
            <w:webHidden/>
          </w:rPr>
          <w:fldChar w:fldCharType="begin"/>
        </w:r>
        <w:r>
          <w:rPr>
            <w:noProof/>
            <w:webHidden/>
          </w:rPr>
          <w:instrText xml:space="preserve"> PAGEREF _Toc329256884 \h </w:instrText>
        </w:r>
      </w:ins>
      <w:r>
        <w:rPr>
          <w:noProof/>
          <w:webHidden/>
        </w:rPr>
      </w:r>
      <w:r>
        <w:rPr>
          <w:noProof/>
          <w:webHidden/>
        </w:rPr>
        <w:fldChar w:fldCharType="separate"/>
      </w:r>
      <w:ins w:id="206"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07" w:author="Avin Mathew" w:date="2012-07-05T13:05:00Z"/>
          <w:rFonts w:asciiTheme="minorHAnsi" w:eastAsiaTheme="minorEastAsia" w:hAnsiTheme="minorHAnsi" w:cstheme="minorBidi"/>
          <w:noProof/>
          <w:szCs w:val="22"/>
          <w:lang w:val="en-AU" w:eastAsia="en-AU"/>
        </w:rPr>
      </w:pPr>
      <w:ins w:id="20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"_Toc329256885"</w:instrText>
        </w:r>
        <w:r w:rsidRPr="003D744B">
          <w:rPr>
            <w:rStyle w:val="Hyperlink"/>
            <w:noProof/>
          </w:rPr>
          <w:instrText xml:space="preserve"> </w:instrText>
        </w:r>
        <w:r w:rsidRPr="003D744B">
          <w:rPr>
            <w:rStyle w:val="Hyperlink"/>
            <w:noProof/>
          </w:rPr>
          <w:fldChar w:fldCharType="separate"/>
        </w:r>
        <w:r w:rsidRPr="003D744B">
          <w:rPr>
            <w:rStyle w:val="Hyperlink"/>
            <w:noProof/>
          </w:rPr>
          <w:t>3.2.1</w:t>
        </w:r>
        <w:r>
          <w:rPr>
            <w:rFonts w:asciiTheme="minorHAnsi" w:eastAsiaTheme="minorEastAsia" w:hAnsiTheme="minorHAnsi" w:cstheme="minorBidi"/>
            <w:noProof/>
            <w:szCs w:val="22"/>
            <w:lang w:val="en-AU" w:eastAsia="en-AU"/>
          </w:rPr>
          <w:tab/>
        </w:r>
        <w:r w:rsidRPr="003D744B">
          <w:rPr>
            <w:rStyle w:val="Hyperlink"/>
            <w:noProof/>
          </w:rPr>
          <w:t>Get Registry</w:t>
        </w:r>
        <w:r>
          <w:rPr>
            <w:noProof/>
            <w:webHidden/>
          </w:rPr>
          <w:tab/>
        </w:r>
        <w:r>
          <w:rPr>
            <w:noProof/>
            <w:webHidden/>
          </w:rPr>
          <w:fldChar w:fldCharType="begin"/>
        </w:r>
        <w:r>
          <w:rPr>
            <w:noProof/>
            <w:webHidden/>
          </w:rPr>
          <w:instrText xml:space="preserve"> PAGEREF _Toc329256885 \h </w:instrText>
        </w:r>
      </w:ins>
      <w:r>
        <w:rPr>
          <w:noProof/>
          <w:webHidden/>
        </w:rPr>
      </w:r>
      <w:r>
        <w:rPr>
          <w:noProof/>
          <w:webHidden/>
        </w:rPr>
        <w:fldChar w:fldCharType="separate"/>
      </w:r>
      <w:ins w:id="209"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0" w:author="Avin Mathew" w:date="2012-07-05T13:05:00Z"/>
          <w:rFonts w:asciiTheme="minorHAnsi" w:eastAsiaTheme="minorEastAsia" w:hAnsiTheme="minorHAnsi" w:cstheme="minorBidi"/>
          <w:noProof/>
          <w:szCs w:val="22"/>
          <w:lang w:val="en-AU" w:eastAsia="en-AU"/>
        </w:rPr>
      </w:pPr>
      <w:ins w:id="21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"_Toc329256886"</w:instrText>
        </w:r>
        <w:r w:rsidRPr="003D744B">
          <w:rPr>
            <w:rStyle w:val="Hyperlink"/>
            <w:noProof/>
          </w:rPr>
          <w:instrText xml:space="preserve"> </w:instrText>
        </w:r>
        <w:r w:rsidRPr="003D744B">
          <w:rPr>
            <w:rStyle w:val="Hyperlink"/>
            <w:noProof/>
          </w:rPr>
          <w:fldChar w:fldCharType="separate"/>
        </w:r>
        <w:r w:rsidRPr="003D744B">
          <w:rPr>
            <w:rStyle w:val="Hyperlink"/>
            <w:noProof/>
          </w:rPr>
          <w:t>3.2.2</w:t>
        </w:r>
        <w:r>
          <w:rPr>
            <w:rFonts w:asciiTheme="minorHAnsi" w:eastAsiaTheme="minorEastAsia" w:hAnsiTheme="minorHAnsi" w:cstheme="minorBidi"/>
            <w:noProof/>
            <w:szCs w:val="22"/>
            <w:lang w:val="en-AU" w:eastAsia="en-AU"/>
          </w:rPr>
          <w:tab/>
        </w:r>
        <w:r w:rsidRPr="003D744B">
          <w:rPr>
            <w:rStyle w:val="Hyperlink"/>
            <w:noProof/>
          </w:rPr>
          <w:t>Get Equivalent Entries</w:t>
        </w:r>
        <w:r>
          <w:rPr>
            <w:noProof/>
            <w:webHidden/>
          </w:rPr>
          <w:tab/>
        </w:r>
        <w:r>
          <w:rPr>
            <w:noProof/>
            <w:webHidden/>
          </w:rPr>
          <w:fldChar w:fldCharType="begin"/>
        </w:r>
        <w:r>
          <w:rPr>
            <w:noProof/>
            <w:webHidden/>
          </w:rPr>
          <w:instrText xml:space="preserve"> PAGEREF _Toc329256886 \h </w:instrText>
        </w:r>
      </w:ins>
      <w:r>
        <w:rPr>
          <w:noProof/>
          <w:webHidden/>
        </w:rPr>
      </w:r>
      <w:r>
        <w:rPr>
          <w:noProof/>
          <w:webHidden/>
        </w:rPr>
        <w:fldChar w:fldCharType="separate"/>
      </w:r>
      <w:ins w:id="212" w:author="Avin Mathew" w:date="2012-07-05T13:05:00Z">
        <w:r>
          <w:rPr>
            <w:noProof/>
            <w:webHidden/>
          </w:rPr>
          <w:t>14</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3" w:author="Avin Mathew" w:date="2012-07-05T13:05:00Z"/>
          <w:rFonts w:asciiTheme="minorHAnsi" w:eastAsiaTheme="minorEastAsia" w:hAnsiTheme="minorHAnsi" w:cstheme="minorBidi"/>
          <w:noProof/>
          <w:szCs w:val="22"/>
          <w:lang w:val="en-AU" w:eastAsia="en-AU"/>
        </w:rPr>
      </w:pPr>
      <w:ins w:id="21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"_Toc329256887"</w:instrText>
        </w:r>
        <w:r w:rsidRPr="003D744B">
          <w:rPr>
            <w:rStyle w:val="Hyperlink"/>
            <w:noProof/>
          </w:rPr>
          <w:instrText xml:space="preserve"> </w:instrText>
        </w:r>
        <w:r w:rsidRPr="003D744B">
          <w:rPr>
            <w:rStyle w:val="Hyperlink"/>
            <w:noProof/>
          </w:rPr>
          <w:fldChar w:fldCharType="separate"/>
        </w:r>
        <w:r w:rsidRPr="003D744B">
          <w:rPr>
            <w:rStyle w:val="Hyperlink"/>
            <w:noProof/>
          </w:rPr>
          <w:t>3.2.3</w:t>
        </w:r>
        <w:r>
          <w:rPr>
            <w:rFonts w:asciiTheme="minorHAnsi" w:eastAsiaTheme="minorEastAsia" w:hAnsiTheme="minorHAnsi" w:cstheme="minorBidi"/>
            <w:noProof/>
            <w:szCs w:val="22"/>
            <w:lang w:val="en-AU" w:eastAsia="en-AU"/>
          </w:rPr>
          <w:tab/>
        </w:r>
        <w:r w:rsidRPr="003D744B">
          <w:rPr>
            <w:rStyle w:val="Hyperlink"/>
            <w:noProof/>
          </w:rPr>
          <w:t>Get Entries By CIRID</w:t>
        </w:r>
        <w:r>
          <w:rPr>
            <w:noProof/>
            <w:webHidden/>
          </w:rPr>
          <w:tab/>
        </w:r>
        <w:r>
          <w:rPr>
            <w:noProof/>
            <w:webHidden/>
          </w:rPr>
          <w:fldChar w:fldCharType="begin"/>
        </w:r>
        <w:r>
          <w:rPr>
            <w:noProof/>
            <w:webHidden/>
          </w:rPr>
          <w:instrText xml:space="preserve"> PAGEREF _Toc329256887 \h </w:instrText>
        </w:r>
      </w:ins>
      <w:r>
        <w:rPr>
          <w:noProof/>
          <w:webHidden/>
        </w:rPr>
      </w:r>
      <w:r>
        <w:rPr>
          <w:noProof/>
          <w:webHidden/>
        </w:rPr>
        <w:fldChar w:fldCharType="separate"/>
      </w:r>
      <w:ins w:id="215"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16" w:author="Avin Mathew" w:date="2012-07-05T13:05:00Z"/>
          <w:rFonts w:asciiTheme="minorHAnsi" w:eastAsiaTheme="minorEastAsia" w:hAnsiTheme="minorHAnsi" w:cstheme="minorBidi"/>
          <w:noProof/>
          <w:szCs w:val="22"/>
          <w:lang w:val="en-AU" w:eastAsia="en-AU"/>
        </w:rPr>
      </w:pPr>
      <w:ins w:id="21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"_Toc329256888"</w:instrText>
        </w:r>
        <w:r w:rsidRPr="003D744B">
          <w:rPr>
            <w:rStyle w:val="Hyperlink"/>
            <w:noProof/>
          </w:rPr>
          <w:instrText xml:space="preserve"> </w:instrText>
        </w:r>
        <w:r w:rsidRPr="003D744B">
          <w:rPr>
            <w:rStyle w:val="Hyperlink"/>
            <w:noProof/>
          </w:rPr>
          <w:fldChar w:fldCharType="separate"/>
        </w:r>
        <w:r w:rsidRPr="003D744B">
          <w:rPr>
            <w:rStyle w:val="Hyperlink"/>
            <w:noProof/>
          </w:rPr>
          <w:t>3.2.4</w:t>
        </w:r>
        <w:r>
          <w:rPr>
            <w:rFonts w:asciiTheme="minorHAnsi" w:eastAsiaTheme="minorEastAsia" w:hAnsiTheme="minorHAnsi" w:cstheme="minorBidi"/>
            <w:noProof/>
            <w:szCs w:val="22"/>
            <w:lang w:val="en-AU" w:eastAsia="en-AU"/>
          </w:rPr>
          <w:tab/>
        </w:r>
        <w:r w:rsidRPr="003D744B">
          <w:rPr>
            <w:rStyle w:val="Hyperlink"/>
            <w:noProof/>
          </w:rPr>
          <w:t>Wildcard Specification</w:t>
        </w:r>
        <w:r>
          <w:rPr>
            <w:noProof/>
            <w:webHidden/>
          </w:rPr>
          <w:tab/>
        </w:r>
        <w:r>
          <w:rPr>
            <w:noProof/>
            <w:webHidden/>
          </w:rPr>
          <w:fldChar w:fldCharType="begin"/>
        </w:r>
        <w:r>
          <w:rPr>
            <w:noProof/>
            <w:webHidden/>
          </w:rPr>
          <w:instrText xml:space="preserve"> PAGEREF _Toc329256888 \h </w:instrText>
        </w:r>
      </w:ins>
      <w:r>
        <w:rPr>
          <w:noProof/>
          <w:webHidden/>
        </w:rPr>
      </w:r>
      <w:r>
        <w:rPr>
          <w:noProof/>
          <w:webHidden/>
        </w:rPr>
        <w:fldChar w:fldCharType="separate"/>
      </w:r>
      <w:ins w:id="218" w:author="Avin Mathew" w:date="2012-07-05T13:05:00Z">
        <w:r>
          <w:rPr>
            <w:noProof/>
            <w:webHidden/>
          </w:rPr>
          <w:t>15</w:t>
        </w:r>
        <w:r>
          <w:rPr>
            <w:noProof/>
            <w:webHidden/>
          </w:rPr>
          <w:fldChar w:fldCharType="end"/>
        </w:r>
        <w:r w:rsidRPr="003D744B">
          <w:rPr>
            <w:rStyle w:val="Hyperlink"/>
            <w:noProof/>
          </w:rPr>
          <w:fldChar w:fldCharType="end"/>
        </w:r>
      </w:ins>
    </w:p>
    <w:p w:rsidR="00F5314C" w:rsidRDefault="00F5314C">
      <w:pPr>
        <w:pStyle w:val="TOC2"/>
        <w:tabs>
          <w:tab w:val="left" w:pos="720"/>
          <w:tab w:val="right" w:leader="dot" w:pos="8630"/>
        </w:tabs>
        <w:rPr>
          <w:ins w:id="219" w:author="Avin Mathew" w:date="2012-07-05T13:05:00Z"/>
          <w:rFonts w:asciiTheme="minorHAnsi" w:eastAsiaTheme="minorEastAsia" w:hAnsiTheme="minorHAnsi" w:cstheme="minorBidi"/>
          <w:noProof/>
          <w:szCs w:val="22"/>
          <w:lang w:val="en-AU" w:eastAsia="en-AU"/>
        </w:rPr>
      </w:pPr>
      <w:ins w:id="22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"_Toc329256889"</w:instrText>
        </w:r>
        <w:r w:rsidRPr="003D744B">
          <w:rPr>
            <w:rStyle w:val="Hyperlink"/>
            <w:noProof/>
          </w:rPr>
          <w:instrText xml:space="preserve"> </w:instrText>
        </w:r>
        <w:r w:rsidRPr="003D744B">
          <w:rPr>
            <w:rStyle w:val="Hyperlink"/>
            <w:noProof/>
          </w:rPr>
          <w:fldChar w:fldCharType="separate"/>
        </w:r>
        <w:r w:rsidRPr="003D744B">
          <w:rPr>
            <w:rStyle w:val="Hyperlink"/>
            <w:noProof/>
          </w:rPr>
          <w:t>3.3</w:t>
        </w:r>
        <w:r>
          <w:rPr>
            <w:rFonts w:asciiTheme="minorHAnsi" w:eastAsiaTheme="minorEastAsia" w:hAnsiTheme="minorHAnsi" w:cstheme="minorBidi"/>
            <w:noProof/>
            <w:szCs w:val="22"/>
            <w:lang w:val="en-AU" w:eastAsia="en-AU"/>
          </w:rPr>
          <w:tab/>
        </w:r>
        <w:r w:rsidRPr="003D744B">
          <w:rPr>
            <w:rStyle w:val="Hyperlink"/>
            <w:noProof/>
          </w:rPr>
          <w:t>Fault Definitions</w:t>
        </w:r>
        <w:r>
          <w:rPr>
            <w:noProof/>
            <w:webHidden/>
          </w:rPr>
          <w:tab/>
        </w:r>
        <w:r>
          <w:rPr>
            <w:noProof/>
            <w:webHidden/>
          </w:rPr>
          <w:fldChar w:fldCharType="begin"/>
        </w:r>
        <w:r>
          <w:rPr>
            <w:noProof/>
            <w:webHidden/>
          </w:rPr>
          <w:instrText xml:space="preserve"> PAGEREF _Toc329256889 \h </w:instrText>
        </w:r>
      </w:ins>
      <w:r>
        <w:rPr>
          <w:noProof/>
          <w:webHidden/>
        </w:rPr>
      </w:r>
      <w:r>
        <w:rPr>
          <w:noProof/>
          <w:webHidden/>
        </w:rPr>
        <w:fldChar w:fldCharType="separate"/>
      </w:r>
      <w:ins w:id="221"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2" w:author="Avin Mathew" w:date="2012-07-05T13:05:00Z"/>
          <w:rFonts w:asciiTheme="minorHAnsi" w:eastAsiaTheme="minorEastAsia" w:hAnsiTheme="minorHAnsi" w:cstheme="minorBidi"/>
          <w:noProof/>
          <w:szCs w:val="22"/>
          <w:lang w:val="en-AU" w:eastAsia="en-AU"/>
        </w:rPr>
      </w:pPr>
      <w:ins w:id="22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"_Toc329256890"</w:instrText>
        </w:r>
        <w:r w:rsidRPr="003D744B">
          <w:rPr>
            <w:rStyle w:val="Hyperlink"/>
            <w:noProof/>
          </w:rPr>
          <w:instrText xml:space="preserve"> </w:instrText>
        </w:r>
        <w:r w:rsidRPr="003D744B">
          <w:rPr>
            <w:rStyle w:val="Hyperlink"/>
            <w:noProof/>
          </w:rPr>
          <w:fldChar w:fldCharType="separate"/>
        </w:r>
        <w:r w:rsidRPr="003D744B">
          <w:rPr>
            <w:rStyle w:val="Hyperlink"/>
            <w:noProof/>
          </w:rPr>
          <w:t>3.3.1</w:t>
        </w:r>
        <w:r>
          <w:rPr>
            <w:rFonts w:asciiTheme="minorHAnsi" w:eastAsiaTheme="minorEastAsia" w:hAnsiTheme="minorHAnsi" w:cstheme="minorBidi"/>
            <w:noProof/>
            <w:szCs w:val="22"/>
            <w:lang w:val="en-AU" w:eastAsia="en-AU"/>
          </w:rPr>
          <w:tab/>
        </w:r>
        <w:r w:rsidRPr="003D744B">
          <w:rPr>
            <w:rStyle w:val="Hyperlink"/>
            <w:noProof/>
          </w:rPr>
          <w:t>CreateRegistryFault</w:t>
        </w:r>
        <w:r>
          <w:rPr>
            <w:noProof/>
            <w:webHidden/>
          </w:rPr>
          <w:tab/>
        </w:r>
        <w:r>
          <w:rPr>
            <w:noProof/>
            <w:webHidden/>
          </w:rPr>
          <w:fldChar w:fldCharType="begin"/>
        </w:r>
        <w:r>
          <w:rPr>
            <w:noProof/>
            <w:webHidden/>
          </w:rPr>
          <w:instrText xml:space="preserve"> PAGEREF _Toc329256890 \h </w:instrText>
        </w:r>
      </w:ins>
      <w:r>
        <w:rPr>
          <w:noProof/>
          <w:webHidden/>
        </w:rPr>
      </w:r>
      <w:r>
        <w:rPr>
          <w:noProof/>
          <w:webHidden/>
        </w:rPr>
        <w:fldChar w:fldCharType="separate"/>
      </w:r>
      <w:ins w:id="224"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5" w:author="Avin Mathew" w:date="2012-07-05T13:05:00Z"/>
          <w:rFonts w:asciiTheme="minorHAnsi" w:eastAsiaTheme="minorEastAsia" w:hAnsiTheme="minorHAnsi" w:cstheme="minorBidi"/>
          <w:noProof/>
          <w:szCs w:val="22"/>
          <w:lang w:val="en-AU" w:eastAsia="en-AU"/>
        </w:rPr>
      </w:pPr>
      <w:ins w:id="22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"_Toc329256891"</w:instrText>
        </w:r>
        <w:r w:rsidRPr="003D744B">
          <w:rPr>
            <w:rStyle w:val="Hyperlink"/>
            <w:noProof/>
          </w:rPr>
          <w:instrText xml:space="preserve"> </w:instrText>
        </w:r>
        <w:r w:rsidRPr="003D744B">
          <w:rPr>
            <w:rStyle w:val="Hyperlink"/>
            <w:noProof/>
          </w:rPr>
          <w:fldChar w:fldCharType="separate"/>
        </w:r>
        <w:r w:rsidRPr="003D744B">
          <w:rPr>
            <w:rStyle w:val="Hyperlink"/>
            <w:noProof/>
          </w:rPr>
          <w:t>3.3.2</w:t>
        </w:r>
        <w:r>
          <w:rPr>
            <w:rFonts w:asciiTheme="minorHAnsi" w:eastAsiaTheme="minorEastAsia" w:hAnsiTheme="minorHAnsi" w:cstheme="minorBidi"/>
            <w:noProof/>
            <w:szCs w:val="22"/>
            <w:lang w:val="en-AU" w:eastAsia="en-AU"/>
          </w:rPr>
          <w:tab/>
        </w:r>
        <w:r w:rsidRPr="003D744B">
          <w:rPr>
            <w:rStyle w:val="Hyperlink"/>
            <w:noProof/>
          </w:rPr>
          <w:t>CreateCategoryFault</w:t>
        </w:r>
        <w:r>
          <w:rPr>
            <w:noProof/>
            <w:webHidden/>
          </w:rPr>
          <w:tab/>
        </w:r>
        <w:r>
          <w:rPr>
            <w:noProof/>
            <w:webHidden/>
          </w:rPr>
          <w:fldChar w:fldCharType="begin"/>
        </w:r>
        <w:r>
          <w:rPr>
            <w:noProof/>
            <w:webHidden/>
          </w:rPr>
          <w:instrText xml:space="preserve"> PAGEREF _Toc329256891 \h </w:instrText>
        </w:r>
      </w:ins>
      <w:r>
        <w:rPr>
          <w:noProof/>
          <w:webHidden/>
        </w:rPr>
      </w:r>
      <w:r>
        <w:rPr>
          <w:noProof/>
          <w:webHidden/>
        </w:rPr>
        <w:fldChar w:fldCharType="separate"/>
      </w:r>
      <w:ins w:id="227"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28" w:author="Avin Mathew" w:date="2012-07-05T13:05:00Z"/>
          <w:rFonts w:asciiTheme="minorHAnsi" w:eastAsiaTheme="minorEastAsia" w:hAnsiTheme="minorHAnsi" w:cstheme="minorBidi"/>
          <w:noProof/>
          <w:szCs w:val="22"/>
          <w:lang w:val="en-AU" w:eastAsia="en-AU"/>
        </w:rPr>
      </w:pPr>
      <w:ins w:id="22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"_Toc329256892"</w:instrText>
        </w:r>
        <w:r w:rsidRPr="003D744B">
          <w:rPr>
            <w:rStyle w:val="Hyperlink"/>
            <w:noProof/>
          </w:rPr>
          <w:instrText xml:space="preserve"> </w:instrText>
        </w:r>
        <w:r w:rsidRPr="003D744B">
          <w:rPr>
            <w:rStyle w:val="Hyperlink"/>
            <w:noProof/>
          </w:rPr>
          <w:fldChar w:fldCharType="separate"/>
        </w:r>
        <w:r w:rsidRPr="003D744B">
          <w:rPr>
            <w:rStyle w:val="Hyperlink"/>
            <w:noProof/>
          </w:rPr>
          <w:t>3.3.3</w:t>
        </w:r>
        <w:r>
          <w:rPr>
            <w:rFonts w:asciiTheme="minorHAnsi" w:eastAsiaTheme="minorEastAsia" w:hAnsiTheme="minorHAnsi" w:cstheme="minorBidi"/>
            <w:noProof/>
            <w:szCs w:val="22"/>
            <w:lang w:val="en-AU" w:eastAsia="en-AU"/>
          </w:rPr>
          <w:tab/>
        </w:r>
        <w:r w:rsidRPr="003D744B">
          <w:rPr>
            <w:rStyle w:val="Hyperlink"/>
            <w:noProof/>
          </w:rPr>
          <w:t>RegistryNotFoundFault</w:t>
        </w:r>
        <w:r>
          <w:rPr>
            <w:noProof/>
            <w:webHidden/>
          </w:rPr>
          <w:tab/>
        </w:r>
        <w:r>
          <w:rPr>
            <w:noProof/>
            <w:webHidden/>
          </w:rPr>
          <w:fldChar w:fldCharType="begin"/>
        </w:r>
        <w:r>
          <w:rPr>
            <w:noProof/>
            <w:webHidden/>
          </w:rPr>
          <w:instrText xml:space="preserve"> PAGEREF _Toc329256892 \h </w:instrText>
        </w:r>
      </w:ins>
      <w:r>
        <w:rPr>
          <w:noProof/>
          <w:webHidden/>
        </w:rPr>
      </w:r>
      <w:r>
        <w:rPr>
          <w:noProof/>
          <w:webHidden/>
        </w:rPr>
        <w:fldChar w:fldCharType="separate"/>
      </w:r>
      <w:ins w:id="230"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1" w:author="Avin Mathew" w:date="2012-07-05T13:05:00Z"/>
          <w:rFonts w:asciiTheme="minorHAnsi" w:eastAsiaTheme="minorEastAsia" w:hAnsiTheme="minorHAnsi" w:cstheme="minorBidi"/>
          <w:noProof/>
          <w:szCs w:val="22"/>
          <w:lang w:val="en-AU" w:eastAsia="en-AU"/>
        </w:rPr>
      </w:pPr>
      <w:ins w:id="23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"_Toc329256893"</w:instrText>
        </w:r>
        <w:r w:rsidRPr="003D744B">
          <w:rPr>
            <w:rStyle w:val="Hyperlink"/>
            <w:noProof/>
          </w:rPr>
          <w:instrText xml:space="preserve"> </w:instrText>
        </w:r>
        <w:r w:rsidRPr="003D744B">
          <w:rPr>
            <w:rStyle w:val="Hyperlink"/>
            <w:noProof/>
          </w:rPr>
          <w:fldChar w:fldCharType="separate"/>
        </w:r>
        <w:r w:rsidRPr="003D744B">
          <w:rPr>
            <w:rStyle w:val="Hyperlink"/>
            <w:noProof/>
          </w:rPr>
          <w:t>3.3.4</w:t>
        </w:r>
        <w:r>
          <w:rPr>
            <w:rFonts w:asciiTheme="minorHAnsi" w:eastAsiaTheme="minorEastAsia" w:hAnsiTheme="minorHAnsi" w:cstheme="minorBidi"/>
            <w:noProof/>
            <w:szCs w:val="22"/>
            <w:lang w:val="en-AU" w:eastAsia="en-AU"/>
          </w:rPr>
          <w:tab/>
        </w:r>
        <w:r w:rsidRPr="003D744B">
          <w:rPr>
            <w:rStyle w:val="Hyperlink"/>
            <w:noProof/>
          </w:rPr>
          <w:t>CategoryNotFoundFault</w:t>
        </w:r>
        <w:r>
          <w:rPr>
            <w:noProof/>
            <w:webHidden/>
          </w:rPr>
          <w:tab/>
        </w:r>
        <w:r>
          <w:rPr>
            <w:noProof/>
            <w:webHidden/>
          </w:rPr>
          <w:fldChar w:fldCharType="begin"/>
        </w:r>
        <w:r>
          <w:rPr>
            <w:noProof/>
            <w:webHidden/>
          </w:rPr>
          <w:instrText xml:space="preserve"> PAGEREF _Toc329256893 \h </w:instrText>
        </w:r>
      </w:ins>
      <w:r>
        <w:rPr>
          <w:noProof/>
          <w:webHidden/>
        </w:rPr>
      </w:r>
      <w:r>
        <w:rPr>
          <w:noProof/>
          <w:webHidden/>
        </w:rPr>
        <w:fldChar w:fldCharType="separate"/>
      </w:r>
      <w:ins w:id="233"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4" w:author="Avin Mathew" w:date="2012-07-05T13:05:00Z"/>
          <w:rFonts w:asciiTheme="minorHAnsi" w:eastAsiaTheme="minorEastAsia" w:hAnsiTheme="minorHAnsi" w:cstheme="minorBidi"/>
          <w:noProof/>
          <w:szCs w:val="22"/>
          <w:lang w:val="en-AU" w:eastAsia="en-AU"/>
        </w:rPr>
      </w:pPr>
      <w:ins w:id="23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"_Toc329256894"</w:instrText>
        </w:r>
        <w:r w:rsidRPr="003D744B">
          <w:rPr>
            <w:rStyle w:val="Hyperlink"/>
            <w:noProof/>
          </w:rPr>
          <w:instrText xml:space="preserve"> </w:instrText>
        </w:r>
        <w:r w:rsidRPr="003D744B">
          <w:rPr>
            <w:rStyle w:val="Hyperlink"/>
            <w:noProof/>
          </w:rPr>
          <w:fldChar w:fldCharType="separate"/>
        </w:r>
        <w:r w:rsidRPr="003D744B">
          <w:rPr>
            <w:rStyle w:val="Hyperlink"/>
            <w:noProof/>
          </w:rPr>
          <w:t>3.3.5</w:t>
        </w:r>
        <w:r>
          <w:rPr>
            <w:rFonts w:asciiTheme="minorHAnsi" w:eastAsiaTheme="minorEastAsia" w:hAnsiTheme="minorHAnsi" w:cstheme="minorBidi"/>
            <w:noProof/>
            <w:szCs w:val="22"/>
            <w:lang w:val="en-AU" w:eastAsia="en-AU"/>
          </w:rPr>
          <w:tab/>
        </w:r>
        <w:r w:rsidRPr="003D744B">
          <w:rPr>
            <w:rStyle w:val="Hyperlink"/>
            <w:noProof/>
          </w:rPr>
          <w:t>EntryNotFoundFault</w:t>
        </w:r>
        <w:r>
          <w:rPr>
            <w:noProof/>
            <w:webHidden/>
          </w:rPr>
          <w:tab/>
        </w:r>
        <w:r>
          <w:rPr>
            <w:noProof/>
            <w:webHidden/>
          </w:rPr>
          <w:fldChar w:fldCharType="begin"/>
        </w:r>
        <w:r>
          <w:rPr>
            <w:noProof/>
            <w:webHidden/>
          </w:rPr>
          <w:instrText xml:space="preserve"> PAGEREF _Toc329256894 \h </w:instrText>
        </w:r>
      </w:ins>
      <w:r>
        <w:rPr>
          <w:noProof/>
          <w:webHidden/>
        </w:rPr>
      </w:r>
      <w:r>
        <w:rPr>
          <w:noProof/>
          <w:webHidden/>
        </w:rPr>
        <w:fldChar w:fldCharType="separate"/>
      </w:r>
      <w:ins w:id="236" w:author="Avin Mathew" w:date="2012-07-05T13:05:00Z">
        <w:r>
          <w:rPr>
            <w:noProof/>
            <w:webHidden/>
          </w:rPr>
          <w:t>16</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37" w:author="Avin Mathew" w:date="2012-07-05T13:05:00Z"/>
          <w:rFonts w:asciiTheme="minorHAnsi" w:eastAsiaTheme="minorEastAsia" w:hAnsiTheme="minorHAnsi" w:cstheme="minorBidi"/>
          <w:noProof/>
          <w:szCs w:val="22"/>
          <w:lang w:val="en-AU" w:eastAsia="en-AU"/>
        </w:rPr>
      </w:pPr>
      <w:ins w:id="23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"_Toc329256895"</w:instrText>
        </w:r>
        <w:r w:rsidRPr="003D744B">
          <w:rPr>
            <w:rStyle w:val="Hyperlink"/>
            <w:noProof/>
          </w:rPr>
          <w:instrText xml:space="preserve"> </w:instrText>
        </w:r>
        <w:r w:rsidRPr="003D744B">
          <w:rPr>
            <w:rStyle w:val="Hyperlink"/>
            <w:noProof/>
          </w:rPr>
          <w:fldChar w:fldCharType="separate"/>
        </w:r>
        <w:r w:rsidRPr="003D744B">
          <w:rPr>
            <w:rStyle w:val="Hyperlink"/>
            <w:noProof/>
          </w:rPr>
          <w:t>3.3.6</w:t>
        </w:r>
        <w:r>
          <w:rPr>
            <w:rFonts w:asciiTheme="minorHAnsi" w:eastAsiaTheme="minorEastAsia" w:hAnsiTheme="minorHAnsi" w:cstheme="minorBidi"/>
            <w:noProof/>
            <w:szCs w:val="22"/>
            <w:lang w:val="en-AU" w:eastAsia="en-AU"/>
          </w:rPr>
          <w:tab/>
        </w:r>
        <w:r w:rsidRPr="003D744B">
          <w:rPr>
            <w:rStyle w:val="Hyperlink"/>
            <w:noProof/>
          </w:rPr>
          <w:t>PropertyNotFoundFault</w:t>
        </w:r>
        <w:r>
          <w:rPr>
            <w:noProof/>
            <w:webHidden/>
          </w:rPr>
          <w:tab/>
        </w:r>
        <w:r>
          <w:rPr>
            <w:noProof/>
            <w:webHidden/>
          </w:rPr>
          <w:fldChar w:fldCharType="begin"/>
        </w:r>
        <w:r>
          <w:rPr>
            <w:noProof/>
            <w:webHidden/>
          </w:rPr>
          <w:instrText xml:space="preserve"> PAGEREF _Toc329256895 \h </w:instrText>
        </w:r>
      </w:ins>
      <w:r>
        <w:rPr>
          <w:noProof/>
          <w:webHidden/>
        </w:rPr>
      </w:r>
      <w:r>
        <w:rPr>
          <w:noProof/>
          <w:webHidden/>
        </w:rPr>
        <w:fldChar w:fldCharType="separate"/>
      </w:r>
      <w:ins w:id="239"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0" w:author="Avin Mathew" w:date="2012-07-05T13:05:00Z"/>
          <w:rFonts w:asciiTheme="minorHAnsi" w:eastAsiaTheme="minorEastAsia" w:hAnsiTheme="minorHAnsi" w:cstheme="minorBidi"/>
          <w:noProof/>
          <w:szCs w:val="22"/>
          <w:lang w:val="en-AU" w:eastAsia="en-AU"/>
        </w:rPr>
      </w:pPr>
      <w:ins w:id="24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"_Toc329256896"</w:instrText>
        </w:r>
        <w:r w:rsidRPr="003D744B">
          <w:rPr>
            <w:rStyle w:val="Hyperlink"/>
            <w:noProof/>
          </w:rPr>
          <w:instrText xml:space="preserve"> </w:instrText>
        </w:r>
        <w:r w:rsidRPr="003D744B">
          <w:rPr>
            <w:rStyle w:val="Hyperlink"/>
            <w:noProof/>
          </w:rPr>
          <w:fldChar w:fldCharType="separate"/>
        </w:r>
        <w:r w:rsidRPr="003D744B">
          <w:rPr>
            <w:rStyle w:val="Hyperlink"/>
            <w:noProof/>
          </w:rPr>
          <w:t>3.3.7</w:t>
        </w:r>
        <w:r>
          <w:rPr>
            <w:rFonts w:asciiTheme="minorHAnsi" w:eastAsiaTheme="minorEastAsia" w:hAnsiTheme="minorHAnsi" w:cstheme="minorBidi"/>
            <w:noProof/>
            <w:szCs w:val="22"/>
            <w:lang w:val="en-AU" w:eastAsia="en-AU"/>
          </w:rPr>
          <w:tab/>
        </w:r>
        <w:r w:rsidRPr="003D744B">
          <w:rPr>
            <w:rStyle w:val="Hyperlink"/>
            <w:noProof/>
          </w:rPr>
          <w:t>DuplicateEntryFault</w:t>
        </w:r>
        <w:r>
          <w:rPr>
            <w:noProof/>
            <w:webHidden/>
          </w:rPr>
          <w:tab/>
        </w:r>
        <w:r>
          <w:rPr>
            <w:noProof/>
            <w:webHidden/>
          </w:rPr>
          <w:fldChar w:fldCharType="begin"/>
        </w:r>
        <w:r>
          <w:rPr>
            <w:noProof/>
            <w:webHidden/>
          </w:rPr>
          <w:instrText xml:space="preserve"> PAGEREF _Toc329256896 \h </w:instrText>
        </w:r>
      </w:ins>
      <w:r>
        <w:rPr>
          <w:noProof/>
          <w:webHidden/>
        </w:rPr>
      </w:r>
      <w:r>
        <w:rPr>
          <w:noProof/>
          <w:webHidden/>
        </w:rPr>
        <w:fldChar w:fldCharType="separate"/>
      </w:r>
      <w:ins w:id="242"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3"/>
        <w:tabs>
          <w:tab w:val="left" w:pos="1200"/>
          <w:tab w:val="right" w:leader="dot" w:pos="8630"/>
        </w:tabs>
        <w:rPr>
          <w:ins w:id="243" w:author="Avin Mathew" w:date="2012-07-05T13:05:00Z"/>
          <w:rFonts w:asciiTheme="minorHAnsi" w:eastAsiaTheme="minorEastAsia" w:hAnsiTheme="minorHAnsi" w:cstheme="minorBidi"/>
          <w:noProof/>
          <w:szCs w:val="22"/>
          <w:lang w:val="en-AU" w:eastAsia="en-AU"/>
        </w:rPr>
      </w:pPr>
      <w:ins w:id="244"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"_Toc329256897"</w:instrText>
        </w:r>
        <w:r w:rsidRPr="003D744B">
          <w:rPr>
            <w:rStyle w:val="Hyperlink"/>
            <w:noProof/>
          </w:rPr>
          <w:instrText xml:space="preserve"> </w:instrText>
        </w:r>
        <w:r w:rsidRPr="003D744B">
          <w:rPr>
            <w:rStyle w:val="Hyperlink"/>
            <w:noProof/>
          </w:rPr>
          <w:fldChar w:fldCharType="separate"/>
        </w:r>
        <w:r w:rsidRPr="003D744B">
          <w:rPr>
            <w:rStyle w:val="Hyperlink"/>
            <w:noProof/>
          </w:rPr>
          <w:t>3.3.8</w:t>
        </w:r>
        <w:r>
          <w:rPr>
            <w:rFonts w:asciiTheme="minorHAnsi" w:eastAsiaTheme="minorEastAsia" w:hAnsiTheme="minorHAnsi" w:cstheme="minorBidi"/>
            <w:noProof/>
            <w:szCs w:val="22"/>
            <w:lang w:val="en-AU" w:eastAsia="en-AU"/>
          </w:rPr>
          <w:tab/>
        </w:r>
        <w:r w:rsidRPr="003D744B">
          <w:rPr>
            <w:rStyle w:val="Hyperlink"/>
            <w:noProof/>
          </w:rPr>
          <w:t>DuplicatePropertyFault</w:t>
        </w:r>
        <w:r>
          <w:rPr>
            <w:noProof/>
            <w:webHidden/>
          </w:rPr>
          <w:tab/>
        </w:r>
        <w:r>
          <w:rPr>
            <w:noProof/>
            <w:webHidden/>
          </w:rPr>
          <w:fldChar w:fldCharType="begin"/>
        </w:r>
        <w:r>
          <w:rPr>
            <w:noProof/>
            <w:webHidden/>
          </w:rPr>
          <w:instrText xml:space="preserve"> PAGEREF _Toc329256897 \h </w:instrText>
        </w:r>
      </w:ins>
      <w:r>
        <w:rPr>
          <w:noProof/>
          <w:webHidden/>
        </w:rPr>
      </w:r>
      <w:r>
        <w:rPr>
          <w:noProof/>
          <w:webHidden/>
        </w:rPr>
        <w:fldChar w:fldCharType="separate"/>
      </w:r>
      <w:ins w:id="245" w:author="Avin Mathew" w:date="2012-07-05T13:05:00Z">
        <w:r>
          <w:rPr>
            <w:noProof/>
            <w:webHidden/>
          </w:rPr>
          <w:t>17</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46" w:author="Avin Mathew" w:date="2012-07-05T13:05:00Z"/>
          <w:rFonts w:asciiTheme="minorHAnsi" w:eastAsiaTheme="minorEastAsia" w:hAnsiTheme="minorHAnsi" w:cstheme="minorBidi"/>
          <w:noProof/>
          <w:szCs w:val="22"/>
          <w:lang w:val="en-AU" w:eastAsia="en-AU"/>
        </w:rPr>
      </w:pPr>
      <w:ins w:id="247"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"_Toc329256898"</w:instrText>
        </w:r>
        <w:r w:rsidRPr="003D744B">
          <w:rPr>
            <w:rStyle w:val="Hyperlink"/>
            <w:noProof/>
          </w:rPr>
          <w:instrText xml:space="preserve"> </w:instrText>
        </w:r>
        <w:r w:rsidRPr="003D744B">
          <w:rPr>
            <w:rStyle w:val="Hyperlink"/>
            <w:noProof/>
          </w:rPr>
          <w:fldChar w:fldCharType="separate"/>
        </w:r>
        <w:r w:rsidRPr="003D744B">
          <w:rPr>
            <w:rStyle w:val="Hyperlink"/>
            <w:noProof/>
          </w:rPr>
          <w:t>ParentEntityID</w:t>
        </w:r>
        <w:r>
          <w:rPr>
            <w:noProof/>
            <w:webHidden/>
          </w:rPr>
          <w:tab/>
        </w:r>
        <w:r>
          <w:rPr>
            <w:noProof/>
            <w:webHidden/>
          </w:rPr>
          <w:fldChar w:fldCharType="begin"/>
        </w:r>
        <w:r>
          <w:rPr>
            <w:noProof/>
            <w:webHidden/>
          </w:rPr>
          <w:instrText xml:space="preserve"> PAGEREF _Toc329256898 \h </w:instrText>
        </w:r>
      </w:ins>
      <w:r>
        <w:rPr>
          <w:noProof/>
          <w:webHidden/>
        </w:rPr>
      </w:r>
      <w:r>
        <w:rPr>
          <w:noProof/>
          <w:webHidden/>
        </w:rPr>
        <w:fldChar w:fldCharType="separate"/>
      </w:r>
      <w:ins w:id="248"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49" w:author="Avin Mathew" w:date="2012-07-05T13:05:00Z"/>
          <w:rFonts w:asciiTheme="minorHAnsi" w:eastAsiaTheme="minorEastAsia" w:hAnsiTheme="minorHAnsi" w:cstheme="minorBidi"/>
          <w:noProof/>
          <w:szCs w:val="22"/>
          <w:lang w:val="en-AU" w:eastAsia="en-AU"/>
        </w:rPr>
      </w:pPr>
      <w:ins w:id="250"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"_Toc329256899"</w:instrText>
        </w:r>
        <w:r w:rsidRPr="003D744B">
          <w:rPr>
            <w:rStyle w:val="Hyperlink"/>
            <w:noProof/>
          </w:rPr>
          <w:instrText xml:space="preserve"> </w:instrText>
        </w:r>
        <w:r w:rsidRPr="003D744B">
          <w:rPr>
            <w:rStyle w:val="Hyperlink"/>
            <w:noProof/>
          </w:rPr>
          <w:fldChar w:fldCharType="separate"/>
        </w:r>
        <w:r w:rsidRPr="003D744B">
          <w:rPr>
            <w:rStyle w:val="Hyperlink"/>
            <w:noProof/>
          </w:rPr>
          <w:t>ChildEntityID</w:t>
        </w:r>
        <w:r>
          <w:rPr>
            <w:noProof/>
            <w:webHidden/>
          </w:rPr>
          <w:tab/>
        </w:r>
        <w:r>
          <w:rPr>
            <w:noProof/>
            <w:webHidden/>
          </w:rPr>
          <w:fldChar w:fldCharType="begin"/>
        </w:r>
        <w:r>
          <w:rPr>
            <w:noProof/>
            <w:webHidden/>
          </w:rPr>
          <w:instrText xml:space="preserve"> PAGEREF _Toc329256899 \h </w:instrText>
        </w:r>
      </w:ins>
      <w:r>
        <w:rPr>
          <w:noProof/>
          <w:webHidden/>
        </w:rPr>
      </w:r>
      <w:r>
        <w:rPr>
          <w:noProof/>
          <w:webHidden/>
        </w:rPr>
        <w:fldChar w:fldCharType="separate"/>
      </w:r>
      <w:ins w:id="251"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2" w:author="Avin Mathew" w:date="2012-07-05T13:05:00Z"/>
          <w:rFonts w:asciiTheme="minorHAnsi" w:eastAsiaTheme="minorEastAsia" w:hAnsiTheme="minorHAnsi" w:cstheme="minorBidi"/>
          <w:noProof/>
          <w:szCs w:val="22"/>
          <w:lang w:val="en-AU" w:eastAsia="en-AU"/>
        </w:rPr>
      </w:pPr>
      <w:ins w:id="253"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"_Toc329256900"</w:instrText>
        </w:r>
        <w:r w:rsidRPr="003D744B">
          <w:rPr>
            <w:rStyle w:val="Hyperlink"/>
            <w:noProof/>
          </w:rPr>
          <w:instrText xml:space="preserve"> </w:instrText>
        </w:r>
        <w:r w:rsidRPr="003D744B">
          <w:rPr>
            <w:rStyle w:val="Hyperlink"/>
            <w:noProof/>
          </w:rPr>
          <w:fldChar w:fldCharType="separate"/>
        </w:r>
        <w:r w:rsidRPr="003D744B">
          <w:rPr>
            <w:rStyle w:val="Hyperlink"/>
            <w:noProof/>
          </w:rPr>
          <w:t>PossibleEquivalentEntryID</w:t>
        </w:r>
        <w:r>
          <w:rPr>
            <w:noProof/>
            <w:webHidden/>
          </w:rPr>
          <w:tab/>
        </w:r>
        <w:r>
          <w:rPr>
            <w:noProof/>
            <w:webHidden/>
          </w:rPr>
          <w:fldChar w:fldCharType="begin"/>
        </w:r>
        <w:r>
          <w:rPr>
            <w:noProof/>
            <w:webHidden/>
          </w:rPr>
          <w:instrText xml:space="preserve"> PAGEREF _Toc329256900 \h </w:instrText>
        </w:r>
      </w:ins>
      <w:r>
        <w:rPr>
          <w:noProof/>
          <w:webHidden/>
        </w:rPr>
      </w:r>
      <w:r>
        <w:rPr>
          <w:noProof/>
          <w:webHidden/>
        </w:rPr>
        <w:fldChar w:fldCharType="separate"/>
      </w:r>
      <w:ins w:id="254" w:author="Avin Mathew" w:date="2012-07-05T13:05:00Z">
        <w:r>
          <w:rPr>
            <w:noProof/>
            <w:webHidden/>
          </w:rPr>
          <w:t>18</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5" w:author="Avin Mathew" w:date="2012-07-05T13:05:00Z"/>
          <w:rFonts w:asciiTheme="minorHAnsi" w:eastAsiaTheme="minorEastAsia" w:hAnsiTheme="minorHAnsi" w:cstheme="minorBidi"/>
          <w:noProof/>
          <w:szCs w:val="22"/>
          <w:lang w:val="en-AU" w:eastAsia="en-AU"/>
        </w:rPr>
      </w:pPr>
      <w:ins w:id="256"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"_Toc329256901"</w:instrText>
        </w:r>
        <w:r w:rsidRPr="003D744B">
          <w:rPr>
            <w:rStyle w:val="Hyperlink"/>
            <w:noProof/>
          </w:rPr>
          <w:instrText xml:space="preserve"> </w:instrText>
        </w:r>
        <w:r w:rsidRPr="003D744B">
          <w:rPr>
            <w:rStyle w:val="Hyperlink"/>
            <w:noProof/>
          </w:rPr>
          <w:fldChar w:fldCharType="separate"/>
        </w:r>
        <w:r w:rsidRPr="003D744B">
          <w:rPr>
            <w:rStyle w:val="Hyperlink"/>
            <w:noProof/>
          </w:rPr>
          <w:t>BOD Catalogue</w:t>
        </w:r>
        <w:r>
          <w:rPr>
            <w:noProof/>
            <w:webHidden/>
          </w:rPr>
          <w:tab/>
        </w:r>
        <w:r>
          <w:rPr>
            <w:noProof/>
            <w:webHidden/>
          </w:rPr>
          <w:fldChar w:fldCharType="begin"/>
        </w:r>
        <w:r>
          <w:rPr>
            <w:noProof/>
            <w:webHidden/>
          </w:rPr>
          <w:instrText xml:space="preserve"> PAGEREF _Toc329256901 \h </w:instrText>
        </w:r>
      </w:ins>
      <w:r>
        <w:rPr>
          <w:noProof/>
          <w:webHidden/>
        </w:rPr>
      </w:r>
      <w:r>
        <w:rPr>
          <w:noProof/>
          <w:webHidden/>
        </w:rPr>
        <w:fldChar w:fldCharType="separate"/>
      </w:r>
      <w:ins w:id="257"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58" w:author="Avin Mathew" w:date="2012-07-05T13:05:00Z"/>
          <w:rFonts w:asciiTheme="minorHAnsi" w:eastAsiaTheme="minorEastAsia" w:hAnsiTheme="minorHAnsi" w:cstheme="minorBidi"/>
          <w:noProof/>
          <w:szCs w:val="22"/>
          <w:lang w:val="en-AU" w:eastAsia="en-AU"/>
        </w:rPr>
      </w:pPr>
      <w:ins w:id="259"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"_Toc329256902"</w:instrText>
        </w:r>
        <w:r w:rsidRPr="003D744B">
          <w:rPr>
            <w:rStyle w:val="Hyperlink"/>
            <w:noProof/>
          </w:rPr>
          <w:instrText xml:space="preserve"> </w:instrText>
        </w:r>
        <w:r w:rsidRPr="003D744B">
          <w:rPr>
            <w:rStyle w:val="Hyperlink"/>
            <w:noProof/>
          </w:rPr>
          <w:fldChar w:fldCharType="separate"/>
        </w:r>
        <w:r w:rsidRPr="003D744B">
          <w:rPr>
            <w:rStyle w:val="Hyperlink"/>
            <w:noProof/>
          </w:rPr>
          <w:t>Request/Response BODs</w:t>
        </w:r>
        <w:r>
          <w:rPr>
            <w:noProof/>
            <w:webHidden/>
          </w:rPr>
          <w:tab/>
        </w:r>
        <w:r>
          <w:rPr>
            <w:noProof/>
            <w:webHidden/>
          </w:rPr>
          <w:fldChar w:fldCharType="begin"/>
        </w:r>
        <w:r>
          <w:rPr>
            <w:noProof/>
            <w:webHidden/>
          </w:rPr>
          <w:instrText xml:space="preserve"> PAGEREF _Toc329256902 \h </w:instrText>
        </w:r>
      </w:ins>
      <w:r>
        <w:rPr>
          <w:noProof/>
          <w:webHidden/>
        </w:rPr>
      </w:r>
      <w:r>
        <w:rPr>
          <w:noProof/>
          <w:webHidden/>
        </w:rPr>
        <w:fldChar w:fldCharType="separate"/>
      </w:r>
      <w:ins w:id="260" w:author="Avin Mathew" w:date="2012-07-05T13:05:00Z">
        <w:r>
          <w:rPr>
            <w:noProof/>
            <w:webHidden/>
          </w:rPr>
          <w:t>19</w:t>
        </w:r>
        <w:r>
          <w:rPr>
            <w:noProof/>
            <w:webHidden/>
          </w:rPr>
          <w:fldChar w:fldCharType="end"/>
        </w:r>
        <w:r w:rsidRPr="003D744B">
          <w:rPr>
            <w:rStyle w:val="Hyperlink"/>
            <w:noProof/>
          </w:rPr>
          <w:fldChar w:fldCharType="end"/>
        </w:r>
      </w:ins>
    </w:p>
    <w:p w:rsidR="00F5314C" w:rsidRDefault="00F5314C">
      <w:pPr>
        <w:pStyle w:val="TOC2"/>
        <w:tabs>
          <w:tab w:val="right" w:leader="dot" w:pos="8630"/>
        </w:tabs>
        <w:rPr>
          <w:ins w:id="261" w:author="Avin Mathew" w:date="2012-07-05T13:05:00Z"/>
          <w:rFonts w:asciiTheme="minorHAnsi" w:eastAsiaTheme="minorEastAsia" w:hAnsiTheme="minorHAnsi" w:cstheme="minorBidi"/>
          <w:noProof/>
          <w:szCs w:val="22"/>
          <w:lang w:val="en-AU" w:eastAsia="en-AU"/>
        </w:rPr>
      </w:pPr>
      <w:ins w:id="262"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"_Toc329256903"</w:instrText>
        </w:r>
        <w:r w:rsidRPr="003D744B">
          <w:rPr>
            <w:rStyle w:val="Hyperlink"/>
            <w:noProof/>
          </w:rPr>
          <w:instrText xml:space="preserve"> </w:instrText>
        </w:r>
        <w:r w:rsidRPr="003D744B">
          <w:rPr>
            <w:rStyle w:val="Hyperlink"/>
            <w:noProof/>
          </w:rPr>
          <w:fldChar w:fldCharType="separate"/>
        </w:r>
        <w:r w:rsidRPr="003D744B">
          <w:rPr>
            <w:rStyle w:val="Hyperlink"/>
            <w:noProof/>
          </w:rPr>
          <w:t>CIR Usage of BOD Elements</w:t>
        </w:r>
        <w:r>
          <w:rPr>
            <w:noProof/>
            <w:webHidden/>
          </w:rPr>
          <w:tab/>
        </w:r>
        <w:r>
          <w:rPr>
            <w:noProof/>
            <w:webHidden/>
          </w:rPr>
          <w:fldChar w:fldCharType="begin"/>
        </w:r>
        <w:r>
          <w:rPr>
            <w:noProof/>
            <w:webHidden/>
          </w:rPr>
          <w:instrText xml:space="preserve"> PAGEREF _Toc329256903 \h </w:instrText>
        </w:r>
      </w:ins>
      <w:r>
        <w:rPr>
          <w:noProof/>
          <w:webHidden/>
        </w:rPr>
      </w:r>
      <w:r>
        <w:rPr>
          <w:noProof/>
          <w:webHidden/>
        </w:rPr>
        <w:fldChar w:fldCharType="separate"/>
      </w:r>
      <w:ins w:id="263"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64" w:author="Avin Mathew" w:date="2012-07-05T13:05:00Z"/>
          <w:rFonts w:asciiTheme="minorHAnsi" w:eastAsiaTheme="minorEastAsia" w:hAnsiTheme="minorHAnsi" w:cstheme="minorBidi"/>
          <w:noProof/>
          <w:szCs w:val="22"/>
          <w:lang w:val="en-AU" w:eastAsia="en-AU"/>
        </w:rPr>
      </w:pPr>
      <w:ins w:id="265"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"_Toc329256904"</w:instrText>
        </w:r>
        <w:r w:rsidRPr="003D744B">
          <w:rPr>
            <w:rStyle w:val="Hyperlink"/>
            <w:noProof/>
          </w:rPr>
          <w:instrText xml:space="preserve"> </w:instrText>
        </w:r>
        <w:r w:rsidRPr="003D744B">
          <w:rPr>
            <w:rStyle w:val="Hyperlink"/>
            <w:noProof/>
          </w:rPr>
          <w:fldChar w:fldCharType="separate"/>
        </w:r>
        <w:r w:rsidRPr="003D744B">
          <w:rPr>
            <w:rStyle w:val="Hyperlink"/>
            <w:noProof/>
          </w:rPr>
          <w:t>BOD Attributes</w:t>
        </w:r>
        <w:r>
          <w:rPr>
            <w:noProof/>
            <w:webHidden/>
          </w:rPr>
          <w:tab/>
        </w:r>
        <w:r>
          <w:rPr>
            <w:noProof/>
            <w:webHidden/>
          </w:rPr>
          <w:fldChar w:fldCharType="begin"/>
        </w:r>
        <w:r>
          <w:rPr>
            <w:noProof/>
            <w:webHidden/>
          </w:rPr>
          <w:instrText xml:space="preserve"> PAGEREF _Toc329256904 \h </w:instrText>
        </w:r>
      </w:ins>
      <w:r>
        <w:rPr>
          <w:noProof/>
          <w:webHidden/>
        </w:rPr>
      </w:r>
      <w:r>
        <w:rPr>
          <w:noProof/>
          <w:webHidden/>
        </w:rPr>
        <w:fldChar w:fldCharType="separate"/>
      </w:r>
      <w:ins w:id="266"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67" w:author="Avin Mathew" w:date="2012-07-05T13:05:00Z"/>
          <w:rFonts w:asciiTheme="minorHAnsi" w:eastAsiaTheme="minorEastAsia" w:hAnsiTheme="minorHAnsi" w:cstheme="minorBidi"/>
          <w:noProof/>
          <w:szCs w:val="22"/>
          <w:lang w:val="en-AU" w:eastAsia="en-AU"/>
        </w:rPr>
      </w:pPr>
      <w:ins w:id="268"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"_Toc329256905"</w:instrText>
        </w:r>
        <w:r w:rsidRPr="003D744B">
          <w:rPr>
            <w:rStyle w:val="Hyperlink"/>
            <w:noProof/>
          </w:rPr>
          <w:instrText xml:space="preserve"> </w:instrText>
        </w:r>
        <w:r w:rsidRPr="003D744B">
          <w:rPr>
            <w:rStyle w:val="Hyperlink"/>
            <w:noProof/>
          </w:rPr>
          <w:fldChar w:fldCharType="separate"/>
        </w:r>
        <w:r w:rsidRPr="003D744B">
          <w:rPr>
            <w:rStyle w:val="Hyperlink"/>
            <w:noProof/>
          </w:rPr>
          <w:t>Application Area</w:t>
        </w:r>
        <w:r>
          <w:rPr>
            <w:noProof/>
            <w:webHidden/>
          </w:rPr>
          <w:tab/>
        </w:r>
        <w:r>
          <w:rPr>
            <w:noProof/>
            <w:webHidden/>
          </w:rPr>
          <w:fldChar w:fldCharType="begin"/>
        </w:r>
        <w:r>
          <w:rPr>
            <w:noProof/>
            <w:webHidden/>
          </w:rPr>
          <w:instrText xml:space="preserve"> PAGEREF _Toc329256905 \h </w:instrText>
        </w:r>
      </w:ins>
      <w:r>
        <w:rPr>
          <w:noProof/>
          <w:webHidden/>
        </w:rPr>
      </w:r>
      <w:r>
        <w:rPr>
          <w:noProof/>
          <w:webHidden/>
        </w:rPr>
        <w:fldChar w:fldCharType="separate"/>
      </w:r>
      <w:ins w:id="269" w:author="Avin Mathew" w:date="2012-07-05T13:05:00Z">
        <w:r>
          <w:rPr>
            <w:noProof/>
            <w:webHidden/>
          </w:rPr>
          <w:t>20</w:t>
        </w:r>
        <w:r>
          <w:rPr>
            <w:noProof/>
            <w:webHidden/>
          </w:rPr>
          <w:fldChar w:fldCharType="end"/>
        </w:r>
        <w:r w:rsidRPr="003D744B">
          <w:rPr>
            <w:rStyle w:val="Hyperlink"/>
            <w:noProof/>
          </w:rPr>
          <w:fldChar w:fldCharType="end"/>
        </w:r>
      </w:ins>
    </w:p>
    <w:p w:rsidR="00F5314C" w:rsidRDefault="00F5314C">
      <w:pPr>
        <w:pStyle w:val="TOC3"/>
        <w:tabs>
          <w:tab w:val="right" w:leader="dot" w:pos="8630"/>
        </w:tabs>
        <w:rPr>
          <w:ins w:id="270" w:author="Avin Mathew" w:date="2012-07-05T13:05:00Z"/>
          <w:rFonts w:asciiTheme="minorHAnsi" w:eastAsiaTheme="minorEastAsia" w:hAnsiTheme="minorHAnsi" w:cstheme="minorBidi"/>
          <w:noProof/>
          <w:szCs w:val="22"/>
          <w:lang w:val="en-AU" w:eastAsia="en-AU"/>
        </w:rPr>
      </w:pPr>
      <w:ins w:id="271" w:author="Avin Mathew" w:date="2012-07-05T13:05:00Z">
        <w:r w:rsidRPr="003D744B">
          <w:rPr>
            <w:rStyle w:val="Hyperlink"/>
            <w:noProof/>
          </w:rPr>
          <w:fldChar w:fldCharType="begin"/>
        </w:r>
        <w:r w:rsidRPr="003D744B">
          <w:rPr>
            <w:rStyle w:val="Hyperlink"/>
            <w:noProof/>
          </w:rPr>
          <w:instrText xml:space="preserve"> </w:instrText>
        </w:r>
        <w:r>
          <w:rPr>
            <w:noProof/>
          </w:rPr>
          <w:instrText>HYPERLINK \l "_Toc329256906"</w:instrText>
        </w:r>
        <w:r w:rsidRPr="003D744B">
          <w:rPr>
            <w:rStyle w:val="Hyperlink"/>
            <w:noProof/>
          </w:rPr>
          <w:instrText xml:space="preserve"> </w:instrText>
        </w:r>
        <w:r w:rsidRPr="003D744B">
          <w:rPr>
            <w:rStyle w:val="Hyperlink"/>
            <w:noProof/>
          </w:rPr>
          <w:fldChar w:fldCharType="separate"/>
        </w:r>
        <w:r w:rsidRPr="003D744B">
          <w:rPr>
            <w:rStyle w:val="Hyperlink"/>
            <w:noProof/>
          </w:rPr>
          <w:t>Verbs</w:t>
        </w:r>
        <w:r>
          <w:rPr>
            <w:noProof/>
            <w:webHidden/>
          </w:rPr>
          <w:tab/>
        </w:r>
        <w:r>
          <w:rPr>
            <w:noProof/>
            <w:webHidden/>
          </w:rPr>
          <w:fldChar w:fldCharType="begin"/>
        </w:r>
        <w:r>
          <w:rPr>
            <w:noProof/>
            <w:webHidden/>
          </w:rPr>
          <w:instrText xml:space="preserve"> PAGEREF _Toc329256906 \h </w:instrText>
        </w:r>
      </w:ins>
      <w:r>
        <w:rPr>
          <w:noProof/>
          <w:webHidden/>
        </w:rPr>
      </w:r>
      <w:r>
        <w:rPr>
          <w:noProof/>
          <w:webHidden/>
        </w:rPr>
        <w:fldChar w:fldCharType="separate"/>
      </w:r>
      <w:ins w:id="272" w:author="Avin Mathew" w:date="2012-07-05T13:05:00Z">
        <w:r>
          <w:rPr>
            <w:noProof/>
            <w:webHidden/>
          </w:rPr>
          <w:t>20</w:t>
        </w:r>
        <w:r>
          <w:rPr>
            <w:noProof/>
            <w:webHidden/>
          </w:rPr>
          <w:fldChar w:fldCharType="end"/>
        </w:r>
        <w:r w:rsidRPr="003D744B">
          <w:rPr>
            <w:rStyle w:val="Hyperlink"/>
            <w:noProof/>
          </w:rPr>
          <w:fldChar w:fldCharType="end"/>
        </w:r>
      </w:ins>
    </w:p>
    <w:p w:rsidR="00F5314C" w:rsidDel="00F5314C" w:rsidRDefault="00F5314C" w:rsidP="00941405">
      <w:pPr>
        <w:rPr>
          <w:del w:id="273" w:author="Avin Mathew" w:date="2012-07-05T13:05:00Z"/>
          <w:noProof/>
        </w:rPr>
      </w:pPr>
    </w:p>
    <w:p w:rsidR="00941405" w:rsidRDefault="00F5314C" w:rsidP="00941405">
      <w:pPr>
        <w:rPr>
          <w:ins w:id="274" w:author="Avin Mathew" w:date="2012-07-05T13:21:00Z"/>
        </w:rPr>
      </w:pPr>
      <w:ins w:id="275" w:author="Avin Mathew" w:date="2012-07-05T13:05:00Z">
        <w:r>
          <w:fldChar w:fldCharType="end"/>
        </w:r>
      </w:ins>
    </w:p>
    <w:p w:rsidR="00F5314C" w:rsidRDefault="00F5314C">
      <w:pPr>
        <w:spacing w:before="0" w:after="0"/>
        <w:jc w:val="left"/>
        <w:rPr>
          <w:ins w:id="276" w:author="Avin Mathew" w:date="2012-07-05T13:21:00Z"/>
        </w:rPr>
      </w:pPr>
      <w:ins w:id="277" w:author="Avin Mathew" w:date="2012-07-05T13:21:00Z">
        <w:r>
          <w:br w:type="page"/>
        </w:r>
      </w:ins>
    </w:p>
    <w:p w:rsidR="00F5314C" w:rsidRPr="00F5314C" w:rsidDel="00F5314C" w:rsidRDefault="00F5314C" w:rsidP="00941405">
      <w:pPr>
        <w:rPr>
          <w:del w:id="278" w:author="Avin Mathew" w:date="2012-07-05T13:21:00Z"/>
        </w:rPr>
      </w:pPr>
    </w:p>
    <w:p w:rsidR="00E674C5" w:rsidRDefault="000B3BF8" w:rsidP="00C20988">
      <w:pPr>
        <w:pStyle w:val="Heading1"/>
      </w:pPr>
      <w:bookmarkStart w:id="279" w:name="_Toc329256863"/>
      <w:r w:rsidRPr="00F5314C">
        <w:t>Common</w:t>
      </w:r>
      <w:r>
        <w:t xml:space="preserve"> </w:t>
      </w:r>
      <w:r w:rsidR="005C7DB1">
        <w:t>Interoperability Registry</w:t>
      </w:r>
      <w:bookmarkEnd w:id="279"/>
    </w:p>
    <w:p w:rsidR="002C1EFF" w:rsidRDefault="002C1EFF" w:rsidP="002C1EFF">
      <w:r>
        <w:t xml:space="preserve">The Common Interoperability Registry (CIR) </w:t>
      </w:r>
      <w:r w:rsidR="00416985">
        <w:t>Specification</w:t>
      </w:r>
      <w:r>
        <w:t xml:space="preserve"> provides a normative specification for the implementation of an object registry for operations and maintenance. It consists of:</w:t>
      </w:r>
    </w:p>
    <w:p w:rsidR="002C1EFF" w:rsidRDefault="002C1EFF" w:rsidP="002C1EFF">
      <w:pPr>
        <w:pStyle w:val="ListParagraph"/>
        <w:numPr>
          <w:ilvl w:val="0"/>
          <w:numId w:val="8"/>
        </w:numPr>
      </w:pPr>
      <w:r>
        <w:t xml:space="preserve">A </w:t>
      </w:r>
      <w:r w:rsidR="00416985">
        <w:t xml:space="preserve">functional </w:t>
      </w:r>
      <w:r>
        <w:t>specification (this document)</w:t>
      </w:r>
    </w:p>
    <w:p w:rsidR="002C1EFF" w:rsidRDefault="002C1EFF" w:rsidP="002C1EFF">
      <w:pPr>
        <w:pStyle w:val="ListParagraph"/>
        <w:numPr>
          <w:ilvl w:val="0"/>
          <w:numId w:val="8"/>
        </w:numPr>
        <w:rPr>
          <w:ins w:id="280" w:author="Avin Mathew" w:date="2012-05-16T07:55:00Z"/>
        </w:rPr>
      </w:pPr>
      <w:r>
        <w:t>WSDL service definitions (with associated XML Schema definitions)</w:t>
      </w:r>
    </w:p>
    <w:p w:rsidR="0027453A" w:rsidRDefault="0027453A" w:rsidP="00226FD3">
      <w:pPr>
        <w:pStyle w:val="ListParagraph"/>
        <w:numPr>
          <w:ilvl w:val="0"/>
          <w:numId w:val="8"/>
        </w:numPr>
      </w:pPr>
      <w:ins w:id="281" w:author="Avin Mathew" w:date="2012-05-16T07:55:00Z">
        <w:r>
          <w:t xml:space="preserve">Message model based on </w:t>
        </w:r>
      </w:ins>
      <w:ins w:id="282" w:author="Avin Mathew" w:date="2012-05-16T07:56:00Z">
        <w:r>
          <w:t>Open Applications Group Integration Specification (</w:t>
        </w:r>
      </w:ins>
      <w:ins w:id="283" w:author="Avin Mathew" w:date="2012-05-16T07:55:00Z">
        <w:r>
          <w:t>OAGIS</w:t>
        </w:r>
      </w:ins>
      <w:ins w:id="284" w:author="Avin Mathew" w:date="2012-06-19T09:57:00Z">
        <w:r w:rsidR="00226FD3" w:rsidRPr="00C20988">
          <w:rPr>
            <w:vertAlign w:val="superscript"/>
          </w:rPr>
          <w:t>®</w:t>
        </w:r>
      </w:ins>
      <w:ins w:id="285" w:author="Avin Mathew" w:date="2012-05-16T07:56:00Z">
        <w:r>
          <w:t>)</w:t>
        </w:r>
      </w:ins>
    </w:p>
    <w:p w:rsidR="00416985" w:rsidRPr="002C1EFF" w:rsidRDefault="00416985" w:rsidP="00416985">
      <w:r>
        <w:t>The specification should be sufficiently detailed so that an implementation of the CIR server can be developed unambiguously.</w:t>
      </w:r>
    </w:p>
    <w:p w:rsidR="00380FE3" w:rsidRDefault="002C1EFF" w:rsidP="002C1EFF">
      <w:pPr>
        <w:pStyle w:val="Heading1"/>
      </w:pPr>
      <w:bookmarkStart w:id="286" w:name="_Toc329256864"/>
      <w:r>
        <w:t>Logical Data Model</w:t>
      </w:r>
      <w:bookmarkEnd w:id="286"/>
    </w:p>
    <w:p w:rsidR="00930ABB" w:rsidRDefault="002C1EFF" w:rsidP="00930ABB">
      <w:r>
        <w:t xml:space="preserve">This section presents the data model used </w:t>
      </w:r>
      <w:r w:rsidR="00416985">
        <w:t>within</w:t>
      </w:r>
      <w:r>
        <w:t xml:space="preserve"> the CIR</w:t>
      </w:r>
      <w:r w:rsidR="00416985">
        <w:t xml:space="preserve"> specification </w:t>
      </w:r>
      <w:r>
        <w:t xml:space="preserve">as part of its conceptual design. A CIR </w:t>
      </w:r>
      <w:r w:rsidR="00416985">
        <w:t xml:space="preserve">server </w:t>
      </w:r>
      <w:r>
        <w:t>implementation can use this data model</w:t>
      </w:r>
      <w:r w:rsidR="00416985">
        <w:t xml:space="preserve"> (but is not restricted to</w:t>
      </w:r>
      <w:r w:rsidR="00416985">
        <w:rPr>
          <w:rStyle w:val="FootnoteReference"/>
        </w:rPr>
        <w:footnoteReference w:id="1"/>
      </w:r>
      <w:r w:rsidR="00416985">
        <w:t>)</w:t>
      </w:r>
      <w:r>
        <w:t xml:space="preserve"> as a physical data model </w:t>
      </w:r>
      <w:r w:rsidR="004C26DC">
        <w:t>for data persistence.</w:t>
      </w:r>
    </w:p>
    <w:p w:rsidR="00034D71" w:rsidRDefault="00034D71" w:rsidP="004C26DC">
      <w:pPr>
        <w:pStyle w:val="Heading2"/>
      </w:pPr>
      <w:bookmarkStart w:id="288" w:name="_Toc329256865"/>
      <w:r>
        <w:t>Primitive Data Types</w:t>
      </w:r>
      <w:bookmarkEnd w:id="288"/>
    </w:p>
    <w:p w:rsidR="004C26DC" w:rsidRDefault="004C26DC" w:rsidP="00034D71">
      <w:pPr>
        <w:pStyle w:val="Heading3"/>
      </w:pPr>
      <w:bookmarkStart w:id="289" w:name="_Toc329256866"/>
      <w:r>
        <w:t>XML Schema Types</w:t>
      </w:r>
      <w:bookmarkEnd w:id="289"/>
    </w:p>
    <w:p w:rsidR="00034D71" w:rsidRDefault="004C26DC" w:rsidP="004C26DC">
      <w:r>
        <w:t xml:space="preserve">As the CIR Services use XML Schema for schema definitions </w:t>
      </w:r>
      <w:del w:id="290" w:author="Avin Mathew" w:date="2012-05-16T07:57:00Z">
        <w:r w:rsidDel="0027453A">
          <w:delText xml:space="preserve">in </w:delText>
        </w:r>
      </w:del>
      <w:ins w:id="291" w:author="Avin Mathew" w:date="2012-05-16T07:57:00Z">
        <w:r w:rsidR="0027453A">
          <w:t xml:space="preserve">used by </w:t>
        </w:r>
      </w:ins>
      <w:r>
        <w:t>the WSDL services</w:t>
      </w:r>
      <w:ins w:id="292" w:author="Avin Mathew" w:date="2012-05-16T07:57:00Z">
        <w:r w:rsidR="0027453A">
          <w:t xml:space="preserve"> and message model</w:t>
        </w:r>
      </w:ins>
      <w:r>
        <w:t>, all primitive types used in the CIR model are derived f</w:t>
      </w:r>
      <w:r w:rsidR="00034D71">
        <w:t>rom XML Schema primitive types.</w:t>
      </w:r>
    </w:p>
    <w:p w:rsidR="004C26DC" w:rsidRPr="004C26DC" w:rsidRDefault="004C26DC" w:rsidP="004C26DC">
      <w:r>
        <w:t xml:space="preserve">The namespace prefix </w:t>
      </w:r>
      <w:del w:id="293" w:author="Avin Mathew" w:date="2012-06-26T11:25:00Z">
        <w:r w:rsidRPr="00C20988" w:rsidDel="002178A2">
          <w:rPr>
            <w:rStyle w:val="CodeChar"/>
          </w:rPr>
          <w:delText>“</w:delText>
        </w:r>
      </w:del>
      <w:proofErr w:type="spellStart"/>
      <w:r w:rsidRPr="00C20988">
        <w:rPr>
          <w:rStyle w:val="CodeChar"/>
        </w:rPr>
        <w:t>xs</w:t>
      </w:r>
      <w:proofErr w:type="spellEnd"/>
      <w:del w:id="294" w:author="Avin Mathew" w:date="2012-06-26T11:25:00Z">
        <w:r w:rsidRPr="00C20988" w:rsidDel="002178A2">
          <w:rPr>
            <w:rStyle w:val="CodeChar"/>
          </w:rPr>
          <w:delText>”</w:delText>
        </w:r>
      </w:del>
      <w:r>
        <w:t xml:space="preserve"> is used to denote the XML Schema types in any UML diagrams.</w:t>
      </w:r>
    </w:p>
    <w:p w:rsidR="000D52D4" w:rsidRDefault="004C26DC" w:rsidP="00034D71">
      <w:pPr>
        <w:pStyle w:val="Heading3"/>
      </w:pPr>
      <w:bookmarkStart w:id="295" w:name="_Toc329256867"/>
      <w:r>
        <w:t>Core Component Types</w:t>
      </w:r>
      <w:bookmarkEnd w:id="295"/>
    </w:p>
    <w:p w:rsidR="008C7739" w:rsidRDefault="004C26DC" w:rsidP="004C26DC">
      <w:proofErr w:type="gramStart"/>
      <w:r>
        <w:t>The UN/CEFACT Core Component Types</w:t>
      </w:r>
      <w:r w:rsidR="00951373">
        <w:t xml:space="preserve"> v2.0</w:t>
      </w:r>
      <w:r>
        <w:t xml:space="preserve">, which </w:t>
      </w:r>
      <w:r w:rsidR="00034D71">
        <w:t xml:space="preserve">derive from XML Schema primitive types and </w:t>
      </w:r>
      <w:r>
        <w:t>define basic data element types for semantic interoperability, are used in place of most primitive types</w:t>
      </w:r>
      <w:r w:rsidR="00034D71">
        <w:t xml:space="preserve"> in the data model.</w:t>
      </w:r>
      <w:proofErr w:type="gramEnd"/>
      <w:r w:rsidR="00034D71">
        <w:t xml:space="preserve"> </w:t>
      </w:r>
      <w:r w:rsidR="004C3885">
        <w:t>For most attributes, t</w:t>
      </w:r>
      <w:r w:rsidR="00034D71">
        <w:t xml:space="preserve">he </w:t>
      </w:r>
      <w:r w:rsidR="004C3885">
        <w:t>usage of the Core Component Types is not explicitly addressed by this CIR specification, and their inclusion</w:t>
      </w:r>
      <w:r w:rsidR="00034D71">
        <w:t xml:space="preserve"> </w:t>
      </w:r>
      <w:r w:rsidR="004C3885">
        <w:t xml:space="preserve">is </w:t>
      </w:r>
      <w:r w:rsidR="00034D71">
        <w:t xml:space="preserve">for future versions of the CIR specification. However, there are two locations within the data model that </w:t>
      </w:r>
      <w:r w:rsidR="004C3885">
        <w:t xml:space="preserve">immediately </w:t>
      </w:r>
      <w:r w:rsidR="00034D71">
        <w:t xml:space="preserve">necessitate their inclusion: (1) the use of the language/locale attribute on </w:t>
      </w:r>
      <w:proofErr w:type="spellStart"/>
      <w:r w:rsidR="00034D71">
        <w:t>TextType</w:t>
      </w:r>
      <w:proofErr w:type="spellEnd"/>
      <w:r w:rsidR="00034D71">
        <w:t xml:space="preserve"> for Registry/Category/Entry Description attributes, and (2) the code list metadata on </w:t>
      </w:r>
      <w:proofErr w:type="spellStart"/>
      <w:r w:rsidR="00034D71">
        <w:t>CodeType</w:t>
      </w:r>
      <w:proofErr w:type="spellEnd"/>
      <w:r w:rsidR="00034D71">
        <w:t xml:space="preserve"> for the Property </w:t>
      </w:r>
      <w:proofErr w:type="spellStart"/>
      <w:r w:rsidR="00034D71">
        <w:t>UnitOfMeasure</w:t>
      </w:r>
      <w:proofErr w:type="spellEnd"/>
      <w:r w:rsidR="00034D71">
        <w:t xml:space="preserve"> attribute.</w:t>
      </w:r>
    </w:p>
    <w:p w:rsidR="004C26DC" w:rsidRPr="004C26DC" w:rsidRDefault="004C26DC" w:rsidP="004C26DC">
      <w:r>
        <w:t xml:space="preserve">The namespace prefix </w:t>
      </w:r>
      <w:del w:id="296" w:author="Avin Mathew" w:date="2012-06-26T11:25:00Z">
        <w:r w:rsidRPr="00C20988" w:rsidDel="002178A2">
          <w:rPr>
            <w:rStyle w:val="CodeChar"/>
          </w:rPr>
          <w:delText>“</w:delText>
        </w:r>
      </w:del>
      <w:proofErr w:type="spellStart"/>
      <w:r w:rsidR="00034D71" w:rsidRPr="00C20988">
        <w:rPr>
          <w:rStyle w:val="CodeChar"/>
        </w:rPr>
        <w:t>cct</w:t>
      </w:r>
      <w:proofErr w:type="spellEnd"/>
      <w:del w:id="297" w:author="Avin Mathew" w:date="2012-06-26T11:25:00Z">
        <w:r w:rsidRPr="00C20988" w:rsidDel="002178A2">
          <w:rPr>
            <w:rStyle w:val="CodeChar"/>
          </w:rPr>
          <w:delText>”</w:delText>
        </w:r>
      </w:del>
      <w:r>
        <w:t xml:space="preserve"> is used to denote the </w:t>
      </w:r>
      <w:r w:rsidR="00034D71">
        <w:t xml:space="preserve">Core Component Types </w:t>
      </w:r>
      <w:r>
        <w:t>in any UML diagrams.</w:t>
      </w:r>
    </w:p>
    <w:p w:rsidR="00034D71" w:rsidRDefault="00034D71" w:rsidP="000D52D4">
      <w:pPr>
        <w:pStyle w:val="Heading2"/>
      </w:pPr>
      <w:bookmarkStart w:id="298" w:name="_Toc329256868"/>
      <w:r>
        <w:lastRenderedPageBreak/>
        <w:t>UML Model</w:t>
      </w:r>
      <w:bookmarkEnd w:id="298"/>
    </w:p>
    <w:p w:rsidR="00034D71" w:rsidRPr="00A67E31" w:rsidRDefault="00A32473" w:rsidP="00034D71">
      <w:pPr>
        <w:jc w:val="center"/>
      </w:pPr>
      <w:del w:id="299" w:author="Avin Mathew" w:date="2012-06-26T11:33:00Z">
        <w:r w:rsidRPr="00A32473" w:rsidDel="002178A2">
          <w:rPr>
            <w:noProof/>
            <w:lang w:val="en-AU" w:eastAsia="en-AU"/>
          </w:rPr>
          <w:lastRenderedPageBreak/>
          <w:drawing>
            <wp:inline distT="0" distB="0" distL="0" distR="0" wp14:anchorId="339E220A" wp14:editId="548CB964">
              <wp:extent cx="5266800" cy="583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5835600"/>
                      </a:xfrm>
                      <a:prstGeom prst="rect">
                        <a:avLst/>
                      </a:prstGeom>
                      <a:noFill/>
                      <a:ln>
                        <a:noFill/>
                      </a:ln>
                    </pic:spPr>
                  </pic:pic>
                </a:graphicData>
              </a:graphic>
            </wp:inline>
          </w:drawing>
        </w:r>
      </w:del>
      <w:ins w:id="300" w:author="Avin Mathew" w:date="2012-06-26T11:33:00Z">
        <w:r w:rsidR="002178A2" w:rsidRPr="002178A2">
          <w:rPr>
            <w:noProof/>
            <w:lang w:val="en-AU" w:eastAsia="en-AU"/>
          </w:rPr>
          <w:lastRenderedPageBreak/>
          <w:drawing>
            <wp:inline distT="0" distB="0" distL="0" distR="0" wp14:anchorId="35B1106A" wp14:editId="64CF793D">
              <wp:extent cx="5061600" cy="54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1600" cy="5414400"/>
                      </a:xfrm>
                      <a:prstGeom prst="rect">
                        <a:avLst/>
                      </a:prstGeom>
                      <a:noFill/>
                      <a:ln>
                        <a:noFill/>
                      </a:ln>
                    </pic:spPr>
                  </pic:pic>
                </a:graphicData>
              </a:graphic>
            </wp:inline>
          </w:drawing>
        </w:r>
      </w:ins>
    </w:p>
    <w:p w:rsidR="00034D71" w:rsidRDefault="00034D71" w:rsidP="00034D71">
      <w:pPr>
        <w:pStyle w:val="Caption"/>
      </w:pPr>
      <w:r>
        <w:t xml:space="preserve">Figure </w:t>
      </w:r>
      <w:fldSimple w:instr=" SEQ Figure \* ARABIC ">
        <w:r w:rsidR="006E73D3">
          <w:rPr>
            <w:noProof/>
          </w:rPr>
          <w:t>1</w:t>
        </w:r>
      </w:fldSimple>
      <w:r>
        <w:t xml:space="preserve"> - Common Interoperability Registry data model</w:t>
      </w:r>
    </w:p>
    <w:p w:rsidR="000D52D4" w:rsidRDefault="000D52D4" w:rsidP="000D52D4">
      <w:pPr>
        <w:pStyle w:val="Heading2"/>
      </w:pPr>
      <w:bookmarkStart w:id="301" w:name="_Toc329256869"/>
      <w:r>
        <w:t>Registry</w:t>
      </w:r>
      <w:bookmarkEnd w:id="301"/>
    </w:p>
    <w:p w:rsidR="000D52D4" w:rsidRDefault="000D52D4" w:rsidP="000D52D4">
      <w:r>
        <w:t xml:space="preserve">A Registry is the container object for a set of </w:t>
      </w:r>
      <w:r w:rsidR="00CD267D">
        <w:t>C</w:t>
      </w:r>
      <w:r>
        <w:t>ategories.</w:t>
      </w:r>
      <w:r w:rsidR="00471FF5">
        <w:t xml:space="preserve"> </w:t>
      </w:r>
      <w:r>
        <w:t>Examples of multiple registries include: test registry, active registry, local site regis</w:t>
      </w:r>
      <w:r w:rsidR="001D05F9">
        <w:t>try, global corporate registry.</w:t>
      </w:r>
    </w:p>
    <w:p w:rsidR="004C3885" w:rsidRDefault="004C3885" w:rsidP="000D52D4"/>
    <w:tbl>
      <w:tblPr>
        <w:tblStyle w:val="TableGrid"/>
        <w:tblW w:w="8730" w:type="dxa"/>
        <w:tblLayout w:type="fixed"/>
        <w:tblLook w:val="0620" w:firstRow="1" w:lastRow="0" w:firstColumn="0" w:lastColumn="0" w:noHBand="1" w:noVBand="1"/>
      </w:tblPr>
      <w:tblGrid>
        <w:gridCol w:w="1701"/>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701"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701" w:type="dxa"/>
          </w:tcPr>
          <w:p w:rsidR="00D043F5" w:rsidRPr="000D52D4" w:rsidRDefault="00D043F5" w:rsidP="003E0DC6">
            <w:pPr>
              <w:jc w:val="left"/>
            </w:pPr>
            <w:r w:rsidRPr="000D52D4">
              <w:t>ID</w:t>
            </w:r>
          </w:p>
        </w:tc>
        <w:tc>
          <w:tcPr>
            <w:tcW w:w="5670" w:type="dxa"/>
          </w:tcPr>
          <w:p w:rsidR="00D043F5" w:rsidRDefault="00D043F5" w:rsidP="003E0DC6">
            <w:pPr>
              <w:jc w:val="left"/>
            </w:pPr>
            <w:r>
              <w:t>User defined identifier of the registry. This must be unique within the CIR server. For example:</w:t>
            </w:r>
          </w:p>
          <w:p w:rsidR="00D043F5" w:rsidRPr="0071635F" w:rsidRDefault="00D043F5" w:rsidP="00C20988">
            <w:pPr>
              <w:pStyle w:val="ListParagraph"/>
              <w:numPr>
                <w:ilvl w:val="0"/>
                <w:numId w:val="7"/>
              </w:numPr>
              <w:spacing w:before="0" w:after="0"/>
              <w:jc w:val="left"/>
              <w:rPr>
                <w:szCs w:val="22"/>
              </w:rPr>
            </w:pPr>
            <w:r w:rsidRPr="0071635F">
              <w:rPr>
                <w:szCs w:val="22"/>
              </w:rPr>
              <w:t>Registration Server A</w:t>
            </w:r>
          </w:p>
          <w:p w:rsidR="00D043F5" w:rsidRPr="0071635F" w:rsidRDefault="00D043F5" w:rsidP="00C20988">
            <w:pPr>
              <w:pStyle w:val="ListParagraph"/>
              <w:numPr>
                <w:ilvl w:val="0"/>
                <w:numId w:val="7"/>
              </w:numPr>
              <w:spacing w:before="0" w:after="0"/>
              <w:jc w:val="left"/>
              <w:rPr>
                <w:szCs w:val="22"/>
              </w:rPr>
            </w:pPr>
            <w:r w:rsidRPr="0071635F">
              <w:rPr>
                <w:szCs w:val="22"/>
              </w:rPr>
              <w:t>Test Registry</w:t>
            </w:r>
          </w:p>
          <w:p w:rsidR="00D043F5" w:rsidRPr="00AB39E3" w:rsidRDefault="00D043F5" w:rsidP="00C20988">
            <w:pPr>
              <w:pStyle w:val="ListParagraph"/>
              <w:numPr>
                <w:ilvl w:val="0"/>
                <w:numId w:val="7"/>
              </w:numPr>
              <w:spacing w:before="0" w:after="0"/>
              <w:jc w:val="left"/>
              <w:rPr>
                <w:szCs w:val="22"/>
              </w:rPr>
            </w:pPr>
            <w:r w:rsidRPr="0071635F">
              <w:rPr>
                <w:szCs w:val="22"/>
              </w:rPr>
              <w:t>Finance System Registry</w:t>
            </w:r>
          </w:p>
          <w:p w:rsidR="00D043F5" w:rsidRPr="00471FF5" w:rsidRDefault="00D043F5" w:rsidP="00C20988">
            <w:pPr>
              <w:jc w:val="left"/>
              <w:rPr>
                <w:szCs w:val="22"/>
              </w:rPr>
            </w:pPr>
            <w:r>
              <w:rPr>
                <w:szCs w:val="22"/>
              </w:rPr>
              <w:t xml:space="preserve">A value based on </w:t>
            </w:r>
            <w:r>
              <w:t xml:space="preserve">ISO/IEC 9834-8 UUID may be used to ensure global uniqueness. </w:t>
            </w:r>
          </w:p>
        </w:tc>
        <w:tc>
          <w:tcPr>
            <w:tcW w:w="1359" w:type="dxa"/>
          </w:tcPr>
          <w:p w:rsidR="00D043F5" w:rsidRDefault="00D043F5" w:rsidP="003E0DC6">
            <w:pPr>
              <w:jc w:val="left"/>
            </w:pPr>
            <w:r>
              <w:t>1</w:t>
            </w:r>
          </w:p>
        </w:tc>
      </w:tr>
      <w:tr w:rsidR="00D043F5" w:rsidRPr="000D52D4" w:rsidTr="005D3BF4">
        <w:tc>
          <w:tcPr>
            <w:tcW w:w="1701" w:type="dxa"/>
          </w:tcPr>
          <w:p w:rsidR="00D043F5" w:rsidRPr="000D52D4" w:rsidRDefault="00D043F5" w:rsidP="003E0DC6">
            <w:pPr>
              <w:jc w:val="left"/>
            </w:pPr>
            <w:r>
              <w:lastRenderedPageBreak/>
              <w:t>Description</w:t>
            </w:r>
          </w:p>
        </w:tc>
        <w:tc>
          <w:tcPr>
            <w:tcW w:w="5670" w:type="dxa"/>
          </w:tcPr>
          <w:p w:rsidR="00D043F5" w:rsidRDefault="00D043F5" w:rsidP="004C3885">
            <w:pPr>
              <w:jc w:val="left"/>
            </w:pPr>
            <w:r>
              <w:t xml:space="preserve">Description and expected use of the registry.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bl>
    <w:p w:rsidR="00D043F5" w:rsidRDefault="00D043F5" w:rsidP="00D043F5">
      <w:r w:rsidRPr="00D043F5">
        <w:rPr>
          <w:b/>
        </w:rPr>
        <w:t>Primary Key:</w:t>
      </w:r>
      <w:r>
        <w:t xml:space="preserve"> </w:t>
      </w:r>
      <w:proofErr w:type="spellStart"/>
      <w:r w:rsidR="00CD267D">
        <w:t>Registry</w:t>
      </w:r>
      <w:r>
        <w:t>ID</w:t>
      </w:r>
      <w:proofErr w:type="spellEnd"/>
    </w:p>
    <w:p w:rsidR="000D52D4" w:rsidRDefault="000D52D4" w:rsidP="000D52D4">
      <w:pPr>
        <w:pStyle w:val="Heading2"/>
      </w:pPr>
      <w:bookmarkStart w:id="302" w:name="_Toc329256870"/>
      <w:r>
        <w:t>Category</w:t>
      </w:r>
      <w:bookmarkEnd w:id="302"/>
    </w:p>
    <w:p w:rsidR="000D52D4" w:rsidRDefault="000D52D4" w:rsidP="000D52D4">
      <w:r>
        <w:t xml:space="preserve">A Category object is the container object for a set of </w:t>
      </w:r>
      <w:r w:rsidR="00CD267D">
        <w:t>E</w:t>
      </w:r>
      <w:r>
        <w:t>ntries.</w:t>
      </w:r>
      <w:r w:rsidR="00471FF5">
        <w:t xml:space="preserve"> </w:t>
      </w:r>
      <w:r w:rsidR="00CD267D">
        <w:t>C</w:t>
      </w:r>
      <w:r>
        <w:t>a</w:t>
      </w:r>
      <w:r w:rsidR="00471FF5">
        <w:t>tegories define sets of related</w:t>
      </w:r>
      <w:r>
        <w:t xml:space="preserve"> or potentially related </w:t>
      </w:r>
      <w:r w:rsidR="00CD267D">
        <w:t>E</w:t>
      </w:r>
      <w:r>
        <w:t>ntries.</w:t>
      </w:r>
      <w:r w:rsidR="00471FF5">
        <w:t xml:space="preserve"> </w:t>
      </w:r>
      <w:r>
        <w:t xml:space="preserve">For example, a </w:t>
      </w:r>
      <w:r w:rsidR="00CD267D">
        <w:t>C</w:t>
      </w:r>
      <w:r>
        <w:t>ategory may be defined for equipment hierarchy level names (Enterprise, Site, Area, Work Center, Work Unit), which have alternate names on different systems.</w:t>
      </w:r>
      <w:r w:rsidR="00471FF5">
        <w:t xml:space="preserve"> </w:t>
      </w:r>
      <w:r w:rsidR="00AC1BEE">
        <w:t xml:space="preserve">The combination of ID and </w:t>
      </w:r>
      <w:proofErr w:type="spellStart"/>
      <w:r w:rsidR="00AC1BEE">
        <w:t>SourceID</w:t>
      </w:r>
      <w:proofErr w:type="spellEnd"/>
      <w:r w:rsidR="00AC1BEE">
        <w:t xml:space="preserve"> must be unique</w:t>
      </w:r>
      <w:r w:rsidR="00AF6281">
        <w:t xml:space="preserve"> within a Registry</w:t>
      </w:r>
      <w:r w:rsidR="00AC1BEE">
        <w:t>.</w:t>
      </w:r>
    </w:p>
    <w:p w:rsidR="004C3885" w:rsidRDefault="004C3885"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5D3BF4" w:rsidTr="005D3BF4">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5D3BF4" w:rsidRDefault="00D043F5" w:rsidP="005D3BF4">
            <w:r w:rsidRPr="005D3BF4">
              <w:t>Attribute</w:t>
            </w:r>
          </w:p>
        </w:tc>
        <w:tc>
          <w:tcPr>
            <w:tcW w:w="5670" w:type="dxa"/>
          </w:tcPr>
          <w:p w:rsidR="00D043F5" w:rsidRPr="005D3BF4" w:rsidRDefault="00D043F5" w:rsidP="005D3BF4">
            <w:r w:rsidRPr="005D3BF4">
              <w:t>Description</w:t>
            </w:r>
          </w:p>
        </w:tc>
        <w:tc>
          <w:tcPr>
            <w:tcW w:w="1359" w:type="dxa"/>
          </w:tcPr>
          <w:p w:rsidR="00D043F5" w:rsidRPr="005D3BF4" w:rsidRDefault="00D043F5" w:rsidP="005D3BF4">
            <w:r w:rsidRPr="005D3BF4">
              <w:t>Cardinality</w:t>
            </w:r>
          </w:p>
        </w:tc>
      </w:tr>
      <w:tr w:rsidR="00D043F5" w:rsidRPr="000D52D4" w:rsidTr="005D3BF4">
        <w:tc>
          <w:tcPr>
            <w:tcW w:w="1809" w:type="dxa"/>
          </w:tcPr>
          <w:p w:rsidR="00D043F5" w:rsidRDefault="00D043F5" w:rsidP="003E0DC6">
            <w:pPr>
              <w:jc w:val="left"/>
            </w:pPr>
            <w:r>
              <w:t>ID</w:t>
            </w:r>
          </w:p>
        </w:tc>
        <w:tc>
          <w:tcPr>
            <w:tcW w:w="5670" w:type="dxa"/>
          </w:tcPr>
          <w:p w:rsidR="00D043F5" w:rsidRDefault="00D043F5" w:rsidP="001D05F9">
            <w:pPr>
              <w:jc w:val="left"/>
            </w:pPr>
            <w:r>
              <w:t>User defined identifier of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Asset</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Asset_Type</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Segment</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Segment_Type</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Meas_Location</w:t>
            </w:r>
            <w:proofErr w:type="spellEnd"/>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Meas_Loc_Type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Network</w:t>
            </w:r>
          </w:p>
          <w:p w:rsidR="00D043F5" w:rsidRPr="00716A84" w:rsidRDefault="00D043F5" w:rsidP="00C20988">
            <w:pPr>
              <w:pStyle w:val="ListParagraph"/>
              <w:numPr>
                <w:ilvl w:val="0"/>
                <w:numId w:val="7"/>
              </w:numPr>
              <w:spacing w:before="0" w:after="0"/>
              <w:jc w:val="left"/>
              <w:rPr>
                <w:szCs w:val="22"/>
              </w:rPr>
            </w:pPr>
            <w:proofErr w:type="spellStart"/>
            <w:r w:rsidRPr="00716A84">
              <w:rPr>
                <w:szCs w:val="22"/>
              </w:rPr>
              <w:t>Network_Type</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P&amp;ID Diagram Object</w:t>
            </w:r>
          </w:p>
          <w:p w:rsidR="00D043F5" w:rsidRPr="00716A84" w:rsidRDefault="00D043F5" w:rsidP="00C20988">
            <w:pPr>
              <w:pStyle w:val="ListParagraph"/>
              <w:numPr>
                <w:ilvl w:val="0"/>
                <w:numId w:val="7"/>
              </w:numPr>
              <w:spacing w:before="0" w:after="0"/>
              <w:jc w:val="left"/>
              <w:rPr>
                <w:szCs w:val="22"/>
              </w:rPr>
            </w:pPr>
            <w:r w:rsidRPr="00716A84">
              <w:rPr>
                <w:szCs w:val="22"/>
              </w:rPr>
              <w:t>Batch Status</w:t>
            </w:r>
          </w:p>
          <w:p w:rsidR="00D043F5" w:rsidRPr="00716A84" w:rsidRDefault="00D043F5" w:rsidP="00C20988">
            <w:pPr>
              <w:pStyle w:val="ListParagraph"/>
              <w:numPr>
                <w:ilvl w:val="0"/>
                <w:numId w:val="7"/>
              </w:numPr>
              <w:spacing w:before="0" w:after="0"/>
              <w:jc w:val="left"/>
              <w:rPr>
                <w:szCs w:val="22"/>
              </w:rPr>
            </w:pPr>
            <w:r w:rsidRPr="00716A84">
              <w:rPr>
                <w:szCs w:val="22"/>
              </w:rPr>
              <w:t>Production Status</w:t>
            </w:r>
          </w:p>
          <w:p w:rsidR="00D043F5" w:rsidRPr="00716A84" w:rsidRDefault="00D043F5" w:rsidP="00C20988">
            <w:pPr>
              <w:pStyle w:val="ListParagraph"/>
              <w:numPr>
                <w:ilvl w:val="0"/>
                <w:numId w:val="7"/>
              </w:numPr>
              <w:spacing w:before="0" w:after="0"/>
              <w:jc w:val="left"/>
              <w:rPr>
                <w:szCs w:val="22"/>
              </w:rPr>
            </w:pPr>
            <w:r w:rsidRPr="00716A84">
              <w:rPr>
                <w:szCs w:val="22"/>
              </w:rPr>
              <w:t>Equipment Status</w:t>
            </w:r>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9F5951">
            <w:pPr>
              <w:jc w:val="left"/>
            </w:pPr>
            <w:proofErr w:type="spellStart"/>
            <w:r>
              <w:t>SourceID</w:t>
            </w:r>
            <w:proofErr w:type="spellEnd"/>
          </w:p>
        </w:tc>
        <w:tc>
          <w:tcPr>
            <w:tcW w:w="5670" w:type="dxa"/>
          </w:tcPr>
          <w:p w:rsidR="00D043F5" w:rsidRPr="00AF6281" w:rsidRDefault="00D043F5" w:rsidP="003E0DC6">
            <w:pPr>
              <w:jc w:val="left"/>
              <w:rPr>
                <w:szCs w:val="22"/>
              </w:rPr>
            </w:pPr>
            <w:r w:rsidRPr="00AF6281">
              <w:rPr>
                <w:szCs w:val="22"/>
              </w:rPr>
              <w:t>Identification of the category. May define the organization and specification name</w:t>
            </w:r>
            <w:r>
              <w:rPr>
                <w:szCs w:val="22"/>
              </w:rPr>
              <w:t xml:space="preserve"> for the category. For example:</w:t>
            </w:r>
          </w:p>
          <w:p w:rsidR="00D043F5" w:rsidRPr="0071635F" w:rsidRDefault="00D043F5" w:rsidP="00C20988">
            <w:pPr>
              <w:pStyle w:val="ListParagraph"/>
              <w:numPr>
                <w:ilvl w:val="0"/>
                <w:numId w:val="7"/>
              </w:numPr>
              <w:spacing w:before="0" w:after="0"/>
              <w:jc w:val="left"/>
              <w:rPr>
                <w:szCs w:val="22"/>
              </w:rPr>
            </w:pPr>
            <w:r w:rsidRPr="0071635F">
              <w:rPr>
                <w:szCs w:val="22"/>
              </w:rPr>
              <w:t>MIMOSA OSA-EAI V3</w:t>
            </w:r>
          </w:p>
          <w:p w:rsidR="00D043F5" w:rsidRPr="0071635F" w:rsidRDefault="00D043F5" w:rsidP="00C20988">
            <w:pPr>
              <w:pStyle w:val="ListParagraph"/>
              <w:numPr>
                <w:ilvl w:val="0"/>
                <w:numId w:val="7"/>
              </w:numPr>
              <w:spacing w:before="0" w:after="0"/>
              <w:jc w:val="left"/>
              <w:rPr>
                <w:szCs w:val="22"/>
              </w:rPr>
            </w:pPr>
            <w:r w:rsidRPr="0071635F">
              <w:rPr>
                <w:szCs w:val="22"/>
              </w:rPr>
              <w:t xml:space="preserve">ISA 88 </w:t>
            </w:r>
            <w:proofErr w:type="spellStart"/>
            <w:r w:rsidRPr="0071635F">
              <w:rPr>
                <w:szCs w:val="22"/>
              </w:rPr>
              <w:t>BatchStatus</w:t>
            </w:r>
            <w:proofErr w:type="spellEnd"/>
          </w:p>
          <w:p w:rsidR="00D043F5" w:rsidRPr="00AB39E3" w:rsidRDefault="00D043F5" w:rsidP="00C20988">
            <w:pPr>
              <w:pStyle w:val="ListParagraph"/>
              <w:numPr>
                <w:ilvl w:val="0"/>
                <w:numId w:val="7"/>
              </w:numPr>
              <w:spacing w:before="0" w:after="0"/>
              <w:jc w:val="left"/>
              <w:rPr>
                <w:szCs w:val="22"/>
              </w:rPr>
            </w:pPr>
            <w:r w:rsidRPr="0071635F">
              <w:rPr>
                <w:szCs w:val="22"/>
              </w:rPr>
              <w:t xml:space="preserve">ISA 95-2000 </w:t>
            </w:r>
            <w:proofErr w:type="spellStart"/>
            <w:r w:rsidRPr="0071635F">
              <w:rPr>
                <w:szCs w:val="22"/>
              </w:rPr>
              <w:t>EquipmentM</w:t>
            </w:r>
            <w:r w:rsidRPr="00AB39E3">
              <w:rPr>
                <w:szCs w:val="22"/>
              </w:rPr>
              <w:t>odel</w:t>
            </w:r>
            <w:proofErr w:type="spellEnd"/>
          </w:p>
          <w:p w:rsidR="00D043F5" w:rsidRPr="00716A84" w:rsidRDefault="00D043F5" w:rsidP="00C20988">
            <w:pPr>
              <w:pStyle w:val="ListParagraph"/>
              <w:numPr>
                <w:ilvl w:val="0"/>
                <w:numId w:val="7"/>
              </w:numPr>
              <w:spacing w:before="0" w:after="0"/>
              <w:jc w:val="left"/>
              <w:rPr>
                <w:szCs w:val="22"/>
              </w:rPr>
            </w:pPr>
            <w:r w:rsidRPr="00716A84">
              <w:rPr>
                <w:szCs w:val="22"/>
              </w:rPr>
              <w:t>B2MML.EquipmentModel</w:t>
            </w:r>
          </w:p>
          <w:p w:rsidR="00D043F5" w:rsidRPr="00716A84" w:rsidRDefault="00D043F5" w:rsidP="00C20988">
            <w:pPr>
              <w:pStyle w:val="ListParagraph"/>
              <w:numPr>
                <w:ilvl w:val="0"/>
                <w:numId w:val="7"/>
              </w:numPr>
              <w:spacing w:before="0" w:after="0"/>
              <w:jc w:val="left"/>
              <w:rPr>
                <w:szCs w:val="22"/>
              </w:rPr>
            </w:pPr>
            <w:r w:rsidRPr="00716A84">
              <w:rPr>
                <w:szCs w:val="22"/>
              </w:rPr>
              <w:t>ISA88.RecipeModel1995</w:t>
            </w:r>
          </w:p>
          <w:p w:rsidR="00D043F5" w:rsidRPr="00716A84" w:rsidRDefault="00D043F5" w:rsidP="00C20988">
            <w:pPr>
              <w:pStyle w:val="ListParagraph"/>
              <w:numPr>
                <w:ilvl w:val="0"/>
                <w:numId w:val="7"/>
              </w:numPr>
              <w:spacing w:before="0" w:after="0"/>
              <w:jc w:val="left"/>
              <w:rPr>
                <w:szCs w:val="22"/>
              </w:rPr>
            </w:pPr>
            <w:r w:rsidRPr="00716A84">
              <w:rPr>
                <w:szCs w:val="22"/>
              </w:rPr>
              <w:t>BatchML.RecipeModelV4.04.01</w:t>
            </w:r>
          </w:p>
          <w:p w:rsidR="00D043F5" w:rsidRPr="00716A84" w:rsidRDefault="00D043F5" w:rsidP="00C20988">
            <w:pPr>
              <w:pStyle w:val="ListParagraph"/>
              <w:numPr>
                <w:ilvl w:val="0"/>
                <w:numId w:val="7"/>
              </w:numPr>
              <w:spacing w:before="0" w:after="0"/>
              <w:jc w:val="left"/>
              <w:rPr>
                <w:szCs w:val="22"/>
              </w:rPr>
            </w:pPr>
            <w:r w:rsidRPr="00716A84">
              <w:rPr>
                <w:szCs w:val="22"/>
              </w:rPr>
              <w:t>ChemCompany.RefineryModelV2.1</w:t>
            </w:r>
          </w:p>
          <w:p w:rsidR="00D043F5" w:rsidRPr="0071635F" w:rsidRDefault="00D043F5" w:rsidP="00C20988">
            <w:pPr>
              <w:pStyle w:val="ListParagraph"/>
              <w:numPr>
                <w:ilvl w:val="0"/>
                <w:numId w:val="7"/>
              </w:numPr>
              <w:spacing w:before="0" w:after="0"/>
              <w:jc w:val="left"/>
            </w:pPr>
            <w:proofErr w:type="spellStart"/>
            <w:r w:rsidRPr="00716A84">
              <w:rPr>
                <w:szCs w:val="22"/>
              </w:rPr>
              <w:t>ShippingCompany.TransportCode</w:t>
            </w:r>
            <w:proofErr w:type="spellEnd"/>
          </w:p>
        </w:tc>
        <w:tc>
          <w:tcPr>
            <w:tcW w:w="1359" w:type="dxa"/>
          </w:tcPr>
          <w:p w:rsidR="00D043F5" w:rsidRDefault="00D043F5" w:rsidP="003E0DC6">
            <w:pPr>
              <w:jc w:val="left"/>
            </w:pPr>
            <w:r>
              <w:t>1</w:t>
            </w:r>
          </w:p>
        </w:tc>
      </w:tr>
      <w:tr w:rsidR="00D043F5" w:rsidRPr="000D52D4" w:rsidTr="005D3BF4">
        <w:tc>
          <w:tcPr>
            <w:tcW w:w="1809" w:type="dxa"/>
          </w:tcPr>
          <w:p w:rsidR="00D043F5" w:rsidRPr="000D52D4" w:rsidRDefault="00D043F5" w:rsidP="003E0DC6">
            <w:pPr>
              <w:jc w:val="left"/>
            </w:pPr>
            <w:r>
              <w:t>Description</w:t>
            </w:r>
          </w:p>
        </w:tc>
        <w:tc>
          <w:tcPr>
            <w:tcW w:w="5670" w:type="dxa"/>
          </w:tcPr>
          <w:p w:rsidR="00D043F5" w:rsidRDefault="00D043F5" w:rsidP="0003781C">
            <w:pPr>
              <w:jc w:val="left"/>
            </w:pPr>
            <w:r>
              <w:t xml:space="preserve">Description and expected use of the category.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3E0DC6">
            <w:pPr>
              <w:jc w:val="left"/>
            </w:pPr>
            <w:r>
              <w:t>0..*</w:t>
            </w:r>
          </w:p>
        </w:tc>
      </w:tr>
      <w:tr w:rsidR="00D043F5" w:rsidRPr="000D52D4" w:rsidTr="005D3BF4">
        <w:tc>
          <w:tcPr>
            <w:tcW w:w="1809" w:type="dxa"/>
          </w:tcPr>
          <w:p w:rsidR="00D043F5" w:rsidRPr="000D52D4" w:rsidRDefault="00D043F5" w:rsidP="00AF6281">
            <w:pPr>
              <w:jc w:val="left"/>
            </w:pPr>
            <w:del w:id="303" w:author="Avin Mathew" w:date="2012-06-26T10:07:00Z">
              <w:r w:rsidRPr="000D52D4" w:rsidDel="00AB39E3">
                <w:delText>ISO15926</w:delText>
              </w:r>
              <w:r w:rsidDel="00AB39E3">
                <w:br/>
              </w:r>
              <w:r w:rsidRPr="000D52D4" w:rsidDel="00AB39E3">
                <w:delText>ReferenceURI</w:delText>
              </w:r>
            </w:del>
          </w:p>
        </w:tc>
        <w:tc>
          <w:tcPr>
            <w:tcW w:w="5670" w:type="dxa"/>
          </w:tcPr>
          <w:p w:rsidR="00D043F5" w:rsidRDefault="00D043F5" w:rsidP="00471FF5">
            <w:pPr>
              <w:jc w:val="left"/>
            </w:pPr>
            <w:del w:id="304" w:author="Avin Mathew" w:date="2012-06-26T10:07:00Z">
              <w:r w:rsidDel="00AB39E3">
                <w:delText>Defines the associated concept from the ISO 15926 Reference Data Library that is equivalent to the Category.</w:delText>
              </w:r>
            </w:del>
          </w:p>
        </w:tc>
        <w:tc>
          <w:tcPr>
            <w:tcW w:w="1359" w:type="dxa"/>
          </w:tcPr>
          <w:p w:rsidR="00D043F5" w:rsidRDefault="00D043F5" w:rsidP="003E0DC6">
            <w:pPr>
              <w:jc w:val="left"/>
            </w:pPr>
            <w:del w:id="305" w:author="Avin Mathew" w:date="2012-06-26T10:07:00Z">
              <w:r w:rsidDel="00AB39E3">
                <w:delText>0..1</w:delText>
              </w:r>
            </w:del>
          </w:p>
        </w:tc>
      </w:tr>
    </w:tbl>
    <w:p w:rsidR="00D043F5" w:rsidRPr="00D043F5" w:rsidRDefault="00D043F5" w:rsidP="00D043F5">
      <w:r>
        <w:rPr>
          <w:b/>
        </w:rPr>
        <w:t>Primary Key:</w:t>
      </w:r>
      <w:r>
        <w:t xml:space="preserve"> </w:t>
      </w:r>
      <w:proofErr w:type="spellStart"/>
      <w:r w:rsidR="00CD267D">
        <w:t>RegistryID</w:t>
      </w:r>
      <w:proofErr w:type="spellEnd"/>
      <w:r w:rsidR="00CD267D">
        <w:t xml:space="preserve">, </w:t>
      </w:r>
      <w:proofErr w:type="spellStart"/>
      <w:r w:rsidR="00CD267D">
        <w:t>Category</w:t>
      </w:r>
      <w:r>
        <w:t>ID</w:t>
      </w:r>
      <w:proofErr w:type="spellEnd"/>
      <w:r>
        <w:t xml:space="preserve">, </w:t>
      </w:r>
      <w:proofErr w:type="spellStart"/>
      <w:r w:rsidR="00CD267D">
        <w:t>Category</w:t>
      </w:r>
      <w:r>
        <w:t>SourceID</w:t>
      </w:r>
      <w:proofErr w:type="spellEnd"/>
    </w:p>
    <w:p w:rsidR="000D52D4" w:rsidRDefault="000D52D4" w:rsidP="000D52D4">
      <w:pPr>
        <w:pStyle w:val="Heading2"/>
      </w:pPr>
      <w:bookmarkStart w:id="306" w:name="_Toc329256871"/>
      <w:r>
        <w:lastRenderedPageBreak/>
        <w:t>Entry</w:t>
      </w:r>
      <w:bookmarkEnd w:id="306"/>
    </w:p>
    <w:p w:rsidR="00B900BC" w:rsidRDefault="00CD267D" w:rsidP="000D52D4">
      <w:r>
        <w:t>E</w:t>
      </w:r>
      <w:r w:rsidR="000D52D4">
        <w:t>ntries define named element and properties with an identifier local to the owning application and a possible global ID (</w:t>
      </w:r>
      <w:r w:rsidR="00855366">
        <w:t>CIRID</w:t>
      </w:r>
      <w:r w:rsidR="000D52D4">
        <w:t xml:space="preserve">) that defined equivalent </w:t>
      </w:r>
      <w:r>
        <w:t>E</w:t>
      </w:r>
      <w:r w:rsidR="000D52D4">
        <w:t>ntries in other applications.</w:t>
      </w:r>
      <w:r w:rsidR="0003781C">
        <w:t xml:space="preserve"> </w:t>
      </w:r>
      <w:r w:rsidR="000D52D4">
        <w:t>For example</w:t>
      </w:r>
      <w:r w:rsidR="0003781C">
        <w:t>,</w:t>
      </w:r>
      <w:r w:rsidR="000D52D4">
        <w:t xml:space="preserve"> the tag TC101 in </w:t>
      </w:r>
      <w:r w:rsidR="0003781C">
        <w:t>S</w:t>
      </w:r>
      <w:r w:rsidR="000D52D4">
        <w:t xml:space="preserve">ystem A may be the equivalent of tag UNIT101.TOP_TEMP in </w:t>
      </w:r>
      <w:r w:rsidR="0003781C">
        <w:t>S</w:t>
      </w:r>
      <w:r w:rsidR="003220F8">
        <w:t>ystem B.</w:t>
      </w:r>
      <w:r>
        <w:t xml:space="preserve"> </w:t>
      </w:r>
      <w:r w:rsidR="00B900BC">
        <w:t xml:space="preserve">The combination of </w:t>
      </w:r>
      <w:proofErr w:type="spellStart"/>
      <w:r w:rsidR="00B900BC">
        <w:t>IDinSource</w:t>
      </w:r>
      <w:proofErr w:type="spellEnd"/>
      <w:r w:rsidR="00B900BC">
        <w:t xml:space="preserve"> and </w:t>
      </w:r>
      <w:proofErr w:type="spellStart"/>
      <w:r w:rsidR="0003781C">
        <w:t>S</w:t>
      </w:r>
      <w:r w:rsidR="00B900BC">
        <w:t>ourceID</w:t>
      </w:r>
      <w:proofErr w:type="spellEnd"/>
      <w:r w:rsidR="00B900BC">
        <w:t xml:space="preserve"> </w:t>
      </w:r>
      <w:r>
        <w:t xml:space="preserve">must be </w:t>
      </w:r>
      <w:r w:rsidR="00B900BC">
        <w:t xml:space="preserve">unique </w:t>
      </w:r>
      <w:r w:rsidR="0003781C">
        <w:t>within a Category.</w:t>
      </w:r>
    </w:p>
    <w:p w:rsidR="000D52D4" w:rsidRDefault="000D52D4" w:rsidP="000D52D4"/>
    <w:tbl>
      <w:tblPr>
        <w:tblStyle w:val="TableGrid"/>
        <w:tblW w:w="8838" w:type="dxa"/>
        <w:tblLayout w:type="fixed"/>
        <w:tblLook w:val="0620" w:firstRow="1" w:lastRow="0" w:firstColumn="0" w:lastColumn="0" w:noHBand="1" w:noVBand="1"/>
      </w:tblPr>
      <w:tblGrid>
        <w:gridCol w:w="1809"/>
        <w:gridCol w:w="5670"/>
        <w:gridCol w:w="1359"/>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359" w:type="dxa"/>
          </w:tcPr>
          <w:p w:rsidR="00D043F5" w:rsidRPr="00925F56" w:rsidRDefault="00D043F5" w:rsidP="00925F56">
            <w:r w:rsidRPr="00925F56">
              <w:t>Cardinality</w:t>
            </w:r>
          </w:p>
        </w:tc>
      </w:tr>
      <w:tr w:rsidR="00D043F5" w:rsidRPr="000D52D4" w:rsidTr="00925F56">
        <w:tc>
          <w:tcPr>
            <w:tcW w:w="1809" w:type="dxa"/>
          </w:tcPr>
          <w:p w:rsidR="00D043F5" w:rsidRPr="000D52D4" w:rsidRDefault="00D043F5" w:rsidP="00FE156C">
            <w:pPr>
              <w:jc w:val="left"/>
            </w:pPr>
            <w:proofErr w:type="spellStart"/>
            <w:r>
              <w:t>IDInSource</w:t>
            </w:r>
            <w:proofErr w:type="spellEnd"/>
          </w:p>
        </w:tc>
        <w:tc>
          <w:tcPr>
            <w:tcW w:w="5670" w:type="dxa"/>
          </w:tcPr>
          <w:p w:rsidR="00D043F5" w:rsidRPr="000D52D4" w:rsidRDefault="00D043F5" w:rsidP="009A2B6D">
            <w:pPr>
              <w:jc w:val="left"/>
            </w:pPr>
            <w:r>
              <w:t>User defined identification of the entry in the source system. This may be the primary key within the source system or another unique value that can be used to distinguish objects within the source system.</w:t>
            </w:r>
          </w:p>
        </w:tc>
        <w:tc>
          <w:tcPr>
            <w:tcW w:w="1359" w:type="dxa"/>
          </w:tcPr>
          <w:p w:rsidR="00D043F5" w:rsidRDefault="00D043F5" w:rsidP="009A2B6D">
            <w:pPr>
              <w:jc w:val="left"/>
            </w:pPr>
            <w:r>
              <w:t>1</w:t>
            </w:r>
          </w:p>
        </w:tc>
      </w:tr>
      <w:tr w:rsidR="00D043F5" w:rsidRPr="000D52D4" w:rsidTr="00925F56">
        <w:tc>
          <w:tcPr>
            <w:tcW w:w="1809" w:type="dxa"/>
          </w:tcPr>
          <w:p w:rsidR="00D043F5" w:rsidRDefault="00D043F5" w:rsidP="009A2B6D">
            <w:pPr>
              <w:jc w:val="left"/>
            </w:pPr>
            <w:proofErr w:type="spellStart"/>
            <w:r>
              <w:t>SourceID</w:t>
            </w:r>
            <w:proofErr w:type="spellEnd"/>
          </w:p>
        </w:tc>
        <w:tc>
          <w:tcPr>
            <w:tcW w:w="5670" w:type="dxa"/>
          </w:tcPr>
          <w:p w:rsidR="00D043F5" w:rsidRDefault="00D043F5" w:rsidP="009A2B6D">
            <w:pPr>
              <w:jc w:val="left"/>
            </w:pPr>
            <w:r>
              <w:t>Identification of the source system. For example:</w:t>
            </w:r>
          </w:p>
          <w:p w:rsidR="00D043F5" w:rsidRPr="0071635F" w:rsidRDefault="00D043F5" w:rsidP="00C20988">
            <w:pPr>
              <w:pStyle w:val="ListParagraph"/>
              <w:numPr>
                <w:ilvl w:val="0"/>
                <w:numId w:val="7"/>
              </w:numPr>
              <w:spacing w:before="0" w:after="0"/>
              <w:jc w:val="left"/>
              <w:rPr>
                <w:szCs w:val="22"/>
              </w:rPr>
            </w:pPr>
            <w:r w:rsidRPr="0071635F">
              <w:rPr>
                <w:szCs w:val="22"/>
              </w:rPr>
              <w:t>Engineering DB #234</w:t>
            </w:r>
          </w:p>
          <w:p w:rsidR="00D043F5" w:rsidRPr="0071635F" w:rsidRDefault="00D043F5" w:rsidP="00C20988">
            <w:pPr>
              <w:pStyle w:val="ListParagraph"/>
              <w:numPr>
                <w:ilvl w:val="0"/>
                <w:numId w:val="7"/>
              </w:numPr>
              <w:spacing w:before="0" w:after="0"/>
              <w:jc w:val="left"/>
              <w:rPr>
                <w:szCs w:val="22"/>
              </w:rPr>
            </w:pPr>
            <w:r w:rsidRPr="0071635F">
              <w:rPr>
                <w:szCs w:val="22"/>
              </w:rPr>
              <w:t>Supplier A MIMOSA CRIS Registry Database #1</w:t>
            </w:r>
          </w:p>
          <w:p w:rsidR="00D043F5" w:rsidRPr="00AB39E3" w:rsidRDefault="00D043F5" w:rsidP="00C20988">
            <w:pPr>
              <w:pStyle w:val="ListParagraph"/>
              <w:numPr>
                <w:ilvl w:val="0"/>
                <w:numId w:val="7"/>
              </w:numPr>
              <w:spacing w:before="0" w:after="0"/>
              <w:jc w:val="left"/>
              <w:rPr>
                <w:szCs w:val="22"/>
              </w:rPr>
            </w:pPr>
            <w:r w:rsidRPr="00AB39E3">
              <w:rPr>
                <w:szCs w:val="22"/>
              </w:rPr>
              <w:t>EAM/CMMS System B</w:t>
            </w:r>
          </w:p>
        </w:tc>
        <w:tc>
          <w:tcPr>
            <w:tcW w:w="1359" w:type="dxa"/>
          </w:tcPr>
          <w:p w:rsidR="00D043F5" w:rsidRDefault="00D043F5" w:rsidP="009A2B6D">
            <w:pPr>
              <w:jc w:val="left"/>
            </w:pPr>
            <w:r>
              <w:t>1</w:t>
            </w:r>
          </w:p>
        </w:tc>
      </w:tr>
      <w:tr w:rsidR="00D043F5" w:rsidRPr="000D52D4" w:rsidTr="00925F56">
        <w:tc>
          <w:tcPr>
            <w:tcW w:w="1809" w:type="dxa"/>
          </w:tcPr>
          <w:p w:rsidR="00D043F5" w:rsidRPr="000D52D4" w:rsidRDefault="00D043F5" w:rsidP="009A2B6D">
            <w:pPr>
              <w:jc w:val="left"/>
            </w:pPr>
            <w:r>
              <w:t>CIRID</w:t>
            </w:r>
          </w:p>
        </w:tc>
        <w:tc>
          <w:tcPr>
            <w:tcW w:w="5670" w:type="dxa"/>
          </w:tcPr>
          <w:p w:rsidR="00D043F5" w:rsidRDefault="00D043F5" w:rsidP="00D21F97">
            <w:pPr>
              <w:jc w:val="left"/>
            </w:pPr>
            <w:r>
              <w:t>System-assigned globally unique ID for the entry based on ISO/IEC 9834-8 UUID. Used to correlate multiple entries to identify logical equivalent entries (i.e. multiple entries with the same CIRID are equivalent objects).</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proofErr w:type="spellStart"/>
            <w:r>
              <w:t>SourceOwnerID</w:t>
            </w:r>
            <w:proofErr w:type="spellEnd"/>
          </w:p>
        </w:tc>
        <w:tc>
          <w:tcPr>
            <w:tcW w:w="5670" w:type="dxa"/>
          </w:tcPr>
          <w:p w:rsidR="00D043F5" w:rsidRDefault="00D043F5" w:rsidP="00D21F97">
            <w:pPr>
              <w:jc w:val="left"/>
            </w:pPr>
            <w:r>
              <w:t>Organization that has responsibility for the source system or entity namespace. For example:</w:t>
            </w:r>
          </w:p>
          <w:p w:rsidR="00D043F5" w:rsidRPr="0071635F" w:rsidRDefault="00D043F5" w:rsidP="00C20988">
            <w:pPr>
              <w:pStyle w:val="ListParagraph"/>
              <w:numPr>
                <w:ilvl w:val="0"/>
                <w:numId w:val="7"/>
              </w:numPr>
              <w:spacing w:before="0" w:after="0"/>
              <w:jc w:val="left"/>
              <w:rPr>
                <w:szCs w:val="22"/>
              </w:rPr>
            </w:pPr>
            <w:r w:rsidRPr="0071635F">
              <w:rPr>
                <w:szCs w:val="22"/>
              </w:rPr>
              <w:t>Oil Company A</w:t>
            </w:r>
          </w:p>
          <w:p w:rsidR="00D043F5" w:rsidRPr="0071635F" w:rsidRDefault="00D043F5" w:rsidP="00C20988">
            <w:pPr>
              <w:pStyle w:val="ListParagraph"/>
              <w:numPr>
                <w:ilvl w:val="0"/>
                <w:numId w:val="7"/>
              </w:numPr>
              <w:spacing w:before="0" w:after="0"/>
              <w:jc w:val="left"/>
              <w:rPr>
                <w:szCs w:val="22"/>
              </w:rPr>
            </w:pPr>
            <w:proofErr w:type="spellStart"/>
            <w:r w:rsidRPr="0071635F">
              <w:rPr>
                <w:szCs w:val="22"/>
              </w:rPr>
              <w:t>Chem</w:t>
            </w:r>
            <w:proofErr w:type="spellEnd"/>
            <w:r w:rsidRPr="0071635F">
              <w:rPr>
                <w:szCs w:val="22"/>
              </w:rPr>
              <w:t xml:space="preserve"> Company B</w:t>
            </w:r>
          </w:p>
          <w:p w:rsidR="00D043F5" w:rsidRPr="00AB39E3" w:rsidRDefault="00D043F5" w:rsidP="00C20988">
            <w:pPr>
              <w:pStyle w:val="ListParagraph"/>
              <w:numPr>
                <w:ilvl w:val="0"/>
                <w:numId w:val="7"/>
              </w:numPr>
              <w:spacing w:before="0" w:after="0"/>
              <w:jc w:val="left"/>
              <w:rPr>
                <w:szCs w:val="22"/>
              </w:rPr>
            </w:pPr>
            <w:r w:rsidRPr="0071635F">
              <w:rPr>
                <w:szCs w:val="22"/>
              </w:rPr>
              <w:t>System Supplier A</w:t>
            </w:r>
          </w:p>
          <w:p w:rsidR="00D043F5" w:rsidRPr="00716A84" w:rsidRDefault="00D043F5" w:rsidP="00C20988">
            <w:pPr>
              <w:pStyle w:val="ListParagraph"/>
              <w:numPr>
                <w:ilvl w:val="0"/>
                <w:numId w:val="7"/>
              </w:numPr>
              <w:spacing w:before="0" w:after="0"/>
              <w:jc w:val="left"/>
              <w:rPr>
                <w:szCs w:val="22"/>
              </w:rPr>
            </w:pPr>
            <w:r w:rsidRPr="00AB39E3">
              <w:rPr>
                <w:szCs w:val="22"/>
              </w:rPr>
              <w:t>System Supplier B</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Tag</w:t>
            </w:r>
          </w:p>
        </w:tc>
        <w:tc>
          <w:tcPr>
            <w:tcW w:w="5670" w:type="dxa"/>
          </w:tcPr>
          <w:p w:rsidR="00D043F5" w:rsidRDefault="00D043F5" w:rsidP="00D21F97">
            <w:pPr>
              <w:jc w:val="left"/>
            </w:pPr>
            <w:r>
              <w:t xml:space="preserve">Shortcut identification of the entry. </w:t>
            </w:r>
            <w:r w:rsidRPr="00D21F97">
              <w:t>This is the source system</w:t>
            </w:r>
            <w:r>
              <w:t>’</w:t>
            </w:r>
            <w:r w:rsidRPr="00D21F97">
              <w:t>s external identification of the entry. It is often what the user will see on a screen for thi</w:t>
            </w:r>
            <w:r>
              <w:t xml:space="preserve">s object in the source system. </w:t>
            </w:r>
            <w:r w:rsidRPr="00D21F97">
              <w:t>Usually locally</w:t>
            </w:r>
            <w:r>
              <w:t xml:space="preserve"> </w:t>
            </w:r>
            <w:r w:rsidRPr="00D21F97">
              <w:t>unique for the user, but may not be the source system</w:t>
            </w:r>
            <w:r>
              <w:t>’</w:t>
            </w:r>
            <w:r w:rsidRPr="00D21F97">
              <w:t>s internal primary key/unique identifier.</w:t>
            </w:r>
          </w:p>
        </w:tc>
        <w:tc>
          <w:tcPr>
            <w:tcW w:w="1359" w:type="dxa"/>
          </w:tcPr>
          <w:p w:rsidR="00D043F5" w:rsidRDefault="00D043F5" w:rsidP="009A2B6D">
            <w:pPr>
              <w:jc w:val="left"/>
            </w:pPr>
            <w:r>
              <w:t>0..1</w:t>
            </w:r>
          </w:p>
        </w:tc>
      </w:tr>
      <w:tr w:rsidR="00D043F5" w:rsidRPr="000D52D4" w:rsidTr="00925F56">
        <w:tc>
          <w:tcPr>
            <w:tcW w:w="1809" w:type="dxa"/>
          </w:tcPr>
          <w:p w:rsidR="00D043F5" w:rsidRDefault="00D043F5" w:rsidP="009A2B6D">
            <w:pPr>
              <w:jc w:val="left"/>
            </w:pPr>
            <w:r>
              <w:t>Description</w:t>
            </w:r>
          </w:p>
        </w:tc>
        <w:tc>
          <w:tcPr>
            <w:tcW w:w="5670" w:type="dxa"/>
          </w:tcPr>
          <w:p w:rsidR="00D043F5" w:rsidRDefault="00D043F5" w:rsidP="009A2B6D">
            <w:pPr>
              <w:jc w:val="left"/>
            </w:pPr>
            <w:r>
              <w:t xml:space="preserve">Description of the entry. Multiple values are allowed for multiple languages or alternate descriptions. The language/locale is specified through the UN/CEFACT </w:t>
            </w:r>
            <w:proofErr w:type="spellStart"/>
            <w:r>
              <w:t>TextType</w:t>
            </w:r>
            <w:proofErr w:type="spellEnd"/>
            <w:r>
              <w:t xml:space="preserve"> metadata attributes.</w:t>
            </w:r>
          </w:p>
        </w:tc>
        <w:tc>
          <w:tcPr>
            <w:tcW w:w="1359" w:type="dxa"/>
          </w:tcPr>
          <w:p w:rsidR="00D043F5" w:rsidRDefault="00D043F5" w:rsidP="009A2B6D">
            <w:pPr>
              <w:jc w:val="left"/>
            </w:pPr>
            <w:r>
              <w:t>0..*</w:t>
            </w:r>
          </w:p>
        </w:tc>
      </w:tr>
      <w:tr w:rsidR="00D043F5" w:rsidRPr="000D52D4" w:rsidTr="00925F56">
        <w:tc>
          <w:tcPr>
            <w:tcW w:w="1809" w:type="dxa"/>
          </w:tcPr>
          <w:p w:rsidR="00D043F5" w:rsidRDefault="00D043F5" w:rsidP="003220F8">
            <w:pPr>
              <w:jc w:val="left"/>
            </w:pPr>
            <w:r>
              <w:t>Inactive</w:t>
            </w:r>
          </w:p>
        </w:tc>
        <w:tc>
          <w:tcPr>
            <w:tcW w:w="5670" w:type="dxa"/>
          </w:tcPr>
          <w:p w:rsidR="00D043F5" w:rsidRPr="00855366" w:rsidRDefault="00D043F5" w:rsidP="003220F8">
            <w:pPr>
              <w:jc w:val="left"/>
            </w:pPr>
            <w:r>
              <w:t xml:space="preserve">Boolean flag where FALSE or absent indicates the entry is active and available for use while TRUE indicates the entry is inactive. </w:t>
            </w:r>
            <w:r w:rsidRPr="00855366">
              <w:t>Examples of inactive entries may be data that is entered but the source system is not yet available or in use.</w:t>
            </w:r>
          </w:p>
        </w:tc>
        <w:tc>
          <w:tcPr>
            <w:tcW w:w="1359" w:type="dxa"/>
          </w:tcPr>
          <w:p w:rsidR="00D043F5" w:rsidRDefault="00D043F5" w:rsidP="009A2B6D">
            <w:pPr>
              <w:jc w:val="left"/>
            </w:pPr>
            <w:r>
              <w:t>0..1</w:t>
            </w:r>
          </w:p>
        </w:tc>
      </w:tr>
    </w:tbl>
    <w:p w:rsidR="0003781C" w:rsidRDefault="00D043F5" w:rsidP="000D52D4">
      <w:r w:rsidRPr="00D043F5">
        <w:rPr>
          <w:b/>
        </w:rPr>
        <w:t>Primary Key:</w:t>
      </w:r>
      <w:r w:rsidRPr="00D043F5">
        <w:t xml:space="preserve"> </w:t>
      </w:r>
      <w:proofErr w:type="spellStart"/>
      <w:r w:rsidR="00CD267D">
        <w:t>RegistryID</w:t>
      </w:r>
      <w:proofErr w:type="spellEnd"/>
      <w:r w:rsidR="00CD267D">
        <w:t xml:space="preserve">, </w:t>
      </w:r>
      <w:proofErr w:type="spellStart"/>
      <w:r w:rsidRPr="00D043F5">
        <w:t>Category</w:t>
      </w:r>
      <w:r w:rsidR="00CD267D">
        <w:t>ID</w:t>
      </w:r>
      <w:proofErr w:type="spellEnd"/>
      <w:r w:rsidR="00CD267D">
        <w:t xml:space="preserve">, </w:t>
      </w:r>
      <w:proofErr w:type="spellStart"/>
      <w:r w:rsidR="00CD267D">
        <w:t>CategorySourceID</w:t>
      </w:r>
      <w:proofErr w:type="spellEnd"/>
      <w:r w:rsidRPr="00D043F5">
        <w:t xml:space="preserve">, </w:t>
      </w:r>
      <w:proofErr w:type="spellStart"/>
      <w:r>
        <w:t>IDInSource</w:t>
      </w:r>
      <w:proofErr w:type="spellEnd"/>
      <w:r>
        <w:t xml:space="preserve">, </w:t>
      </w:r>
      <w:proofErr w:type="spellStart"/>
      <w:r>
        <w:t>SourceID</w:t>
      </w:r>
      <w:proofErr w:type="spellEnd"/>
    </w:p>
    <w:p w:rsidR="00D043F5" w:rsidRPr="00D043F5" w:rsidRDefault="00D043F5" w:rsidP="000D52D4">
      <w:pPr>
        <w:rPr>
          <w:b/>
        </w:rPr>
      </w:pPr>
    </w:p>
    <w:p w:rsidR="00FE156C" w:rsidRDefault="00FE156C" w:rsidP="000D52D4">
      <w:r>
        <w:t xml:space="preserve">Entries with the same CIRID are considered equivalent objects. For example, for the following set of </w:t>
      </w:r>
      <w:r w:rsidR="00CD267D">
        <w:t>E</w:t>
      </w:r>
      <w:r>
        <w:t>ntries (not all columns are shown), the first three Entries are equivalent.</w:t>
      </w:r>
    </w:p>
    <w:tbl>
      <w:tblPr>
        <w:tblStyle w:val="TableGrid"/>
        <w:tblW w:w="8897" w:type="dxa"/>
        <w:tblLook w:val="0620" w:firstRow="1" w:lastRow="0" w:firstColumn="0" w:lastColumn="0" w:noHBand="1" w:noVBand="1"/>
      </w:tblPr>
      <w:tblGrid>
        <w:gridCol w:w="1318"/>
        <w:gridCol w:w="1217"/>
        <w:gridCol w:w="4066"/>
        <w:gridCol w:w="2296"/>
      </w:tblGrid>
      <w:tr w:rsidR="00FE156C" w:rsidRPr="00925F56" w:rsidTr="00925F56">
        <w:trPr>
          <w:cnfStyle w:val="100000000000" w:firstRow="1" w:lastRow="0" w:firstColumn="0" w:lastColumn="0" w:oddVBand="0" w:evenVBand="0" w:oddHBand="0" w:evenHBand="0" w:firstRowFirstColumn="0" w:firstRowLastColumn="0" w:lastRowFirstColumn="0" w:lastRowLastColumn="0"/>
        </w:trPr>
        <w:tc>
          <w:tcPr>
            <w:tcW w:w="1318" w:type="dxa"/>
          </w:tcPr>
          <w:p w:rsidR="00FE156C" w:rsidRPr="00925F56" w:rsidRDefault="00FE156C" w:rsidP="00925F56">
            <w:proofErr w:type="spellStart"/>
            <w:r w:rsidRPr="00925F56">
              <w:t>IDInSource</w:t>
            </w:r>
            <w:proofErr w:type="spellEnd"/>
          </w:p>
        </w:tc>
        <w:tc>
          <w:tcPr>
            <w:tcW w:w="1217" w:type="dxa"/>
          </w:tcPr>
          <w:p w:rsidR="00FE156C" w:rsidRPr="00925F56" w:rsidRDefault="00FE156C" w:rsidP="00925F56">
            <w:proofErr w:type="spellStart"/>
            <w:r w:rsidRPr="00925F56">
              <w:t>SourceID</w:t>
            </w:r>
            <w:proofErr w:type="spellEnd"/>
          </w:p>
        </w:tc>
        <w:tc>
          <w:tcPr>
            <w:tcW w:w="4066" w:type="dxa"/>
          </w:tcPr>
          <w:p w:rsidR="00FE156C" w:rsidRPr="00925F56" w:rsidRDefault="00FE156C" w:rsidP="00925F56">
            <w:r w:rsidRPr="00925F56">
              <w:t>CIRID</w:t>
            </w:r>
          </w:p>
        </w:tc>
        <w:tc>
          <w:tcPr>
            <w:tcW w:w="2296" w:type="dxa"/>
          </w:tcPr>
          <w:p w:rsidR="00FE156C" w:rsidRPr="00925F56" w:rsidRDefault="00FE156C" w:rsidP="00925F56">
            <w:r w:rsidRPr="00925F56">
              <w:t>Tag</w:t>
            </w:r>
          </w:p>
        </w:tc>
      </w:tr>
      <w:tr w:rsidR="00FE156C" w:rsidRPr="00925F56" w:rsidTr="00925F56">
        <w:tc>
          <w:tcPr>
            <w:tcW w:w="1318" w:type="dxa"/>
          </w:tcPr>
          <w:p w:rsidR="00FE156C" w:rsidRPr="00925F56" w:rsidRDefault="00FE156C" w:rsidP="00925F56">
            <w:r w:rsidRPr="00925F56">
              <w:lastRenderedPageBreak/>
              <w:t>234443</w:t>
            </w:r>
          </w:p>
        </w:tc>
        <w:tc>
          <w:tcPr>
            <w:tcW w:w="1217" w:type="dxa"/>
          </w:tcPr>
          <w:p w:rsidR="00FE156C" w:rsidRPr="00925F56" w:rsidRDefault="00FE156C" w:rsidP="00925F56">
            <w:r w:rsidRPr="00925F56">
              <w:t>System A</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Loop 106</w:t>
            </w:r>
          </w:p>
        </w:tc>
      </w:tr>
      <w:tr w:rsidR="00FE156C" w:rsidRPr="00925F56" w:rsidTr="00925F56">
        <w:tc>
          <w:tcPr>
            <w:tcW w:w="1318" w:type="dxa"/>
          </w:tcPr>
          <w:p w:rsidR="00FE156C" w:rsidRPr="00925F56" w:rsidRDefault="00FE156C" w:rsidP="00925F56">
            <w:r w:rsidRPr="00925F56">
              <w:t>423ABC</w:t>
            </w:r>
          </w:p>
        </w:tc>
        <w:tc>
          <w:tcPr>
            <w:tcW w:w="1217" w:type="dxa"/>
          </w:tcPr>
          <w:p w:rsidR="00FE156C" w:rsidRPr="00925F56" w:rsidRDefault="00FE156C" w:rsidP="00925F56">
            <w:r w:rsidRPr="00925F56">
              <w:t>System B</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proofErr w:type="spellStart"/>
            <w:r w:rsidRPr="00925F56">
              <w:t>Cmn</w:t>
            </w:r>
            <w:proofErr w:type="spellEnd"/>
            <w:r w:rsidRPr="00925F56">
              <w:t xml:space="preserve"> Loop 106</w:t>
            </w:r>
          </w:p>
        </w:tc>
      </w:tr>
      <w:tr w:rsidR="00FE156C" w:rsidRPr="00925F56" w:rsidTr="00925F56">
        <w:tc>
          <w:tcPr>
            <w:tcW w:w="1318" w:type="dxa"/>
          </w:tcPr>
          <w:p w:rsidR="00FE156C" w:rsidRPr="00925F56" w:rsidRDefault="00FE156C" w:rsidP="00925F56">
            <w:r w:rsidRPr="00925F56">
              <w:t>TIC-106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550e8400-e29b-41d4-a716-446655440000</w:t>
            </w:r>
          </w:p>
        </w:tc>
        <w:tc>
          <w:tcPr>
            <w:tcW w:w="2296" w:type="dxa"/>
          </w:tcPr>
          <w:p w:rsidR="00FE156C" w:rsidRPr="00925F56" w:rsidRDefault="00FE156C" w:rsidP="00925F56">
            <w:r w:rsidRPr="00925F56">
              <w:t>Top Temp Control</w:t>
            </w:r>
          </w:p>
        </w:tc>
      </w:tr>
      <w:tr w:rsidR="00FE156C" w:rsidRPr="00925F56" w:rsidTr="00925F56">
        <w:tc>
          <w:tcPr>
            <w:tcW w:w="1318" w:type="dxa"/>
          </w:tcPr>
          <w:p w:rsidR="00FE156C" w:rsidRPr="00925F56" w:rsidRDefault="00FE156C" w:rsidP="00925F56">
            <w:r w:rsidRPr="00925F56">
              <w:t>TIC-8106</w:t>
            </w:r>
          </w:p>
        </w:tc>
        <w:tc>
          <w:tcPr>
            <w:tcW w:w="1217" w:type="dxa"/>
          </w:tcPr>
          <w:p w:rsidR="00FE156C" w:rsidRPr="00925F56" w:rsidRDefault="00FE156C" w:rsidP="00925F56">
            <w:r w:rsidRPr="00925F56">
              <w:t>System C</w:t>
            </w:r>
          </w:p>
        </w:tc>
        <w:tc>
          <w:tcPr>
            <w:tcW w:w="4066" w:type="dxa"/>
          </w:tcPr>
          <w:p w:rsidR="00FE156C" w:rsidRPr="00925F56" w:rsidRDefault="00FE156C" w:rsidP="00925F56">
            <w:r w:rsidRPr="00925F56">
              <w:t>550e8400-e29b-41d4-a716-446655448778</w:t>
            </w:r>
          </w:p>
        </w:tc>
        <w:tc>
          <w:tcPr>
            <w:tcW w:w="2296" w:type="dxa"/>
          </w:tcPr>
          <w:p w:rsidR="00FE156C" w:rsidRPr="00925F56" w:rsidRDefault="00FE156C" w:rsidP="00925F56">
            <w:r w:rsidRPr="00925F56">
              <w:t>Top Temp Control</w:t>
            </w:r>
          </w:p>
        </w:tc>
      </w:tr>
    </w:tbl>
    <w:p w:rsidR="000D52D4" w:rsidRDefault="000D52D4" w:rsidP="000D52D4">
      <w:pPr>
        <w:pStyle w:val="Heading2"/>
      </w:pPr>
      <w:bookmarkStart w:id="307" w:name="_Toc329256872"/>
      <w:r>
        <w:t>Property</w:t>
      </w:r>
      <w:bookmarkEnd w:id="307"/>
    </w:p>
    <w:p w:rsidR="000D52D4" w:rsidRDefault="000D52D4" w:rsidP="000D52D4">
      <w:r>
        <w:t xml:space="preserve">A Property </w:t>
      </w:r>
      <w:r w:rsidR="00CD267D">
        <w:t>defines a</w:t>
      </w:r>
      <w:r w:rsidR="00F77401">
        <w:t>n</w:t>
      </w:r>
      <w:r w:rsidR="00CD267D">
        <w:t xml:space="preserve"> attribute or characteristic </w:t>
      </w:r>
      <w:r>
        <w:t>of a</w:t>
      </w:r>
      <w:r w:rsidR="009A2B6D">
        <w:t>n</w:t>
      </w:r>
      <w:r>
        <w:t xml:space="preserve"> </w:t>
      </w:r>
      <w:r w:rsidR="009A2B6D">
        <w:t>E</w:t>
      </w:r>
      <w:r>
        <w:t>ntry.</w:t>
      </w:r>
      <w:r w:rsidR="00471FF5">
        <w:t xml:space="preserve"> </w:t>
      </w:r>
      <w:r>
        <w:t xml:space="preserve">Properties may be used to help identify equivalent </w:t>
      </w:r>
      <w:r w:rsidR="009A2B6D">
        <w:t>E</w:t>
      </w:r>
      <w:r>
        <w:t>ntries.</w:t>
      </w:r>
      <w:r w:rsidR="00471FF5">
        <w:t xml:space="preserve"> </w:t>
      </w:r>
      <w:r>
        <w:t xml:space="preserve">The </w:t>
      </w:r>
      <w:r w:rsidR="00CD267D">
        <w:t>P</w:t>
      </w:r>
      <w:r>
        <w:t xml:space="preserve">roperties should be a small set of </w:t>
      </w:r>
      <w:r w:rsidR="009A2B6D">
        <w:t>attributes</w:t>
      </w:r>
      <w:r>
        <w:t xml:space="preserve"> that may be needed to link systems together, and </w:t>
      </w:r>
      <w:r w:rsidR="009A2B6D">
        <w:t xml:space="preserve">are </w:t>
      </w:r>
      <w:r>
        <w:t>not intended to be a global property master registry.</w:t>
      </w:r>
    </w:p>
    <w:p w:rsidR="00B70C54" w:rsidRDefault="00B70C54"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ID</w:t>
            </w:r>
          </w:p>
        </w:tc>
        <w:tc>
          <w:tcPr>
            <w:tcW w:w="5670" w:type="dxa"/>
          </w:tcPr>
          <w:p w:rsidR="00D043F5" w:rsidRPr="00925F56" w:rsidRDefault="00D043F5" w:rsidP="00925F56">
            <w:r w:rsidRPr="00925F56">
              <w:t>User defined identification of the property. This must be unique for a registry entry.</w:t>
            </w:r>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PropertyValue</w:t>
            </w:r>
            <w:proofErr w:type="spellEnd"/>
          </w:p>
        </w:tc>
        <w:tc>
          <w:tcPr>
            <w:tcW w:w="5670" w:type="dxa"/>
          </w:tcPr>
          <w:p w:rsidR="00D043F5" w:rsidRPr="00925F56" w:rsidRDefault="00D043F5" w:rsidP="00925F56">
            <w:r w:rsidRPr="00925F56">
              <w:t xml:space="preserve">Value of the property. See Section </w:t>
            </w:r>
            <w:r w:rsidRPr="00925F56">
              <w:fldChar w:fldCharType="begin"/>
            </w:r>
            <w:r w:rsidRPr="00925F56">
              <w:instrText xml:space="preserve"> REF _Ref295372111 \r \h </w:instrText>
            </w:r>
            <w:r w:rsidR="00925F56">
              <w:instrText xml:space="preserve"> \* MERGEFORMAT </w:instrText>
            </w:r>
            <w:r w:rsidRPr="00925F56">
              <w:fldChar w:fldCharType="separate"/>
            </w:r>
            <w:r w:rsidR="006E73D3">
              <w:t>2.7</w:t>
            </w:r>
            <w:r w:rsidRPr="00925F56">
              <w:fldChar w:fldCharType="end"/>
            </w:r>
            <w:r w:rsidRPr="00925F56">
              <w:t>.</w:t>
            </w:r>
          </w:p>
        </w:tc>
        <w:tc>
          <w:tcPr>
            <w:tcW w:w="1418" w:type="dxa"/>
          </w:tcPr>
          <w:p w:rsidR="00D043F5" w:rsidRPr="00925F56" w:rsidRDefault="00D043F5" w:rsidP="00925F56">
            <w:r w:rsidRPr="00925F56">
              <w:t>0..*</w:t>
            </w:r>
          </w:p>
        </w:tc>
      </w:tr>
      <w:tr w:rsidR="00D043F5" w:rsidRPr="00925F56" w:rsidTr="00925F56">
        <w:tc>
          <w:tcPr>
            <w:tcW w:w="1809" w:type="dxa"/>
          </w:tcPr>
          <w:p w:rsidR="00D043F5" w:rsidRPr="00925F56" w:rsidRDefault="00D043F5" w:rsidP="00925F56">
            <w:proofErr w:type="spellStart"/>
            <w:r w:rsidRPr="00925F56">
              <w:t>DataType</w:t>
            </w:r>
            <w:proofErr w:type="spellEnd"/>
          </w:p>
        </w:tc>
        <w:tc>
          <w:tcPr>
            <w:tcW w:w="5670" w:type="dxa"/>
          </w:tcPr>
          <w:p w:rsidR="00D043F5" w:rsidRPr="00925F56" w:rsidRDefault="00D043F5" w:rsidP="00925F56">
            <w:r w:rsidRPr="00925F56">
              <w:t>Data type of the value.</w:t>
            </w:r>
          </w:p>
        </w:tc>
        <w:tc>
          <w:tcPr>
            <w:tcW w:w="1418" w:type="dxa"/>
          </w:tcPr>
          <w:p w:rsidR="00D043F5" w:rsidRPr="00925F56" w:rsidRDefault="00D043F5" w:rsidP="00925F56">
            <w:r w:rsidRPr="00925F56">
              <w:t>0..1</w:t>
            </w:r>
          </w:p>
        </w:tc>
      </w:tr>
    </w:tbl>
    <w:p w:rsidR="00D043F5" w:rsidRPr="00D043F5" w:rsidRDefault="00D043F5" w:rsidP="00D043F5">
      <w:bookmarkStart w:id="308" w:name="_Ref294704977"/>
      <w:r w:rsidRPr="00D043F5">
        <w:rPr>
          <w:b/>
        </w:rPr>
        <w:t>Primary Key</w:t>
      </w:r>
      <w:r>
        <w:rPr>
          <w:b/>
        </w:rPr>
        <w:t>:</w:t>
      </w:r>
      <w:r>
        <w:t xml:space="preserve"> </w:t>
      </w:r>
      <w:r w:rsidR="00CD267D">
        <w:t xml:space="preserve">Registry ID, </w:t>
      </w:r>
      <w:r w:rsidR="00CD267D" w:rsidRPr="00D043F5">
        <w:t>Category</w:t>
      </w:r>
      <w:r w:rsidR="00CD267D">
        <w:t xml:space="preserve"> ID, Category </w:t>
      </w:r>
      <w:proofErr w:type="spellStart"/>
      <w:r w:rsidR="00CD267D">
        <w:t>SourceID</w:t>
      </w:r>
      <w:proofErr w:type="spellEnd"/>
      <w:r w:rsidR="00CD267D" w:rsidRPr="00D043F5">
        <w:t xml:space="preserve">, </w:t>
      </w:r>
      <w:r w:rsidR="00CD267D">
        <w:t xml:space="preserve">Entity </w:t>
      </w:r>
      <w:proofErr w:type="spellStart"/>
      <w:r w:rsidR="00CD267D">
        <w:t>IDInSource</w:t>
      </w:r>
      <w:proofErr w:type="spellEnd"/>
      <w:r w:rsidR="00CD267D">
        <w:t xml:space="preserve">, Entity </w:t>
      </w:r>
      <w:proofErr w:type="spellStart"/>
      <w:r w:rsidR="00CD267D">
        <w:t>SourceID</w:t>
      </w:r>
      <w:proofErr w:type="spellEnd"/>
      <w:r w:rsidR="00CD267D">
        <w:t xml:space="preserve">, Property </w:t>
      </w:r>
      <w:r>
        <w:t>ID</w:t>
      </w:r>
    </w:p>
    <w:p w:rsidR="009A2B6D" w:rsidRDefault="009A2B6D" w:rsidP="009A2B6D">
      <w:pPr>
        <w:pStyle w:val="Heading2"/>
      </w:pPr>
      <w:bookmarkStart w:id="309" w:name="_Ref295372111"/>
      <w:bookmarkStart w:id="310" w:name="_Toc329256873"/>
      <w:proofErr w:type="spellStart"/>
      <w:r>
        <w:t>Property</w:t>
      </w:r>
      <w:r w:rsidR="00ED5ADB">
        <w:t>Value</w:t>
      </w:r>
      <w:bookmarkEnd w:id="308"/>
      <w:bookmarkEnd w:id="309"/>
      <w:bookmarkEnd w:id="310"/>
      <w:proofErr w:type="spellEnd"/>
    </w:p>
    <w:p w:rsidR="009A2B6D" w:rsidRDefault="009A2B6D" w:rsidP="009A2B6D">
      <w:r>
        <w:t xml:space="preserve">A </w:t>
      </w:r>
      <w:proofErr w:type="spellStart"/>
      <w:r>
        <w:t>Property</w:t>
      </w:r>
      <w:r w:rsidR="00ED5ADB">
        <w:t>Value</w:t>
      </w:r>
      <w:proofErr w:type="spellEnd"/>
      <w:r>
        <w:t xml:space="preserve"> </w:t>
      </w:r>
      <w:r w:rsidR="00ED5ADB">
        <w:t xml:space="preserve">is a group of attributes that form the value of an Entry Property. The </w:t>
      </w:r>
      <w:proofErr w:type="spellStart"/>
      <w:r w:rsidR="00ED5ADB">
        <w:t>PropertyValue</w:t>
      </w:r>
      <w:proofErr w:type="spellEnd"/>
      <w:r w:rsidR="00ED5ADB">
        <w:t xml:space="preserve"> can be a key-value pair or a single value with or without a unit of measure</w:t>
      </w:r>
      <w:r>
        <w:t>.</w:t>
      </w:r>
    </w:p>
    <w:p w:rsidR="009A2B6D" w:rsidRDefault="009A2B6D" w:rsidP="000D52D4"/>
    <w:tbl>
      <w:tblPr>
        <w:tblStyle w:val="TableGrid"/>
        <w:tblW w:w="8897" w:type="dxa"/>
        <w:tblLayout w:type="fixed"/>
        <w:tblLook w:val="0620" w:firstRow="1" w:lastRow="0" w:firstColumn="0" w:lastColumn="0" w:noHBand="1" w:noVBand="1"/>
      </w:tblPr>
      <w:tblGrid>
        <w:gridCol w:w="1809"/>
        <w:gridCol w:w="5670"/>
        <w:gridCol w:w="1418"/>
      </w:tblGrid>
      <w:tr w:rsidR="00D043F5" w:rsidRPr="00925F56" w:rsidTr="00925F56">
        <w:trPr>
          <w:cnfStyle w:val="100000000000" w:firstRow="1" w:lastRow="0" w:firstColumn="0" w:lastColumn="0" w:oddVBand="0" w:evenVBand="0" w:oddHBand="0" w:evenHBand="0" w:firstRowFirstColumn="0" w:firstRowLastColumn="0" w:lastRowFirstColumn="0" w:lastRowLastColumn="0"/>
        </w:trPr>
        <w:tc>
          <w:tcPr>
            <w:tcW w:w="1809" w:type="dxa"/>
          </w:tcPr>
          <w:p w:rsidR="00D043F5" w:rsidRPr="00925F56" w:rsidRDefault="00D043F5" w:rsidP="00925F56">
            <w:r w:rsidRPr="00925F56">
              <w:t>Attribute</w:t>
            </w:r>
          </w:p>
        </w:tc>
        <w:tc>
          <w:tcPr>
            <w:tcW w:w="5670" w:type="dxa"/>
          </w:tcPr>
          <w:p w:rsidR="00D043F5" w:rsidRPr="00925F56" w:rsidRDefault="00D043F5" w:rsidP="00925F56">
            <w:r w:rsidRPr="00925F56">
              <w:t>Description</w:t>
            </w:r>
          </w:p>
        </w:tc>
        <w:tc>
          <w:tcPr>
            <w:tcW w:w="1418" w:type="dxa"/>
          </w:tcPr>
          <w:p w:rsidR="00D043F5" w:rsidRPr="00925F56" w:rsidRDefault="00D043F5" w:rsidP="00925F56">
            <w:r w:rsidRPr="00925F56">
              <w:t>Cardinality</w:t>
            </w:r>
          </w:p>
        </w:tc>
      </w:tr>
      <w:tr w:rsidR="00D043F5" w:rsidRPr="00925F56" w:rsidTr="00925F56">
        <w:tc>
          <w:tcPr>
            <w:tcW w:w="1809" w:type="dxa"/>
          </w:tcPr>
          <w:p w:rsidR="00D043F5" w:rsidRPr="00925F56" w:rsidRDefault="00D043F5" w:rsidP="00925F56">
            <w:r w:rsidRPr="00925F56">
              <w:t>Key</w:t>
            </w:r>
          </w:p>
        </w:tc>
        <w:tc>
          <w:tcPr>
            <w:tcW w:w="5670" w:type="dxa"/>
          </w:tcPr>
          <w:p w:rsidR="00D043F5" w:rsidRPr="00925F56" w:rsidRDefault="008C7739" w:rsidP="00925F56">
            <w:r w:rsidRPr="00925F56">
              <w:t>String-serialized k</w:t>
            </w:r>
            <w:r w:rsidR="00D043F5" w:rsidRPr="00925F56">
              <w:t>ey for the key-value pair of the property. Is not required if the value is not a key-value pair.</w:t>
            </w:r>
          </w:p>
        </w:tc>
        <w:tc>
          <w:tcPr>
            <w:tcW w:w="1418" w:type="dxa"/>
          </w:tcPr>
          <w:p w:rsidR="00D043F5" w:rsidRPr="00925F56" w:rsidRDefault="00D043F5" w:rsidP="00925F56">
            <w:r w:rsidRPr="00925F56">
              <w:t>0..1</w:t>
            </w:r>
          </w:p>
        </w:tc>
      </w:tr>
      <w:tr w:rsidR="00D043F5" w:rsidRPr="00925F56" w:rsidTr="00925F56">
        <w:tc>
          <w:tcPr>
            <w:tcW w:w="1809" w:type="dxa"/>
          </w:tcPr>
          <w:p w:rsidR="00D043F5" w:rsidRPr="00925F56" w:rsidRDefault="00D043F5" w:rsidP="00925F56">
            <w:r w:rsidRPr="00925F56">
              <w:t>Value</w:t>
            </w:r>
          </w:p>
        </w:tc>
        <w:tc>
          <w:tcPr>
            <w:tcW w:w="5670" w:type="dxa"/>
          </w:tcPr>
          <w:p w:rsidR="00D043F5" w:rsidRPr="00925F56" w:rsidRDefault="008C7739" w:rsidP="00591163">
            <w:r w:rsidRPr="00925F56">
              <w:t>String-serialized v</w:t>
            </w:r>
            <w:r w:rsidR="00D043F5" w:rsidRPr="00925F56">
              <w:t>alue of the property</w:t>
            </w:r>
            <w:ins w:id="311" w:author="Avin Mathew" w:date="2012-07-09T10:11:00Z">
              <w:r w:rsidR="00591163">
                <w:rPr>
                  <w:rStyle w:val="FootnoteReference"/>
                </w:rPr>
                <w:footnoteReference w:id="2"/>
              </w:r>
            </w:ins>
            <w:r w:rsidR="00D043F5" w:rsidRPr="00925F56">
              <w:t>.</w:t>
            </w:r>
            <w:del w:id="314" w:author="Avin Mathew" w:date="2012-06-26T14:25:00Z">
              <w:r w:rsidR="00D043F5" w:rsidRPr="00925F56" w:rsidDel="00C02368">
                <w:delText xml:space="preserve"> Multiple values are allowed to provide for alternate values for identification.</w:delText>
              </w:r>
            </w:del>
          </w:p>
        </w:tc>
        <w:tc>
          <w:tcPr>
            <w:tcW w:w="1418" w:type="dxa"/>
          </w:tcPr>
          <w:p w:rsidR="00D043F5" w:rsidRPr="00925F56" w:rsidRDefault="00D043F5" w:rsidP="00925F56">
            <w:r w:rsidRPr="00925F56">
              <w:t>1</w:t>
            </w:r>
          </w:p>
        </w:tc>
      </w:tr>
      <w:tr w:rsidR="00D043F5" w:rsidRPr="00925F56" w:rsidTr="00925F56">
        <w:tc>
          <w:tcPr>
            <w:tcW w:w="1809" w:type="dxa"/>
          </w:tcPr>
          <w:p w:rsidR="00D043F5" w:rsidRPr="00925F56" w:rsidRDefault="00D043F5" w:rsidP="00925F56">
            <w:proofErr w:type="spellStart"/>
            <w:r w:rsidRPr="00925F56">
              <w:t>UnitOfMeasure</w:t>
            </w:r>
            <w:proofErr w:type="spellEnd"/>
          </w:p>
        </w:tc>
        <w:tc>
          <w:tcPr>
            <w:tcW w:w="5670" w:type="dxa"/>
          </w:tcPr>
          <w:p w:rsidR="00D043F5" w:rsidRPr="00925F56" w:rsidRDefault="00D043F5" w:rsidP="00925F56">
            <w:r w:rsidRPr="00925F56">
              <w:t xml:space="preserve">Unit of measure of the value. The code list is specified through the UN/CEFACT </w:t>
            </w:r>
            <w:proofErr w:type="spellStart"/>
            <w:r w:rsidRPr="00925F56">
              <w:t>CodeType</w:t>
            </w:r>
            <w:proofErr w:type="spellEnd"/>
            <w:r w:rsidRPr="00925F56">
              <w:t xml:space="preserve"> list metadata attributes.</w:t>
            </w:r>
          </w:p>
        </w:tc>
        <w:tc>
          <w:tcPr>
            <w:tcW w:w="1418" w:type="dxa"/>
          </w:tcPr>
          <w:p w:rsidR="00D043F5" w:rsidRPr="00925F56" w:rsidRDefault="00D043F5" w:rsidP="00925F56">
            <w:r w:rsidRPr="00925F56">
              <w:t>0..1</w:t>
            </w:r>
          </w:p>
        </w:tc>
      </w:tr>
    </w:tbl>
    <w:p w:rsidR="00DC7219" w:rsidRDefault="0098065A" w:rsidP="0098065A">
      <w:pPr>
        <w:pStyle w:val="Heading1"/>
        <w:pageBreakBefore/>
      </w:pPr>
      <w:bookmarkStart w:id="315" w:name="_Toc329256874"/>
      <w:r>
        <w:lastRenderedPageBreak/>
        <w:t>Service Definitions</w:t>
      </w:r>
      <w:bookmarkEnd w:id="315"/>
    </w:p>
    <w:p w:rsidR="00217EFE" w:rsidRDefault="005F47CD" w:rsidP="0098065A">
      <w:r>
        <w:t xml:space="preserve">This section defines the detailed format for the </w:t>
      </w:r>
      <w:r w:rsidR="005C7DB1">
        <w:rPr>
          <w:i/>
        </w:rPr>
        <w:t>CIR</w:t>
      </w:r>
      <w:r w:rsidRPr="005F47CD">
        <w:rPr>
          <w:i/>
        </w:rPr>
        <w:t xml:space="preserve"> Service</w:t>
      </w:r>
      <w:r>
        <w:t xml:space="preserve"> definitions.</w:t>
      </w:r>
    </w:p>
    <w:p w:rsidR="00930ABB" w:rsidRDefault="005C7DB1" w:rsidP="00B70C54">
      <w:pPr>
        <w:pStyle w:val="Heading2"/>
      </w:pPr>
      <w:bookmarkStart w:id="316" w:name="_Toc329256875"/>
      <w:r>
        <w:t>CIR</w:t>
      </w:r>
      <w:r w:rsidR="00930ABB">
        <w:t xml:space="preserve"> </w:t>
      </w:r>
      <w:r w:rsidR="007233FD">
        <w:t xml:space="preserve">Command </w:t>
      </w:r>
      <w:r w:rsidR="00930ABB">
        <w:t>Services</w:t>
      </w:r>
      <w:bookmarkEnd w:id="316"/>
    </w:p>
    <w:p w:rsidR="00485A8E" w:rsidRPr="00F07C65" w:rsidRDefault="00485A8E" w:rsidP="00485A8E">
      <w:r>
        <w:t>The Command Services exposed by the CIR allow a client to create/update/delete registry data.</w:t>
      </w:r>
      <w:r w:rsidR="00EF4909">
        <w:t xml:space="preserve"> All operations should be atomic, and there should be no partial creates/updates/deletions if a fault is thrown during the invocation of a service.</w:t>
      </w:r>
    </w:p>
    <w:p w:rsidR="00E41FA3" w:rsidRDefault="00E41FA3" w:rsidP="00E41FA3">
      <w:pPr>
        <w:pStyle w:val="Heading3"/>
      </w:pPr>
      <w:bookmarkStart w:id="317" w:name="_Toc329256876"/>
      <w:r>
        <w:t>Create Registry</w:t>
      </w:r>
      <w:bookmarkEnd w:id="317"/>
    </w:p>
    <w:tbl>
      <w:tblPr>
        <w:tblStyle w:val="TableGrid"/>
        <w:tblW w:w="8750" w:type="dxa"/>
        <w:tblLook w:val="0680" w:firstRow="0" w:lastRow="0" w:firstColumn="1" w:lastColumn="0" w:noHBand="1" w:noVBand="1"/>
      </w:tblPr>
      <w:tblGrid>
        <w:gridCol w:w="1434"/>
        <w:gridCol w:w="7316"/>
      </w:tblGrid>
      <w:tr w:rsidR="00E41FA3" w:rsidRPr="0098065A" w:rsidTr="00925F56">
        <w:trPr>
          <w:trHeight w:val="368"/>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Name</w:t>
            </w:r>
          </w:p>
        </w:tc>
        <w:tc>
          <w:tcPr>
            <w:tcW w:w="7316" w:type="dxa"/>
          </w:tcPr>
          <w:p w:rsidR="00E41FA3" w:rsidRPr="0098065A" w:rsidRDefault="00E41FA3" w:rsidP="00433869">
            <w:pPr>
              <w:keepLines/>
              <w:jc w:val="left"/>
              <w:cnfStyle w:val="000000000000" w:firstRow="0" w:lastRow="0" w:firstColumn="0" w:lastColumn="0" w:oddVBand="0" w:evenVBand="0" w:oddHBand="0" w:evenHBand="0" w:firstRowFirstColumn="0" w:firstRowLastColumn="0" w:lastRowFirstColumn="0" w:lastRowLastColumn="0"/>
            </w:pPr>
            <w:proofErr w:type="spellStart"/>
            <w:r>
              <w:t>CreateRegistry</w:t>
            </w:r>
            <w:proofErr w:type="spellEnd"/>
          </w:p>
        </w:tc>
      </w:tr>
      <w:tr w:rsidR="00E41FA3" w:rsidRPr="0098065A" w:rsidTr="00925F56">
        <w:trPr>
          <w:trHeight w:val="621"/>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Description</w:t>
            </w:r>
          </w:p>
        </w:tc>
        <w:tc>
          <w:tcPr>
            <w:tcW w:w="7316" w:type="dxa"/>
          </w:tcPr>
          <w:p w:rsidR="00E41FA3" w:rsidRPr="0098065A" w:rsidRDefault="00E41FA3" w:rsidP="000D25A2">
            <w:pPr>
              <w:keepLines/>
              <w:jc w:val="left"/>
              <w:cnfStyle w:val="000000000000" w:firstRow="0" w:lastRow="0" w:firstColumn="0" w:lastColumn="0" w:oddVBand="0" w:evenVBand="0" w:oddHBand="0" w:evenHBand="0" w:firstRowFirstColumn="0" w:firstRowLastColumn="0" w:lastRowFirstColumn="0" w:lastRowLastColumn="0"/>
            </w:pPr>
            <w:r>
              <w:t xml:space="preserve">Creates a new </w:t>
            </w:r>
            <w:r w:rsidR="000D25A2">
              <w:t>R</w:t>
            </w:r>
            <w:r>
              <w:t xml:space="preserve">egistry, new </w:t>
            </w:r>
            <w:r w:rsidR="000D25A2">
              <w:t>C</w:t>
            </w:r>
            <w:r>
              <w:t xml:space="preserve">ategory in a </w:t>
            </w:r>
            <w:r w:rsidR="000D25A2">
              <w:t>Re</w:t>
            </w:r>
            <w:r>
              <w:t xml:space="preserve">gistry, new </w:t>
            </w:r>
            <w:r w:rsidR="000D25A2">
              <w:t>E</w:t>
            </w:r>
            <w:r>
              <w:t xml:space="preserve">ntries in </w:t>
            </w:r>
            <w:r w:rsidR="000D25A2">
              <w:t>a</w:t>
            </w:r>
            <w:r>
              <w:t xml:space="preserve"> </w:t>
            </w:r>
            <w:r w:rsidR="000D25A2">
              <w:t>C</w:t>
            </w:r>
            <w:r>
              <w:t>ategory</w:t>
            </w:r>
            <w:r w:rsidR="00FB32F2">
              <w:t xml:space="preserve">, and </w:t>
            </w:r>
            <w:r w:rsidR="000D25A2">
              <w:t>P</w:t>
            </w:r>
            <w:r w:rsidR="00FB32F2">
              <w:t xml:space="preserve">roperties with </w:t>
            </w:r>
            <w:r w:rsidR="000D25A2">
              <w:t>V</w:t>
            </w:r>
            <w:r w:rsidR="00FB32F2">
              <w:t xml:space="preserve">alues in an </w:t>
            </w:r>
            <w:r w:rsidR="000D25A2">
              <w:t>E</w:t>
            </w:r>
            <w:r w:rsidR="00FB32F2">
              <w:t>ntry</w:t>
            </w:r>
            <w:r>
              <w:t>.</w:t>
            </w:r>
          </w:p>
        </w:tc>
      </w:tr>
      <w:tr w:rsidR="00E41FA3" w:rsidRPr="0098065A" w:rsidTr="00925F56">
        <w:trPr>
          <w:trHeight w:val="1660"/>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Input Parameters</w:t>
            </w:r>
          </w:p>
        </w:tc>
        <w:tc>
          <w:tcPr>
            <w:tcW w:w="7316" w:type="dxa"/>
          </w:tcPr>
          <w:p w:rsidR="000D25A2" w:rsidRDefault="005B451A"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w:t>
            </w:r>
            <w:r w:rsidR="006949A4">
              <w:t xml:space="preserve"> (</w:t>
            </w:r>
            <w:r>
              <w:rPr>
                <w:i/>
              </w:rPr>
              <w:t>Registry</w:t>
            </w:r>
            <w:r w:rsidR="006949A4">
              <w:t>) [1</w:t>
            </w:r>
            <w:proofErr w:type="gramStart"/>
            <w:r w:rsidR="006949A4">
              <w:t>..*</w:t>
            </w:r>
            <w:proofErr w:type="gramEnd"/>
            <w:r w:rsidR="006949A4">
              <w:t>]</w:t>
            </w:r>
          </w:p>
          <w:p w:rsidR="00687C89" w:rsidRPr="0071635F" w:rsidRDefault="00687C89" w:rsidP="0071635F">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 xml:space="preserve">The </w:t>
            </w:r>
            <w:r w:rsidR="005B451A">
              <w:t>Registry/</w:t>
            </w:r>
            <w:r>
              <w:t>Category/Entry/Property structure to create within the CIR server.</w:t>
            </w:r>
          </w:p>
          <w:p w:rsidR="00687C89" w:rsidRDefault="00687C89" w:rsidP="00687C89">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CreateCIRID</w:t>
            </w:r>
            <w:proofErr w:type="spellEnd"/>
            <w:r>
              <w:t xml:space="preserve"> </w:t>
            </w:r>
            <w:r w:rsidR="009D3CA6">
              <w:t>(</w:t>
            </w:r>
            <w:r w:rsidRPr="009D3CA6">
              <w:rPr>
                <w:i/>
              </w:rPr>
              <w:t>Boolean</w:t>
            </w:r>
            <w:r w:rsidR="009D3CA6">
              <w:t>) [1]</w:t>
            </w:r>
          </w:p>
          <w:p w:rsidR="00E41FA3" w:rsidRPr="0071635F" w:rsidRDefault="00687C89" w:rsidP="00C20988">
            <w:pPr>
              <w:pStyle w:val="ListParagraph"/>
              <w:keepLines/>
              <w:numPr>
                <w:ilvl w:val="1"/>
                <w:numId w:val="1"/>
              </w:numPr>
              <w:jc w:val="left"/>
              <w:cnfStyle w:val="000000000000" w:firstRow="0" w:lastRow="0" w:firstColumn="0" w:lastColumn="0" w:oddVBand="0" w:evenVBand="0" w:oddHBand="0" w:evenHBand="0" w:firstRowFirstColumn="0" w:firstRowLastColumn="0" w:lastRowFirstColumn="0" w:lastRowLastColumn="0"/>
            </w:pPr>
            <w:r>
              <w:t>This flag indicates whether CIRIDs are created and allocated to the supplied Entries.</w:t>
            </w:r>
          </w:p>
        </w:tc>
      </w:tr>
      <w:tr w:rsidR="00687C89" w:rsidRPr="0098065A" w:rsidTr="00925F56">
        <w:trPr>
          <w:trHeight w:val="3235"/>
        </w:trPr>
        <w:tc>
          <w:tcPr>
            <w:cnfStyle w:val="001000000000" w:firstRow="0" w:lastRow="0" w:firstColumn="1" w:lastColumn="0" w:oddVBand="0" w:evenVBand="0" w:oddHBand="0" w:evenHBand="0" w:firstRowFirstColumn="0" w:firstRowLastColumn="0" w:lastRowFirstColumn="0" w:lastRowLastColumn="0"/>
            <w:tcW w:w="1434" w:type="dxa"/>
          </w:tcPr>
          <w:p w:rsidR="00687C89" w:rsidRPr="00925F56" w:rsidRDefault="00687C89" w:rsidP="00925F56">
            <w:r w:rsidRPr="00925F56">
              <w:t>Behavior</w:t>
            </w:r>
          </w:p>
        </w:tc>
        <w:tc>
          <w:tcPr>
            <w:tcW w:w="7316" w:type="dxa"/>
          </w:tcPr>
          <w:p w:rsidR="00687C89" w:rsidRDefault="00687C89"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CIR server is configured to not allow new Registry objects and a new </w:t>
            </w:r>
            <w:proofErr w:type="spellStart"/>
            <w:r w:rsidR="00574F5B">
              <w:t>Registry</w:t>
            </w:r>
            <w:r w:rsidR="006949A4">
              <w:t>ID</w:t>
            </w:r>
            <w:proofErr w:type="spellEnd"/>
            <w:r w:rsidR="006949A4">
              <w:t xml:space="preserve"> </w:t>
            </w:r>
            <w:r>
              <w:t xml:space="preserve">is supplied, then the CIR server will throw a </w:t>
            </w:r>
            <w:proofErr w:type="spellStart"/>
            <w:r w:rsidR="005B5313">
              <w:t>CreateRegistryFault</w:t>
            </w:r>
            <w:proofErr w:type="spellEnd"/>
            <w:r>
              <w:t>.</w:t>
            </w:r>
          </w:p>
          <w:p w:rsidR="005B451A" w:rsidRDefault="005B451A" w:rsidP="005B5313">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If the CIR server is configured to not allow new Cate</w:t>
            </w:r>
            <w:r w:rsidR="00574F5B">
              <w:t xml:space="preserve">gory objects and a new </w:t>
            </w:r>
            <w:proofErr w:type="spellStart"/>
            <w:r w:rsidR="00574F5B">
              <w:t>CategoryID</w:t>
            </w:r>
            <w:proofErr w:type="spellEnd"/>
            <w:r w:rsidR="00574F5B">
              <w:t xml:space="preserve"> and </w:t>
            </w:r>
            <w:proofErr w:type="spellStart"/>
            <w:r w:rsidR="00574F5B">
              <w:t>Source</w:t>
            </w:r>
            <w:r>
              <w:t>ID</w:t>
            </w:r>
            <w:proofErr w:type="spellEnd"/>
            <w:r>
              <w:t xml:space="preserve"> are supplied, then the CIR server will throw a </w:t>
            </w:r>
            <w:proofErr w:type="spellStart"/>
            <w:r w:rsidR="005B5313">
              <w:t>CreateCategoryFault</w:t>
            </w:r>
            <w:proofErr w:type="spellEnd"/>
            <w:r>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w:t>
            </w:r>
            <w:r w:rsidR="005B451A">
              <w:t>primary key</w:t>
            </w:r>
            <w:r w:rsidR="006C1299">
              <w:t xml:space="preserve"> as an existing Entry</w:t>
            </w:r>
            <w:r>
              <w:t>), then the CIR server wi</w:t>
            </w:r>
            <w:r w:rsidR="00EF4909">
              <w:t xml:space="preserve">ll throw a </w:t>
            </w:r>
            <w:proofErr w:type="spellStart"/>
            <w:r w:rsidR="00EF4909">
              <w:t>DuplicateEntryFault</w:t>
            </w:r>
            <w:proofErr w:type="spellEnd"/>
            <w:r w:rsidR="00EF4909">
              <w:t>.</w:t>
            </w:r>
          </w:p>
          <w:p w:rsidR="00687C89" w:rsidRDefault="00687C89" w:rsidP="009D3CA6">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Property (same </w:t>
            </w:r>
            <w:r w:rsidR="005B451A">
              <w:t>primary key as an existing Property</w:t>
            </w:r>
            <w:r>
              <w:t>), then</w:t>
            </w:r>
            <w:r w:rsidR="00D043F5">
              <w:t xml:space="preserve"> the CIR server will </w:t>
            </w:r>
            <w:r w:rsidR="00EF4909">
              <w:t xml:space="preserve">throw a </w:t>
            </w:r>
            <w:proofErr w:type="spellStart"/>
            <w:r w:rsidR="00EF4909">
              <w:t>DuplicatePropertyFault</w:t>
            </w:r>
            <w:proofErr w:type="spellEnd"/>
            <w:r w:rsidR="00EF4909">
              <w:t>.</w:t>
            </w:r>
          </w:p>
          <w:p w:rsidR="005B451A" w:rsidRDefault="005C640D"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proofErr w:type="spellStart"/>
            <w:r>
              <w:t>CreateCIRID</w:t>
            </w:r>
            <w:proofErr w:type="spellEnd"/>
            <w:r>
              <w:t xml:space="preserve"> is TRUE, then new UUIDs are generated for any Entries supplied without a CIRID. If </w:t>
            </w:r>
            <w:proofErr w:type="spellStart"/>
            <w:r>
              <w:t>CreateCIRID</w:t>
            </w:r>
            <w:proofErr w:type="spellEnd"/>
            <w:r>
              <w:t xml:space="preserve"> is FALSE, then the CIRID field is not supplemented with UUIDs.</w:t>
            </w:r>
          </w:p>
        </w:tc>
      </w:tr>
      <w:tr w:rsidR="00E41FA3" w:rsidRPr="0098065A" w:rsidTr="00925F56">
        <w:trPr>
          <w:trHeight w:val="385"/>
        </w:trPr>
        <w:tc>
          <w:tcPr>
            <w:cnfStyle w:val="001000000000" w:firstRow="0" w:lastRow="0" w:firstColumn="1" w:lastColumn="0" w:oddVBand="0" w:evenVBand="0" w:oddHBand="0" w:evenHBand="0" w:firstRowFirstColumn="0" w:firstRowLastColumn="0" w:lastRowFirstColumn="0" w:lastRowLastColumn="0"/>
            <w:tcW w:w="1434" w:type="dxa"/>
          </w:tcPr>
          <w:p w:rsidR="00E41FA3" w:rsidRPr="00925F56" w:rsidRDefault="00E41FA3" w:rsidP="00925F56">
            <w:r w:rsidRPr="00925F56">
              <w:t>Returns</w:t>
            </w:r>
          </w:p>
        </w:tc>
        <w:tc>
          <w:tcPr>
            <w:tcW w:w="7316" w:type="dxa"/>
          </w:tcPr>
          <w:p w:rsidR="00E41FA3" w:rsidRPr="0098065A" w:rsidRDefault="009D3CA6" w:rsidP="009D3CA6">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6B4DA5" w:rsidRPr="0098065A" w:rsidTr="00925F56">
        <w:trPr>
          <w:trHeight w:val="1207"/>
        </w:trPr>
        <w:tc>
          <w:tcPr>
            <w:cnfStyle w:val="001000000000" w:firstRow="0" w:lastRow="0" w:firstColumn="1" w:lastColumn="0" w:oddVBand="0" w:evenVBand="0" w:oddHBand="0" w:evenHBand="0" w:firstRowFirstColumn="0" w:firstRowLastColumn="0" w:lastRowFirstColumn="0" w:lastRowLastColumn="0"/>
            <w:tcW w:w="1434" w:type="dxa"/>
          </w:tcPr>
          <w:p w:rsidR="006B4DA5" w:rsidRPr="00925F56" w:rsidRDefault="006B4DA5" w:rsidP="00925F56">
            <w:r w:rsidRPr="00925F56">
              <w:t>Faults</w:t>
            </w:r>
          </w:p>
        </w:tc>
        <w:tc>
          <w:tcPr>
            <w:tcW w:w="7316" w:type="dxa"/>
          </w:tcPr>
          <w:p w:rsidR="006B4DA5"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6B4DA5">
              <w:t>RegistryFault</w:t>
            </w:r>
            <w:proofErr w:type="spellEnd"/>
          </w:p>
          <w:p w:rsidR="005B451A" w:rsidRDefault="005B5313"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Create</w:t>
            </w:r>
            <w:r w:rsidR="005B451A">
              <w:t>CategoryFault</w:t>
            </w:r>
            <w:proofErr w:type="spellEnd"/>
          </w:p>
          <w:p w:rsidR="006B4DA5" w:rsidRDefault="006B4DA5"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p w:rsidR="00F563C8" w:rsidRDefault="00F563C8" w:rsidP="006B4DA5">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DuplicatePropertyFault</w:t>
            </w:r>
            <w:proofErr w:type="spellEnd"/>
          </w:p>
        </w:tc>
      </w:tr>
    </w:tbl>
    <w:p w:rsidR="000D52D4" w:rsidRDefault="00AA0181" w:rsidP="000D52D4">
      <w:pPr>
        <w:pStyle w:val="Heading3"/>
      </w:pPr>
      <w:bookmarkStart w:id="318" w:name="_Toc329256877"/>
      <w:r>
        <w:t>Create</w:t>
      </w:r>
      <w:r w:rsidR="000D52D4">
        <w:t xml:space="preserve"> Equivalent Ent</w:t>
      </w:r>
      <w:r w:rsidR="00A94A0C">
        <w:t>ries</w:t>
      </w:r>
      <w:bookmarkEnd w:id="318"/>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AA0181"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Create</w:t>
            </w:r>
            <w:r w:rsidR="000D52D4">
              <w:t>EquivalentEntr</w:t>
            </w:r>
            <w:r w:rsidR="00A94A0C">
              <w:t>ies</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AA0181" w:rsidP="00A94A0C">
            <w:pPr>
              <w:keepLines/>
              <w:jc w:val="left"/>
              <w:cnfStyle w:val="000000000000" w:firstRow="0" w:lastRow="0" w:firstColumn="0" w:lastColumn="0" w:oddVBand="0" w:evenVBand="0" w:oddHBand="0" w:evenHBand="0" w:firstRowFirstColumn="0" w:firstRowLastColumn="0" w:lastRowFirstColumn="0" w:lastRowLastColumn="0"/>
            </w:pPr>
            <w:r>
              <w:t>Creates Entr</w:t>
            </w:r>
            <w:r w:rsidR="00A94A0C">
              <w:t>ies</w:t>
            </w:r>
            <w:r>
              <w:t xml:space="preserve"> </w:t>
            </w:r>
            <w:r w:rsidR="00595B57">
              <w:t xml:space="preserve">and associated Properties, </w:t>
            </w:r>
            <w:r>
              <w:t xml:space="preserve">and links </w:t>
            </w:r>
            <w:r w:rsidR="00A94A0C">
              <w:t>a</w:t>
            </w:r>
            <w:r w:rsidR="00595B57">
              <w:t xml:space="preserve"> new Entry </w:t>
            </w:r>
            <w:r>
              <w:t>to an existing equivalent Entry.</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 xml:space="preserve">Input </w:t>
            </w:r>
            <w:r w:rsidRPr="005D3BF4">
              <w:lastRenderedPageBreak/>
              <w:t>Parameters</w:t>
            </w:r>
          </w:p>
        </w:tc>
        <w:tc>
          <w:tcPr>
            <w:tcW w:w="7380" w:type="dxa"/>
          </w:tcPr>
          <w:p w:rsidR="001D344F"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rsidRPr="001D344F">
              <w:lastRenderedPageBreak/>
              <w:t>EquivalentEntry</w:t>
            </w:r>
            <w:proofErr w:type="spellEnd"/>
            <w:r>
              <w:t xml:space="preserve"> (</w:t>
            </w:r>
            <w:proofErr w:type="spellStart"/>
            <w:r w:rsidRPr="0071635F">
              <w:rPr>
                <w:i/>
              </w:rPr>
              <w:t>EquivalentEntry</w:t>
            </w:r>
            <w:proofErr w:type="spellEnd"/>
            <w:r>
              <w:t xml:space="preserve">) [1..*], where </w:t>
            </w:r>
            <w:proofErr w:type="spellStart"/>
            <w:r w:rsidRPr="0071635F">
              <w:rPr>
                <w:i/>
              </w:rPr>
              <w:t>EquivalentEntry</w:t>
            </w:r>
            <w:proofErr w:type="spellEnd"/>
            <w:r>
              <w:t xml:space="preserve"> is </w:t>
            </w:r>
            <w:r>
              <w:lastRenderedPageBreak/>
              <w:t>composed of:</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ID</w:t>
            </w:r>
            <w:r w:rsidR="00AA0181">
              <w:t>I</w:t>
            </w:r>
            <w:r w:rsidR="00C6385F">
              <w:t>nSource</w:t>
            </w:r>
            <w:proofErr w:type="spellEnd"/>
            <w:r w:rsidR="00C6385F">
              <w:t xml:space="preserve"> </w:t>
            </w:r>
            <w:r w:rsidR="00EF4909">
              <w:t>(</w:t>
            </w:r>
            <w:proofErr w:type="spellStart"/>
            <w:r w:rsidR="009F5951" w:rsidRPr="00EF4909">
              <w:rPr>
                <w:i/>
              </w:rPr>
              <w:t>I</w:t>
            </w:r>
            <w:r w:rsidR="00E17E81">
              <w:rPr>
                <w:i/>
              </w:rPr>
              <w:t>D</w:t>
            </w:r>
            <w:r w:rsidR="009F5951" w:rsidRPr="00EF4909">
              <w:rPr>
                <w:i/>
              </w:rPr>
              <w:t>Type</w:t>
            </w:r>
            <w:proofErr w:type="spellEnd"/>
            <w:r w:rsidR="00EF4909">
              <w:t>) [1]</w:t>
            </w:r>
          </w:p>
          <w:p w:rsidR="000D52D4" w:rsidRDefault="006C129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Existing</w:t>
            </w:r>
            <w:r w:rsidR="00C6385F">
              <w:t>Source</w:t>
            </w:r>
            <w:r w:rsidR="000D52D4">
              <w:t>ID</w:t>
            </w:r>
            <w:proofErr w:type="spellEnd"/>
            <w:r w:rsidR="00B70C54">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EF4909"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EF4909">
              <w:rPr>
                <w:i/>
              </w:rPr>
              <w:t>I</w:t>
            </w:r>
            <w:r w:rsidR="00E17E81">
              <w:rPr>
                <w:i/>
              </w:rPr>
              <w:t>D</w:t>
            </w:r>
            <w:r w:rsidR="00E17E81" w:rsidRPr="00EF4909">
              <w:rPr>
                <w:i/>
              </w:rPr>
              <w:t>Type</w:t>
            </w:r>
            <w:proofErr w:type="spellEnd"/>
            <w:r>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r w:rsidR="00EF4909">
              <w:t>(</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proofErr w:type="spellStart"/>
            <w:r>
              <w:t>CategorySour</w:t>
            </w:r>
            <w:r w:rsidR="00EF4909">
              <w:t>ceID</w:t>
            </w:r>
            <w:proofErr w:type="spellEnd"/>
            <w:r w:rsidR="00EF4909">
              <w:t xml:space="preserve"> (</w:t>
            </w:r>
            <w:proofErr w:type="spellStart"/>
            <w:r w:rsidR="00E17E81" w:rsidRPr="00EF4909">
              <w:rPr>
                <w:i/>
              </w:rPr>
              <w:t>I</w:t>
            </w:r>
            <w:r w:rsidR="00E17E81">
              <w:rPr>
                <w:i/>
              </w:rPr>
              <w:t>D</w:t>
            </w:r>
            <w:r w:rsidR="00E17E81" w:rsidRPr="00EF4909">
              <w:rPr>
                <w:i/>
              </w:rPr>
              <w:t>Type</w:t>
            </w:r>
            <w:proofErr w:type="spellEnd"/>
            <w:r w:rsidR="00EF4909">
              <w:t>) [1]</w:t>
            </w:r>
          </w:p>
          <w:p w:rsidR="009F5951" w:rsidRDefault="009F5951" w:rsidP="001D344F">
            <w:pPr>
              <w:keepLines/>
              <w:numPr>
                <w:ilvl w:val="1"/>
                <w:numId w:val="14"/>
              </w:numPr>
              <w:jc w:val="left"/>
              <w:cnfStyle w:val="000000000000" w:firstRow="0" w:lastRow="0" w:firstColumn="0" w:lastColumn="0" w:oddVBand="0" w:evenVBand="0" w:oddHBand="0" w:evenHBand="0" w:firstRowFirstColumn="0" w:firstRowLastColumn="0" w:lastRowFirstColumn="0" w:lastRowLastColumn="0"/>
            </w:pPr>
            <w:r>
              <w:t>Entry</w:t>
            </w:r>
            <w:r w:rsidR="00AA0181">
              <w:t xml:space="preserve"> </w:t>
            </w:r>
            <w:r w:rsidR="00EF4909">
              <w:t>(</w:t>
            </w:r>
            <w:r w:rsidR="001565F5">
              <w:rPr>
                <w:i/>
              </w:rPr>
              <w:t>Entry</w:t>
            </w:r>
            <w:r w:rsidR="00EF4909">
              <w:t>) [1]</w:t>
            </w:r>
          </w:p>
          <w:p w:rsidR="00595B57" w:rsidRPr="0098065A" w:rsidRDefault="00595B57" w:rsidP="001D344F">
            <w:pPr>
              <w:keepLines/>
              <w:numPr>
                <w:ilvl w:val="2"/>
                <w:numId w:val="1"/>
              </w:numPr>
              <w:jc w:val="left"/>
              <w:cnfStyle w:val="000000000000" w:firstRow="0" w:lastRow="0" w:firstColumn="0" w:lastColumn="0" w:oddVBand="0" w:evenVBand="0" w:oddHBand="0" w:evenHBand="0" w:firstRowFirstColumn="0" w:firstRowLastColumn="0" w:lastRowFirstColumn="0" w:lastRowLastColumn="0"/>
            </w:pPr>
            <w:r>
              <w:t>The Entry/Property structure to create within the CIR server.</w:t>
            </w:r>
          </w:p>
        </w:tc>
      </w:tr>
      <w:tr w:rsidR="009F595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F5951" w:rsidRPr="005D3BF4" w:rsidRDefault="009F5951" w:rsidP="005D3BF4">
            <w:r w:rsidRPr="005D3BF4">
              <w:lastRenderedPageBreak/>
              <w:t>Behavior</w:t>
            </w:r>
          </w:p>
        </w:tc>
        <w:tc>
          <w:tcPr>
            <w:tcW w:w="7380" w:type="dxa"/>
          </w:tcPr>
          <w:p w:rsidR="009F5951" w:rsidRDefault="009F5951"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Entry identified by the </w:t>
            </w:r>
            <w:proofErr w:type="spellStart"/>
            <w:r w:rsidR="00574F5B">
              <w:t>Existing</w:t>
            </w:r>
            <w:r>
              <w:t>IDInSource</w:t>
            </w:r>
            <w:proofErr w:type="spellEnd"/>
            <w:r>
              <w:t xml:space="preserve"> and </w:t>
            </w:r>
            <w:proofErr w:type="spellStart"/>
            <w:r w:rsidR="00574F5B">
              <w:t>Existing</w:t>
            </w:r>
            <w:r>
              <w:t>SourceID</w:t>
            </w:r>
            <w:proofErr w:type="spellEnd"/>
            <w:r>
              <w:t xml:space="preserve"> is not found, then the CIR server will throw a</w:t>
            </w:r>
            <w:r w:rsidR="004F215F">
              <w:t>n</w:t>
            </w:r>
            <w:r>
              <w:t xml:space="preserve"> </w:t>
            </w:r>
            <w:proofErr w:type="spellStart"/>
            <w:r>
              <w:t>EntryNotFoundFault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p w:rsidR="004F215F" w:rsidRDefault="004F215F"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 Category </w:t>
            </w:r>
            <w:r w:rsidR="00C02D9D">
              <w:t xml:space="preserve">identified by the </w:t>
            </w:r>
            <w:proofErr w:type="spellStart"/>
            <w:r w:rsidR="00574F5B">
              <w:t>Category</w:t>
            </w:r>
            <w:r w:rsidR="006C1299">
              <w:t>ID</w:t>
            </w:r>
            <w:proofErr w:type="spellEnd"/>
            <w:r w:rsidR="006C1299">
              <w:t xml:space="preserve"> and </w:t>
            </w:r>
            <w:proofErr w:type="spellStart"/>
            <w:r w:rsidR="00574F5B">
              <w:t>Category</w:t>
            </w:r>
            <w:r w:rsidR="006C1299">
              <w:t>SourceID</w:t>
            </w:r>
            <w:proofErr w:type="spellEnd"/>
            <w:r w:rsidR="006C1299">
              <w:t xml:space="preserve"> is not found, then the CIR server will throw a </w:t>
            </w:r>
            <w:proofErr w:type="spellStart"/>
            <w:r w:rsidR="006C1299">
              <w:t>CategoryNotFoundFault</w:t>
            </w:r>
            <w:proofErr w:type="spellEnd"/>
            <w:r w:rsidR="006C1299">
              <w:t>.</w:t>
            </w:r>
          </w:p>
          <w:p w:rsidR="00EF4909" w:rsidRDefault="00EF4909" w:rsidP="00EF4909">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there is a duplicate Entry (same primary key as an existing Entry), then the CIR server will throw a </w:t>
            </w:r>
            <w:proofErr w:type="spellStart"/>
            <w:r>
              <w:t>DuplicateEntryFault</w:t>
            </w:r>
            <w:proofErr w:type="spellEnd"/>
            <w:r>
              <w:t>.</w:t>
            </w:r>
          </w:p>
          <w:p w:rsidR="006C1299" w:rsidRDefault="006C1299" w:rsidP="002B4D11">
            <w:pPr>
              <w:pStyle w:val="ListParagraph"/>
              <w:keepLines/>
              <w:numPr>
                <w:ilvl w:val="0"/>
                <w:numId w:val="10"/>
              </w:numPr>
              <w:jc w:val="left"/>
              <w:cnfStyle w:val="000000000000" w:firstRow="0" w:lastRow="0" w:firstColumn="0" w:lastColumn="0" w:oddVBand="0" w:evenVBand="0" w:oddHBand="0" w:evenHBand="0" w:firstRowFirstColumn="0" w:firstRowLastColumn="0" w:lastRowFirstColumn="0" w:lastRowLastColumn="0"/>
            </w:pPr>
            <w:r>
              <w:t xml:space="preserve">If </w:t>
            </w:r>
            <w:r w:rsidR="00CB4C58">
              <w:t xml:space="preserve">only the existing Entry or </w:t>
            </w:r>
            <w:r>
              <w:t xml:space="preserve">both the existing Entry and supplied Entry have a CIRID, the </w:t>
            </w:r>
            <w:r w:rsidR="00CB4C58">
              <w:t xml:space="preserve">existing </w:t>
            </w:r>
            <w:r>
              <w:t xml:space="preserve">Entry </w:t>
            </w:r>
            <w:r w:rsidR="00CB4C58">
              <w:t xml:space="preserve">CIRID will be applied to both Entries. If the existing Entry does not have a CIRID but the supplied Entry does, the supplied Entry CIRID will be applied to both Entries. If neither </w:t>
            </w:r>
            <w:r w:rsidR="00595B57">
              <w:t>Entry</w:t>
            </w:r>
            <w:r w:rsidR="00CB4C58">
              <w:t xml:space="preserve"> </w:t>
            </w:r>
            <w:r w:rsidR="00595B57">
              <w:t>has</w:t>
            </w:r>
            <w:r w:rsidR="00CB4C58">
              <w:t xml:space="preserve"> a CIRID specified, then a new CIRID is created and applied to both Entries.</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595B57" w:rsidRPr="0071635F" w:rsidRDefault="001D344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AA0181"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AA0181" w:rsidRPr="005D3BF4" w:rsidRDefault="00AA0181" w:rsidP="005D3BF4">
            <w:r w:rsidRPr="005D3BF4">
              <w:t>Faults</w:t>
            </w:r>
          </w:p>
        </w:tc>
        <w:tc>
          <w:tcPr>
            <w:tcW w:w="7380" w:type="dxa"/>
          </w:tcPr>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9F5951" w:rsidRPr="0071635F" w:rsidRDefault="009F595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AA0181" w:rsidRPr="0071635F" w:rsidRDefault="00AA0181"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9F5951">
              <w:t>NotFound</w:t>
            </w:r>
            <w:r>
              <w:t>Fault</w:t>
            </w:r>
            <w:proofErr w:type="spellEnd"/>
          </w:p>
          <w:p w:rsidR="006C1299" w:rsidRPr="0071635F" w:rsidRDefault="006C129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DuplicateEntryFault</w:t>
            </w:r>
            <w:proofErr w:type="spellEnd"/>
          </w:p>
        </w:tc>
      </w:tr>
    </w:tbl>
    <w:p w:rsidR="00D95BAD" w:rsidRDefault="00D95BAD" w:rsidP="00D95BAD">
      <w:pPr>
        <w:pStyle w:val="Heading3"/>
      </w:pPr>
      <w:bookmarkStart w:id="319" w:name="_Toc329256878"/>
      <w:r>
        <w:t>Update Registry</w:t>
      </w:r>
      <w:bookmarkEnd w:id="319"/>
    </w:p>
    <w:tbl>
      <w:tblPr>
        <w:tblStyle w:val="TableGrid"/>
        <w:tblW w:w="8748" w:type="dxa"/>
        <w:tblLook w:val="0680" w:firstRow="0" w:lastRow="0" w:firstColumn="1" w:lastColumn="0" w:noHBand="1" w:noVBand="1"/>
      </w:tblPr>
      <w:tblGrid>
        <w:gridCol w:w="1362"/>
        <w:gridCol w:w="7386"/>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Name</w:t>
            </w:r>
          </w:p>
        </w:tc>
        <w:tc>
          <w:tcPr>
            <w:tcW w:w="7386" w:type="dxa"/>
          </w:tcPr>
          <w:p w:rsidR="00D95BAD" w:rsidRPr="0098065A" w:rsidRDefault="009E565D" w:rsidP="009E565D">
            <w:pPr>
              <w:keepLines/>
              <w:cnfStyle w:val="000000000000" w:firstRow="0" w:lastRow="0" w:firstColumn="0" w:lastColumn="0" w:oddVBand="0" w:evenVBand="0" w:oddHBand="0" w:evenHBand="0" w:firstRowFirstColumn="0" w:firstRowLastColumn="0" w:lastRowFirstColumn="0" w:lastRowLastColumn="0"/>
            </w:pPr>
            <w:proofErr w:type="spellStart"/>
            <w:r>
              <w:t>UpdateRegistry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Description</w:t>
            </w:r>
          </w:p>
        </w:tc>
        <w:tc>
          <w:tcPr>
            <w:tcW w:w="7386" w:type="dxa"/>
          </w:tcPr>
          <w:p w:rsidR="00D95BAD" w:rsidRPr="0098065A" w:rsidRDefault="00D95BAD" w:rsidP="007C109B">
            <w:pPr>
              <w:keepLines/>
              <w:cnfStyle w:val="000000000000" w:firstRow="0" w:lastRow="0" w:firstColumn="0" w:lastColumn="0" w:oddVBand="0" w:evenVBand="0" w:oddHBand="0" w:evenHBand="0" w:firstRowFirstColumn="0" w:firstRowLastColumn="0" w:lastRowFirstColumn="0" w:lastRowLastColumn="0"/>
            </w:pPr>
            <w:r>
              <w:t xml:space="preserve">Updates </w:t>
            </w:r>
            <w:r w:rsidR="007C109B">
              <w:t>the attributes of existing Registries, Categories, Entries or Properties</w:t>
            </w:r>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Input Parameters</w:t>
            </w:r>
          </w:p>
        </w:tc>
        <w:tc>
          <w:tcPr>
            <w:tcW w:w="7386" w:type="dxa"/>
          </w:tcPr>
          <w:p w:rsidR="00D95BAD" w:rsidRPr="0098065A" w:rsidRDefault="007C109B" w:rsidP="001565F5">
            <w:pPr>
              <w:pStyle w:val="ListParagraph"/>
              <w:keepLines/>
              <w:numPr>
                <w:ilvl w:val="0"/>
                <w:numId w:val="17"/>
              </w:numPr>
              <w:cnfStyle w:val="000000000000" w:firstRow="0" w:lastRow="0" w:firstColumn="0" w:lastColumn="0" w:oddVBand="0" w:evenVBand="0" w:oddHBand="0" w:evenHBand="0" w:firstRowFirstColumn="0" w:firstRowLastColumn="0" w:lastRowFirstColumn="0" w:lastRowLastColumn="0"/>
            </w:pPr>
            <w:r>
              <w:t>Registry (</w:t>
            </w:r>
            <w:r w:rsidR="001565F5">
              <w:rPr>
                <w:i/>
              </w:rPr>
              <w:t>Registry</w:t>
            </w:r>
            <w:r>
              <w:t>) [1</w:t>
            </w:r>
            <w:proofErr w:type="gramStart"/>
            <w:r>
              <w:t>..*</w:t>
            </w:r>
            <w:proofErr w:type="gramEnd"/>
            <w:r>
              <w:t>]</w:t>
            </w:r>
          </w:p>
        </w:tc>
      </w:tr>
      <w:tr w:rsidR="007C109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7C109B" w:rsidRPr="005D3BF4" w:rsidRDefault="007C109B" w:rsidP="005D3BF4">
            <w:r w:rsidRPr="005D3BF4">
              <w:t>Behavior</w:t>
            </w:r>
          </w:p>
        </w:tc>
        <w:tc>
          <w:tcPr>
            <w:tcW w:w="7386" w:type="dxa"/>
          </w:tcPr>
          <w:p w:rsid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All attributes of a</w:t>
            </w:r>
            <w:r w:rsidR="00991274">
              <w:t xml:space="preserve"> Registry/Category/Entry/Property </w:t>
            </w:r>
            <w:r>
              <w:t xml:space="preserve">object </w:t>
            </w:r>
            <w:r w:rsidR="00991274">
              <w:t>apart from its primary key are updated based on the supplied objects.</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7C109B" w:rsidRDefault="007C109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7C109B" w:rsidRDefault="007C109B" w:rsidP="00C046BB">
            <w:pPr>
              <w:pStyle w:val="ListParagraph"/>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D95BAD" w:rsidRPr="005D3BF4" w:rsidRDefault="00D95BAD" w:rsidP="005D3BF4">
            <w:r w:rsidRPr="005D3BF4">
              <w:t>Returns</w:t>
            </w:r>
          </w:p>
        </w:tc>
        <w:tc>
          <w:tcPr>
            <w:tcW w:w="7386" w:type="dxa"/>
          </w:tcPr>
          <w:p w:rsidR="00D95BAD" w:rsidRPr="00C046BB" w:rsidRDefault="00C046BB" w:rsidP="00C046BB">
            <w:pPr>
              <w:pStyle w:val="ListParagraph"/>
              <w:keepLines/>
              <w:numPr>
                <w:ilvl w:val="0"/>
                <w:numId w:val="18"/>
              </w:numPr>
              <w:jc w:val="left"/>
              <w:cnfStyle w:val="000000000000" w:firstRow="0" w:lastRow="0" w:firstColumn="0" w:lastColumn="0" w:oddVBand="0" w:evenVBand="0" w:oddHBand="0" w:evenHBand="0" w:firstRowFirstColumn="0" w:firstRowLastColumn="0" w:lastRowFirstColumn="0" w:lastRowLastColumn="0"/>
            </w:pPr>
            <w:r>
              <w:t>N/A</w:t>
            </w:r>
          </w:p>
        </w:tc>
      </w:tr>
      <w:tr w:rsidR="00C046BB" w:rsidRPr="0098065A" w:rsidTr="005D3BF4">
        <w:tc>
          <w:tcPr>
            <w:cnfStyle w:val="001000000000" w:firstRow="0" w:lastRow="0" w:firstColumn="1" w:lastColumn="0" w:oddVBand="0" w:evenVBand="0" w:oddHBand="0" w:evenHBand="0" w:firstRowFirstColumn="0" w:firstRowLastColumn="0" w:lastRowFirstColumn="0" w:lastRowLastColumn="0"/>
            <w:tcW w:w="1362" w:type="dxa"/>
          </w:tcPr>
          <w:p w:rsidR="00C046BB" w:rsidRPr="005D3BF4" w:rsidRDefault="00C046BB" w:rsidP="005D3BF4">
            <w:r w:rsidRPr="005D3BF4">
              <w:lastRenderedPageBreak/>
              <w:t>Faults</w:t>
            </w:r>
          </w:p>
        </w:tc>
        <w:tc>
          <w:tcPr>
            <w:tcW w:w="7386" w:type="dxa"/>
          </w:tcPr>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C046BB" w:rsidRPr="0071635F" w:rsidRDefault="00C046BB"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D95BAD" w:rsidP="000D52D4">
      <w:pPr>
        <w:pStyle w:val="Heading3"/>
      </w:pPr>
      <w:bookmarkStart w:id="320" w:name="_Toc329256879"/>
      <w:r>
        <w:t>Update</w:t>
      </w:r>
      <w:r w:rsidR="000D52D4">
        <w:t xml:space="preserve"> Entr</w:t>
      </w:r>
      <w:r>
        <w:t>y CIRID</w:t>
      </w:r>
      <w:bookmarkEnd w:id="320"/>
    </w:p>
    <w:tbl>
      <w:tblPr>
        <w:tblStyle w:val="TableGrid"/>
        <w:tblW w:w="8748" w:type="dxa"/>
        <w:tblLook w:val="0680" w:firstRow="0" w:lastRow="0" w:firstColumn="1" w:lastColumn="0" w:noHBand="1" w:noVBand="1"/>
      </w:tblPr>
      <w:tblGrid>
        <w:gridCol w:w="1368"/>
        <w:gridCol w:w="7380"/>
      </w:tblGrid>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Name</w:t>
            </w:r>
          </w:p>
        </w:tc>
        <w:tc>
          <w:tcPr>
            <w:tcW w:w="7380" w:type="dxa"/>
          </w:tcPr>
          <w:p w:rsidR="000D52D4" w:rsidRPr="0098065A" w:rsidRDefault="00D95BAD" w:rsidP="003E0DC6">
            <w:pPr>
              <w:keepLines/>
              <w:jc w:val="left"/>
              <w:cnfStyle w:val="000000000000" w:firstRow="0" w:lastRow="0" w:firstColumn="0" w:lastColumn="0" w:oddVBand="0" w:evenVBand="0" w:oddHBand="0" w:evenHBand="0" w:firstRowFirstColumn="0" w:firstRowLastColumn="0" w:lastRowFirstColumn="0" w:lastRowLastColumn="0"/>
            </w:pPr>
            <w:proofErr w:type="spellStart"/>
            <w:r>
              <w:t>UpdateEntryCIRID</w:t>
            </w:r>
            <w:proofErr w:type="spellEnd"/>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Description</w:t>
            </w:r>
          </w:p>
        </w:tc>
        <w:tc>
          <w:tcPr>
            <w:tcW w:w="7380" w:type="dxa"/>
          </w:tcPr>
          <w:p w:rsidR="000D52D4" w:rsidRPr="0098065A" w:rsidRDefault="00D95BAD" w:rsidP="00D95BAD">
            <w:pPr>
              <w:keepLines/>
              <w:jc w:val="left"/>
              <w:cnfStyle w:val="000000000000" w:firstRow="0" w:lastRow="0" w:firstColumn="0" w:lastColumn="0" w:oddVBand="0" w:evenVBand="0" w:oddHBand="0" w:evenHBand="0" w:firstRowFirstColumn="0" w:firstRowLastColumn="0" w:lastRowFirstColumn="0" w:lastRowLastColumn="0"/>
            </w:pPr>
            <w:r>
              <w:t>Replaces the CIRID field on matching Entries</w:t>
            </w:r>
            <w:r w:rsidR="00991274">
              <w:t xml:space="preserve"> with a new CIRID value</w:t>
            </w:r>
            <w:r>
              <w:t>.</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Input Parameters</w:t>
            </w:r>
          </w:p>
        </w:tc>
        <w:tc>
          <w:tcPr>
            <w:tcW w:w="7380" w:type="dxa"/>
          </w:tcPr>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Old</w:t>
            </w:r>
            <w:r w:rsidR="00855366">
              <w:t>CIRID</w:t>
            </w:r>
            <w:proofErr w:type="spellEnd"/>
            <w:r w:rsidR="00991274">
              <w:t xml:space="preserve"> (</w:t>
            </w:r>
            <w:proofErr w:type="spellStart"/>
            <w:r w:rsidR="00E17E81" w:rsidRPr="0071635F">
              <w:rPr>
                <w:i/>
              </w:rPr>
              <w:t>IDType</w:t>
            </w:r>
            <w:proofErr w:type="spellEnd"/>
            <w:r w:rsidR="00991274">
              <w:t>) [1</w:t>
            </w:r>
            <w:proofErr w:type="gramStart"/>
            <w:r w:rsidR="00991274">
              <w:t>..*</w:t>
            </w:r>
            <w:proofErr w:type="gramEnd"/>
            <w:r w:rsidR="00991274">
              <w:t>]</w:t>
            </w:r>
          </w:p>
          <w:p w:rsidR="000D52D4" w:rsidRPr="0071635F" w:rsidRDefault="00D95BA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New</w:t>
            </w:r>
            <w:r w:rsidR="00855366">
              <w:t>CIRID</w:t>
            </w:r>
            <w:proofErr w:type="spellEnd"/>
            <w:r w:rsidR="00991274">
              <w:t xml:space="preserve"> (</w:t>
            </w:r>
            <w:proofErr w:type="spellStart"/>
            <w:r w:rsidR="00E17E81" w:rsidRPr="0071635F">
              <w:rPr>
                <w:i/>
              </w:rPr>
              <w:t>IDType</w:t>
            </w:r>
            <w:proofErr w:type="spellEnd"/>
            <w:r w:rsidR="00991274">
              <w:t>) [1]</w:t>
            </w:r>
          </w:p>
        </w:tc>
      </w:tr>
      <w:tr w:rsidR="000D52D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D52D4" w:rsidRPr="005D3BF4" w:rsidRDefault="000D52D4" w:rsidP="005D3BF4">
            <w:r w:rsidRPr="005D3BF4">
              <w:t>Returns</w:t>
            </w:r>
          </w:p>
        </w:tc>
        <w:tc>
          <w:tcPr>
            <w:tcW w:w="7380" w:type="dxa"/>
          </w:tcPr>
          <w:p w:rsidR="000D52D4" w:rsidRPr="0071635F" w:rsidRDefault="00E8012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r w:rsidR="00991274"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991274" w:rsidRPr="005D3BF4" w:rsidRDefault="00991274" w:rsidP="005D3BF4">
            <w:r w:rsidRPr="005D3BF4">
              <w:t>Faults</w:t>
            </w:r>
          </w:p>
        </w:tc>
        <w:tc>
          <w:tcPr>
            <w:tcW w:w="7380" w:type="dxa"/>
          </w:tcPr>
          <w:p w:rsidR="00991274"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N/A</w:t>
            </w:r>
          </w:p>
        </w:tc>
      </w:tr>
    </w:tbl>
    <w:p w:rsidR="00D95BAD" w:rsidRDefault="00D95BAD" w:rsidP="00D95BAD">
      <w:pPr>
        <w:pStyle w:val="Heading3"/>
      </w:pPr>
      <w:bookmarkStart w:id="321" w:name="_Toc329256880"/>
      <w:r>
        <w:t>Delete Registry</w:t>
      </w:r>
      <w:bookmarkEnd w:id="321"/>
    </w:p>
    <w:tbl>
      <w:tblPr>
        <w:tblStyle w:val="TableGrid"/>
        <w:tblW w:w="8748" w:type="dxa"/>
        <w:tblLook w:val="0680" w:firstRow="0" w:lastRow="0" w:firstColumn="1" w:lastColumn="0" w:noHBand="1" w:noVBand="1"/>
      </w:tblPr>
      <w:tblGrid>
        <w:gridCol w:w="1368"/>
        <w:gridCol w:w="7380"/>
      </w:tblGrid>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Name</w:t>
            </w:r>
          </w:p>
        </w:tc>
        <w:tc>
          <w:tcPr>
            <w:tcW w:w="7380" w:type="dxa"/>
          </w:tcPr>
          <w:p w:rsidR="00D95BAD" w:rsidRPr="0098065A" w:rsidRDefault="004842A5" w:rsidP="004842A5">
            <w:pPr>
              <w:keepLines/>
              <w:cnfStyle w:val="000000000000" w:firstRow="0" w:lastRow="0" w:firstColumn="0" w:lastColumn="0" w:oddVBand="0" w:evenVBand="0" w:oddHBand="0" w:evenHBand="0" w:firstRowFirstColumn="0" w:firstRowLastColumn="0" w:lastRowFirstColumn="0" w:lastRowLastColumn="0"/>
            </w:pPr>
            <w:proofErr w:type="spellStart"/>
            <w:r>
              <w:t>DeleteRegistry</w:t>
            </w:r>
            <w:proofErr w:type="spellEnd"/>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Description</w:t>
            </w:r>
          </w:p>
        </w:tc>
        <w:tc>
          <w:tcPr>
            <w:tcW w:w="7380" w:type="dxa"/>
          </w:tcPr>
          <w:p w:rsidR="00D95BAD" w:rsidRPr="0098065A" w:rsidRDefault="00D95BAD"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w:t>
            </w:r>
            <w:r w:rsidR="004842A5">
              <w:t>Registry along with its Categories, Entries and Properties.</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Input Parameters</w:t>
            </w:r>
          </w:p>
        </w:tc>
        <w:tc>
          <w:tcPr>
            <w:tcW w:w="7380" w:type="dxa"/>
          </w:tcPr>
          <w:p w:rsidR="00D95BAD" w:rsidRPr="0071635F" w:rsidRDefault="00D95BAD"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r w:rsidR="004842A5">
              <w:t>(</w:t>
            </w:r>
            <w:proofErr w:type="spellStart"/>
            <w:r w:rsidR="00E17E81" w:rsidRPr="0071635F">
              <w:rPr>
                <w:i/>
              </w:rPr>
              <w:t>IDType</w:t>
            </w:r>
            <w:proofErr w:type="spellEnd"/>
            <w:r w:rsidR="004842A5">
              <w:t>) [</w:t>
            </w:r>
            <w:r w:rsidR="0047106C">
              <w:t>1</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Registry identified by the </w:t>
            </w:r>
            <w:proofErr w:type="spellStart"/>
            <w:r w:rsidR="00574F5B">
              <w:t>Registry</w:t>
            </w:r>
            <w:r>
              <w:t>ID</w:t>
            </w:r>
            <w:proofErr w:type="spellEnd"/>
            <w:r>
              <w:t xml:space="preserve"> is not found, then the CIR server will throw a </w:t>
            </w:r>
            <w:proofErr w:type="spellStart"/>
            <w:r>
              <w:t>RegistryNotFoundFault</w:t>
            </w:r>
            <w:proofErr w:type="spellEnd"/>
            <w:r>
              <w:t>.</w:t>
            </w:r>
          </w:p>
        </w:tc>
      </w:tr>
      <w:tr w:rsidR="00D95BA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D95BAD" w:rsidRPr="005D3BF4" w:rsidRDefault="00D95BAD" w:rsidP="005D3BF4">
            <w:r w:rsidRPr="005D3BF4">
              <w:t>Returns</w:t>
            </w:r>
          </w:p>
        </w:tc>
        <w:tc>
          <w:tcPr>
            <w:tcW w:w="7380" w:type="dxa"/>
          </w:tcPr>
          <w:p w:rsidR="00D95BAD"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tc>
      </w:tr>
    </w:tbl>
    <w:p w:rsidR="004842A5" w:rsidRDefault="004842A5" w:rsidP="004842A5">
      <w:pPr>
        <w:pStyle w:val="Heading3"/>
      </w:pPr>
      <w:bookmarkStart w:id="322" w:name="_Toc329256881"/>
      <w:r>
        <w:t>Delete Category</w:t>
      </w:r>
      <w:bookmarkEnd w:id="322"/>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Category</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the specified Category</w:t>
            </w:r>
            <w:r>
              <w:t xml:space="preserve"> along with its Entries and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w:t>
            </w:r>
            <w:r w:rsidR="00574F5B">
              <w:t>y</w:t>
            </w:r>
            <w:r>
              <w:t>ID</w:t>
            </w:r>
            <w:proofErr w:type="spellEnd"/>
            <w:r>
              <w:t xml:space="preserve"> (</w:t>
            </w:r>
            <w:proofErr w:type="spellStart"/>
            <w:r w:rsidR="00E17E81" w:rsidRPr="0071635F">
              <w:rPr>
                <w:i/>
              </w:rPr>
              <w:t>IDType</w:t>
            </w:r>
            <w:proofErr w:type="spellEnd"/>
            <w:r>
              <w:t>) [1]</w:t>
            </w:r>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sidRPr="0071635F">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991274"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I</w:t>
            </w:r>
            <w:r w:rsidR="004842A5">
              <w:t xml:space="preserve">f the Registry identified by the </w:t>
            </w:r>
            <w:proofErr w:type="spellStart"/>
            <w:r w:rsidR="00574F5B">
              <w:t>Registry</w:t>
            </w:r>
            <w:r w:rsidR="004842A5">
              <w:t>ID</w:t>
            </w:r>
            <w:proofErr w:type="spellEnd"/>
            <w:r w:rsidR="004842A5">
              <w:t xml:space="preserve"> is not found, then the CIR server will throw a </w:t>
            </w:r>
            <w:proofErr w:type="spellStart"/>
            <w:r w:rsidR="004842A5">
              <w:t>RegistryNotFoundFault</w:t>
            </w:r>
            <w:proofErr w:type="spellEnd"/>
            <w:r w:rsidR="004842A5">
              <w:t>.</w:t>
            </w:r>
          </w:p>
          <w:p w:rsidR="0047106C" w:rsidRPr="0071635F" w:rsidRDefault="0047106C"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the Category identified by the </w:t>
            </w:r>
            <w:proofErr w:type="spellStart"/>
            <w:r w:rsidR="00574F5B">
              <w:t>Category</w:t>
            </w:r>
            <w:r>
              <w:t>ID</w:t>
            </w:r>
            <w:proofErr w:type="spellEnd"/>
            <w:r>
              <w:t xml:space="preserve"> and </w:t>
            </w:r>
            <w:proofErr w:type="spellStart"/>
            <w:r w:rsidR="00574F5B">
              <w:t>Category</w:t>
            </w:r>
            <w:r>
              <w:t>SourceID</w:t>
            </w:r>
            <w:proofErr w:type="spellEnd"/>
            <w:r>
              <w:t xml:space="preserve"> is not found, then the CIR server will throw a </w:t>
            </w:r>
            <w:proofErr w:type="spellStart"/>
            <w:r>
              <w:t>CategoryNotFoundFault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47106C"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7106C" w:rsidRPr="005D3BF4" w:rsidRDefault="0047106C" w:rsidP="005D3BF4">
            <w:r w:rsidRPr="005D3BF4">
              <w:t>Faults</w:t>
            </w:r>
          </w:p>
        </w:tc>
        <w:tc>
          <w:tcPr>
            <w:tcW w:w="7380" w:type="dxa"/>
          </w:tcPr>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47106C" w:rsidRPr="0071635F" w:rsidRDefault="0047106C"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tc>
      </w:tr>
    </w:tbl>
    <w:p w:rsidR="004842A5" w:rsidRDefault="004842A5" w:rsidP="004842A5">
      <w:pPr>
        <w:pStyle w:val="Heading3"/>
      </w:pPr>
      <w:bookmarkStart w:id="323" w:name="_Toc329256882"/>
      <w:r>
        <w:lastRenderedPageBreak/>
        <w:t>Delete Entries</w:t>
      </w:r>
      <w:bookmarkEnd w:id="323"/>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Entries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r>
              <w:t xml:space="preserve">Deletes </w:t>
            </w:r>
            <w:r w:rsidR="0047106C">
              <w:t xml:space="preserve">the specified Entries </w:t>
            </w:r>
            <w:r>
              <w:t>along with its Properties.</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47106C"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4842A5" w:rsidRDefault="0047106C"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w:t>
            </w:r>
            <w:r w:rsidR="00E835EF">
              <w:t>ID</w:t>
            </w:r>
            <w:proofErr w:type="spellEnd"/>
            <w:r w:rsidR="00E835EF">
              <w:t xml:space="preserve"> </w:t>
            </w:r>
            <w:r>
              <w:t>(</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4842A5" w:rsidRPr="0071635F" w:rsidRDefault="004842A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Registry identified by the ID is not found, then the CIR server will throw a </w:t>
            </w:r>
            <w:proofErr w:type="spellStart"/>
            <w:r>
              <w:t>RegistryNotFoundFault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w:t>
            </w:r>
            <w:r>
              <w:t xml:space="preserve">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E835EF" w:rsidRPr="0071635F" w:rsidRDefault="00E835EF"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w:t>
            </w:r>
            <w:r w:rsidR="00052A55">
              <w:t>an</w:t>
            </w:r>
            <w:r>
              <w:t xml:space="preserve"> Entry identified by the </w:t>
            </w:r>
            <w:proofErr w:type="spellStart"/>
            <w:r>
              <w:t>IDInSource</w:t>
            </w:r>
            <w:proofErr w:type="spellEnd"/>
            <w:r>
              <w:t xml:space="preserve"> and </w:t>
            </w:r>
            <w:proofErr w:type="spellStart"/>
            <w:r>
              <w:t>SourceID</w:t>
            </w:r>
            <w:proofErr w:type="spellEnd"/>
            <w:r>
              <w:t xml:space="preserve"> is not found, then the CIR server will throw a</w:t>
            </w:r>
            <w:r w:rsidR="00052A55">
              <w:t>n</w:t>
            </w:r>
            <w:r>
              <w:t xml:space="preserve"> </w:t>
            </w:r>
            <w:proofErr w:type="spellStart"/>
            <w:r w:rsidR="00052A55">
              <w:t>Entry</w:t>
            </w:r>
            <w:r>
              <w:t>NotFoundFault</w:t>
            </w:r>
            <w:proofErr w:type="spellEnd"/>
            <w:r w:rsidR="00052A5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E835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E835EF" w:rsidRPr="005D3BF4" w:rsidRDefault="00E835EF" w:rsidP="005D3BF4">
            <w:r w:rsidRPr="005D3BF4">
              <w:t>Faults</w:t>
            </w:r>
          </w:p>
        </w:tc>
        <w:tc>
          <w:tcPr>
            <w:tcW w:w="7380" w:type="dxa"/>
          </w:tcPr>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E835EF" w:rsidRPr="0071635F" w:rsidRDefault="00E835EF"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tc>
      </w:tr>
    </w:tbl>
    <w:p w:rsidR="004842A5" w:rsidRDefault="004842A5" w:rsidP="004842A5">
      <w:pPr>
        <w:pStyle w:val="Heading3"/>
      </w:pPr>
      <w:bookmarkStart w:id="324" w:name="_Toc329256883"/>
      <w:r>
        <w:t>Delete Properties</w:t>
      </w:r>
      <w:bookmarkEnd w:id="324"/>
    </w:p>
    <w:tbl>
      <w:tblPr>
        <w:tblStyle w:val="TableGrid"/>
        <w:tblW w:w="8748" w:type="dxa"/>
        <w:tblLook w:val="0680" w:firstRow="0" w:lastRow="0" w:firstColumn="1" w:lastColumn="0" w:noHBand="1" w:noVBand="1"/>
      </w:tblPr>
      <w:tblGrid>
        <w:gridCol w:w="1368"/>
        <w:gridCol w:w="7380"/>
      </w:tblGrid>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Name</w:t>
            </w:r>
          </w:p>
        </w:tc>
        <w:tc>
          <w:tcPr>
            <w:tcW w:w="7380" w:type="dxa"/>
          </w:tcPr>
          <w:p w:rsidR="004842A5" w:rsidRPr="0098065A" w:rsidRDefault="004842A5" w:rsidP="0047106C">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47106C">
              <w:t>Properties</w:t>
            </w:r>
            <w:proofErr w:type="spellEnd"/>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Description</w:t>
            </w:r>
          </w:p>
        </w:tc>
        <w:tc>
          <w:tcPr>
            <w:tcW w:w="7380" w:type="dxa"/>
          </w:tcPr>
          <w:p w:rsidR="004842A5" w:rsidRPr="0098065A" w:rsidRDefault="00052A55" w:rsidP="00052A55">
            <w:pPr>
              <w:keepLines/>
              <w:cnfStyle w:val="000000000000" w:firstRow="0" w:lastRow="0" w:firstColumn="0" w:lastColumn="0" w:oddVBand="0" w:evenVBand="0" w:oddHBand="0" w:evenHBand="0" w:firstRowFirstColumn="0" w:firstRowLastColumn="0" w:lastRowFirstColumn="0" w:lastRowLastColumn="0"/>
            </w:pPr>
            <w:r>
              <w:t>Deletes the specified Properties</w:t>
            </w:r>
            <w:r w:rsidR="004842A5">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Input Parameters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w:t>
            </w:r>
            <w:r w:rsidR="004429EA">
              <w:t>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00E17E81">
              <w:rPr>
                <w:i/>
              </w:rPr>
              <w:t>IDType</w:t>
            </w:r>
            <w:proofErr w:type="spellEnd"/>
            <w:r>
              <w:t>) [1]</w:t>
            </w:r>
          </w:p>
          <w:p w:rsidR="00E835EF"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00E17E81">
              <w:rPr>
                <w:i/>
              </w:rPr>
              <w:t>IDType</w:t>
            </w:r>
            <w:proofErr w:type="spellEnd"/>
            <w:r>
              <w:t>) [1]</w:t>
            </w:r>
          </w:p>
          <w:p w:rsidR="004842A5" w:rsidRDefault="00E835EF" w:rsidP="00052A5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00E17E81">
              <w:rPr>
                <w:i/>
              </w:rPr>
              <w:t>IDType</w:t>
            </w:r>
            <w:proofErr w:type="spellEnd"/>
            <w:r>
              <w:t>) [1]</w:t>
            </w:r>
          </w:p>
          <w:p w:rsidR="00E835EF" w:rsidRPr="0098065A" w:rsidRDefault="00E835EF" w:rsidP="00246C6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00E17E81">
              <w:rPr>
                <w:i/>
              </w:rPr>
              <w:t>IDType</w:t>
            </w:r>
            <w:proofErr w:type="spellEnd"/>
            <w:r>
              <w:t>) [1]</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Behavior</w:t>
            </w:r>
          </w:p>
        </w:tc>
        <w:tc>
          <w:tcPr>
            <w:tcW w:w="7380" w:type="dxa"/>
          </w:tcPr>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Registry identified by the ID is not found, then the CIR server will throw a </w:t>
            </w:r>
            <w:proofErr w:type="spellStart"/>
            <w:r>
              <w:t>RegistryNotFoundFault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Category identified by the ID and </w:t>
            </w:r>
            <w:proofErr w:type="spellStart"/>
            <w:r>
              <w:t>SourceID</w:t>
            </w:r>
            <w:proofErr w:type="spellEnd"/>
            <w:r>
              <w:t xml:space="preserve"> is not found, then the CIR server will throw a </w:t>
            </w:r>
            <w:proofErr w:type="spellStart"/>
            <w:r>
              <w:t>CategoryNotFoundFault</w:t>
            </w:r>
            <w:proofErr w:type="spellEnd"/>
            <w:r>
              <w:t>.</w:t>
            </w:r>
          </w:p>
          <w:p w:rsidR="004842A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an Entry identified by the </w:t>
            </w:r>
            <w:proofErr w:type="spellStart"/>
            <w:r>
              <w:t>IDInSource</w:t>
            </w:r>
            <w:proofErr w:type="spellEnd"/>
            <w:r>
              <w:t xml:space="preserve"> and </w:t>
            </w:r>
            <w:proofErr w:type="spellStart"/>
            <w:r>
              <w:t>SourceID</w:t>
            </w:r>
            <w:proofErr w:type="spellEnd"/>
            <w:r>
              <w:t xml:space="preserve"> is not found, then the CIR server will throw an </w:t>
            </w:r>
            <w:proofErr w:type="spellStart"/>
            <w:r>
              <w:t>EntryNotFoundFault</w:t>
            </w:r>
            <w:proofErr w:type="spellEnd"/>
            <w:r>
              <w:t>.</w:t>
            </w:r>
          </w:p>
          <w:p w:rsidR="00052A55" w:rsidRPr="0071635F" w:rsidRDefault="00052A5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 xml:space="preserve">If a Property identified by the ID is not found, then the CIR server will throw a </w:t>
            </w:r>
            <w:proofErr w:type="spellStart"/>
            <w:r>
              <w:t>PropertyNotFoundFault</w:t>
            </w:r>
            <w:proofErr w:type="spellEnd"/>
            <w:r>
              <w:t>.</w:t>
            </w:r>
          </w:p>
        </w:tc>
      </w:tr>
      <w:tr w:rsidR="004842A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4842A5" w:rsidRPr="005D3BF4" w:rsidRDefault="004842A5" w:rsidP="005D3BF4">
            <w:r w:rsidRPr="005D3BF4">
              <w:t>Returns</w:t>
            </w:r>
          </w:p>
        </w:tc>
        <w:tc>
          <w:tcPr>
            <w:tcW w:w="7380" w:type="dxa"/>
          </w:tcPr>
          <w:p w:rsidR="004842A5" w:rsidRPr="0071635F" w:rsidRDefault="004842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r>
              <w:t>N/A</w:t>
            </w:r>
          </w:p>
        </w:tc>
      </w:tr>
      <w:tr w:rsidR="00052A55"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052A55" w:rsidRPr="005D3BF4" w:rsidRDefault="00052A55" w:rsidP="005D3BF4">
            <w:r w:rsidRPr="005D3BF4">
              <w:lastRenderedPageBreak/>
              <w:t>Faults</w:t>
            </w:r>
          </w:p>
        </w:tc>
        <w:tc>
          <w:tcPr>
            <w:tcW w:w="7380" w:type="dxa"/>
          </w:tcPr>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RegistryNotFoundFault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CategoryNotFoundFault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EntryNotFoundFault</w:t>
            </w:r>
            <w:proofErr w:type="spellEnd"/>
          </w:p>
          <w:p w:rsidR="00052A55" w:rsidRPr="0071635F" w:rsidRDefault="00052A5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PropertyNotFoundFault</w:t>
            </w:r>
            <w:proofErr w:type="spellEnd"/>
          </w:p>
        </w:tc>
      </w:tr>
    </w:tbl>
    <w:p w:rsidR="000D52D4" w:rsidRDefault="007233FD" w:rsidP="007233FD">
      <w:pPr>
        <w:pStyle w:val="Heading2"/>
      </w:pPr>
      <w:bookmarkStart w:id="325" w:name="_Toc329256884"/>
      <w:r>
        <w:t>CIR Query Services</w:t>
      </w:r>
      <w:bookmarkEnd w:id="325"/>
    </w:p>
    <w:p w:rsidR="00F07C65" w:rsidRPr="00F07C65" w:rsidRDefault="00F07C65" w:rsidP="00F07C65">
      <w:r>
        <w:t xml:space="preserve">The Query Services exposed by the CIR allow a client to retrieve </w:t>
      </w:r>
      <w:r w:rsidR="00485A8E">
        <w:t xml:space="preserve">registry </w:t>
      </w:r>
      <w:r>
        <w:t>data</w:t>
      </w:r>
      <w:r w:rsidR="00485A8E">
        <w:t xml:space="preserve">. The client can use the Wildcard Specification defined in Section </w:t>
      </w:r>
      <w:ins w:id="326" w:author="Avin Mathew" w:date="2012-07-06T07:44:00Z">
        <w:r w:rsidR="008F2D6F">
          <w:fldChar w:fldCharType="begin"/>
        </w:r>
        <w:r w:rsidR="008F2D6F">
          <w:instrText xml:space="preserve"> REF _Ref329324004 \r \h </w:instrText>
        </w:r>
      </w:ins>
      <w:r w:rsidR="008F2D6F">
        <w:fldChar w:fldCharType="separate"/>
      </w:r>
      <w:ins w:id="327" w:author="Avin Mathew" w:date="2012-07-06T07:44:00Z">
        <w:r w:rsidR="008F2D6F">
          <w:t>3.2.4</w:t>
        </w:r>
        <w:r w:rsidR="008F2D6F">
          <w:fldChar w:fldCharType="end"/>
        </w:r>
      </w:ins>
      <w:del w:id="328" w:author="Avin Mathew" w:date="2012-07-06T07:44:00Z">
        <w:r w:rsidR="00485A8E" w:rsidDel="008F2D6F">
          <w:fldChar w:fldCharType="begin"/>
        </w:r>
        <w:r w:rsidR="00485A8E" w:rsidDel="008F2D6F">
          <w:delInstrText xml:space="preserve"> REF _Ref234831467 \r \h </w:delInstrText>
        </w:r>
        <w:r w:rsidR="00485A8E" w:rsidDel="008F2D6F">
          <w:fldChar w:fldCharType="separate"/>
        </w:r>
        <w:r w:rsidR="008F2D6F" w:rsidDel="008F2D6F">
          <w:delText>3.2.2</w:delText>
        </w:r>
        <w:r w:rsidR="00485A8E" w:rsidDel="008F2D6F">
          <w:fldChar w:fldCharType="end"/>
        </w:r>
      </w:del>
      <w:r w:rsidR="00485A8E">
        <w:t xml:space="preserve"> </w:t>
      </w:r>
      <w:r w:rsidR="004842A5">
        <w:t xml:space="preserve">in designated fields </w:t>
      </w:r>
      <w:ins w:id="329" w:author="Avin Mathew" w:date="2012-06-26T11:37:00Z">
        <w:r w:rsidR="00716A84">
          <w:t>for advanced string matching</w:t>
        </w:r>
      </w:ins>
      <w:del w:id="330" w:author="Avin Mathew" w:date="2012-06-26T11:37:00Z">
        <w:r w:rsidR="00485A8E" w:rsidDel="00716A84">
          <w:delText>to identify multiple objects to be returned by a service</w:delText>
        </w:r>
      </w:del>
      <w:r w:rsidR="00485A8E">
        <w:t>.</w:t>
      </w:r>
    </w:p>
    <w:p w:rsidR="007233FD" w:rsidRDefault="007233FD" w:rsidP="007233FD">
      <w:pPr>
        <w:pStyle w:val="Heading3"/>
      </w:pPr>
      <w:bookmarkStart w:id="331" w:name="_Toc329256885"/>
      <w:r>
        <w:t>Get Registry</w:t>
      </w:r>
      <w:bookmarkEnd w:id="331"/>
    </w:p>
    <w:tbl>
      <w:tblPr>
        <w:tblStyle w:val="TableGrid"/>
        <w:tblW w:w="8748" w:type="dxa"/>
        <w:tblLook w:val="0680" w:firstRow="0" w:lastRow="0" w:firstColumn="1" w:lastColumn="0" w:noHBand="1" w:noVBand="1"/>
      </w:tblPr>
      <w:tblGrid>
        <w:gridCol w:w="1368"/>
        <w:gridCol w:w="7380"/>
      </w:tblGrid>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Name</w:t>
            </w:r>
          </w:p>
        </w:tc>
        <w:tc>
          <w:tcPr>
            <w:tcW w:w="7380" w:type="dxa"/>
          </w:tcPr>
          <w:p w:rsidR="007233FD" w:rsidRPr="0098065A" w:rsidRDefault="007233FD" w:rsidP="000E63C8">
            <w:pPr>
              <w:keepLines/>
              <w:jc w:val="left"/>
              <w:cnfStyle w:val="000000000000" w:firstRow="0" w:lastRow="0" w:firstColumn="0" w:lastColumn="0" w:oddVBand="0" w:evenVBand="0" w:oddHBand="0" w:evenHBand="0" w:firstRowFirstColumn="0" w:firstRowLastColumn="0" w:lastRowFirstColumn="0" w:lastRowLastColumn="0"/>
            </w:pPr>
            <w:proofErr w:type="spellStart"/>
            <w:r>
              <w:t>GetRegistry</w:t>
            </w:r>
            <w:proofErr w:type="spellEnd"/>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Description</w:t>
            </w:r>
          </w:p>
        </w:tc>
        <w:tc>
          <w:tcPr>
            <w:tcW w:w="7380" w:type="dxa"/>
          </w:tcPr>
          <w:p w:rsidR="007233FD" w:rsidRPr="0098065A" w:rsidRDefault="007233FD" w:rsidP="00E80120">
            <w:pPr>
              <w:keepLines/>
              <w:jc w:val="left"/>
              <w:cnfStyle w:val="000000000000" w:firstRow="0" w:lastRow="0" w:firstColumn="0" w:lastColumn="0" w:oddVBand="0" w:evenVBand="0" w:oddHBand="0" w:evenHBand="0" w:firstRowFirstColumn="0" w:firstRowLastColumn="0" w:lastRowFirstColumn="0" w:lastRowLastColumn="0"/>
            </w:pPr>
            <w:r>
              <w:t xml:space="preserve">Returns </w:t>
            </w:r>
            <w:r w:rsidR="000314C9">
              <w:t xml:space="preserve">all Registries, Categories, Entries and Properties filtered by the specified </w:t>
            </w:r>
            <w:r w:rsidR="00E80120">
              <w:t>conditions</w:t>
            </w:r>
            <w:r w:rsidR="000314C9">
              <w:t>.</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Input Parameters</w:t>
            </w:r>
          </w:p>
        </w:tc>
        <w:tc>
          <w:tcPr>
            <w:tcW w:w="7380" w:type="dxa"/>
          </w:tcPr>
          <w:p w:rsidR="003310D0" w:rsidRPr="0071635F" w:rsidRDefault="003310D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Filter (</w:t>
            </w:r>
            <w:r w:rsidRPr="0071635F">
              <w:rPr>
                <w:i/>
              </w:rPr>
              <w:t>Filter</w:t>
            </w:r>
            <w:r>
              <w:t xml:space="preserve">) [0..*], where </w:t>
            </w:r>
            <w:r w:rsidRPr="0071635F">
              <w:rPr>
                <w:i/>
              </w:rPr>
              <w:t>Filter</w:t>
            </w:r>
            <w:r>
              <w:t xml:space="preserve"> is composed of:</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w:t>
            </w:r>
            <w:r w:rsidR="004842A5">
              <w:t>Filter</w:t>
            </w:r>
            <w:proofErr w:type="spellEnd"/>
            <w:r w:rsidR="004842A5">
              <w:t xml:space="preserve"> </w:t>
            </w:r>
            <w:r w:rsidR="003310D0">
              <w:t>(</w:t>
            </w:r>
            <w:proofErr w:type="spellStart"/>
            <w:r w:rsidRPr="003310D0">
              <w:rPr>
                <w:i/>
              </w:rPr>
              <w:t>Registry</w:t>
            </w:r>
            <w:r w:rsidR="003310D0" w:rsidRPr="003310D0">
              <w:rPr>
                <w:i/>
              </w:rPr>
              <w:t>Filter</w:t>
            </w:r>
            <w:proofErr w:type="spellEnd"/>
            <w:r w:rsidR="003310D0">
              <w:t>) [0..1]</w:t>
            </w:r>
          </w:p>
          <w:p w:rsidR="00277C7C"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w:t>
            </w:r>
            <w:r w:rsidR="004842A5">
              <w:t>Filter</w:t>
            </w:r>
            <w:proofErr w:type="spellEnd"/>
            <w:r w:rsidR="004842A5">
              <w:t xml:space="preserve"> </w:t>
            </w:r>
            <w:r w:rsidR="003310D0">
              <w:t>(</w:t>
            </w:r>
            <w:proofErr w:type="spellStart"/>
            <w:r w:rsidRPr="003310D0">
              <w:rPr>
                <w:i/>
              </w:rPr>
              <w:t>Category</w:t>
            </w:r>
            <w:r w:rsidR="003310D0" w:rsidRPr="003310D0">
              <w:rPr>
                <w:i/>
              </w:rPr>
              <w:t>Filter</w:t>
            </w:r>
            <w:proofErr w:type="spellEnd"/>
            <w:r w:rsidR="003310D0">
              <w:t>) [0..1]</w:t>
            </w:r>
          </w:p>
          <w:p w:rsidR="007233FD" w:rsidRDefault="00277C7C" w:rsidP="003310D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w:t>
            </w:r>
            <w:r w:rsidR="004842A5">
              <w:t>Filter</w:t>
            </w:r>
            <w:proofErr w:type="spellEnd"/>
            <w:r w:rsidR="004842A5">
              <w:t xml:space="preserve"> </w:t>
            </w:r>
            <w:r w:rsidR="003310D0">
              <w:t>(</w:t>
            </w:r>
            <w:proofErr w:type="spellStart"/>
            <w:r w:rsidRPr="003310D0">
              <w:rPr>
                <w:i/>
              </w:rPr>
              <w:t>Entry</w:t>
            </w:r>
            <w:r w:rsidR="003310D0" w:rsidRPr="003310D0">
              <w:rPr>
                <w:i/>
              </w:rPr>
              <w:t>Filter</w:t>
            </w:r>
            <w:proofErr w:type="spellEnd"/>
            <w:r w:rsidR="003310D0">
              <w:t>) [0..1]</w:t>
            </w:r>
          </w:p>
          <w:p w:rsidR="005C37EF" w:rsidRPr="0098065A" w:rsidRDefault="005C37EF" w:rsidP="00246C65">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w:t>
            </w:r>
            <w:r w:rsidR="004842A5">
              <w:t>Filter</w:t>
            </w:r>
            <w:proofErr w:type="spellEnd"/>
            <w:r w:rsidR="004842A5">
              <w:t xml:space="preserve"> </w:t>
            </w:r>
            <w:r w:rsidR="003310D0">
              <w:t>(</w:t>
            </w:r>
            <w:proofErr w:type="spellStart"/>
            <w:r w:rsidR="003310D0" w:rsidRPr="003310D0">
              <w:rPr>
                <w:i/>
              </w:rPr>
              <w:t>PropertyFilter</w:t>
            </w:r>
            <w:proofErr w:type="spellEnd"/>
            <w:r w:rsidR="003310D0">
              <w:t>) [0..1]</w:t>
            </w:r>
          </w:p>
        </w:tc>
      </w:tr>
      <w:tr w:rsidR="005C37EF"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5C37EF" w:rsidRPr="005D3BF4" w:rsidRDefault="005C37EF" w:rsidP="005D3BF4">
            <w:r w:rsidRPr="005D3BF4">
              <w:t>Behavior</w:t>
            </w:r>
          </w:p>
        </w:tc>
        <w:tc>
          <w:tcPr>
            <w:tcW w:w="7380" w:type="dxa"/>
          </w:tcPr>
          <w:p w:rsidR="005C37EF" w:rsidRDefault="005C37EF"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Each </w:t>
            </w:r>
            <w:r w:rsidR="003310D0">
              <w:t xml:space="preserve">filter </w:t>
            </w:r>
            <w:r>
              <w:t>type</w:t>
            </w:r>
            <w:r w:rsidR="003310D0">
              <w:t xml:space="preserve"> within a Filter (i.e. </w:t>
            </w:r>
            <w:proofErr w:type="spellStart"/>
            <w:r w:rsidR="003310D0">
              <w:t>RegistryFilter</w:t>
            </w:r>
            <w:proofErr w:type="spellEnd"/>
            <w:r w:rsidR="003310D0">
              <w:t xml:space="preserve">, </w:t>
            </w:r>
            <w:proofErr w:type="spellStart"/>
            <w:r w:rsidR="003310D0">
              <w:t>CategoryFilter</w:t>
            </w:r>
            <w:proofErr w:type="spellEnd"/>
            <w:r w:rsidR="003310D0">
              <w:t xml:space="preserve">, </w:t>
            </w:r>
            <w:proofErr w:type="spellStart"/>
            <w:r w:rsidR="003310D0">
              <w:t>EntryFilter</w:t>
            </w:r>
            <w:proofErr w:type="spellEnd"/>
            <w:r w:rsidR="003310D0">
              <w:t xml:space="preserve">, </w:t>
            </w:r>
            <w:proofErr w:type="spellStart"/>
            <w:r w:rsidR="003310D0">
              <w:t>PropertyFilter</w:t>
            </w:r>
            <w:proofErr w:type="spellEnd"/>
            <w:r w:rsidR="003310D0">
              <w:t>)</w:t>
            </w:r>
            <w:r>
              <w:t xml:space="preserve"> acts as a </w:t>
            </w:r>
            <w:r w:rsidR="00CF5E22">
              <w:t xml:space="preserve">logical AND </w:t>
            </w:r>
            <w:r>
              <w:t>filter. For example, if the Registry ID value is “Test”</w:t>
            </w:r>
            <w:r w:rsidR="00CF5E22">
              <w:t>, Category ID is “Asset”</w:t>
            </w:r>
            <w:r>
              <w:t xml:space="preserve">, </w:t>
            </w:r>
            <w:r w:rsidR="00CF5E22">
              <w:t xml:space="preserve">and Property ID “Length” then </w:t>
            </w:r>
            <w:r>
              <w:t xml:space="preserve">only </w:t>
            </w:r>
            <w:r w:rsidR="00CF5E22">
              <w:t xml:space="preserve">Entries (and associated Registry, Category and Properties) of the “Asset” Category in the “Test” Registry that have a Property of “Length” </w:t>
            </w:r>
            <w:r>
              <w:t>are returned.</w:t>
            </w:r>
          </w:p>
          <w:p w:rsidR="00CF5E22" w:rsidRDefault="00CF5E22" w:rsidP="003310D0">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The absence of an input parameter type indicates that the data is not filtered by this facet </w:t>
            </w:r>
            <w:r w:rsidR="003310D0">
              <w:t xml:space="preserve">(i.e. logical TRUE) </w:t>
            </w:r>
            <w:r>
              <w:t xml:space="preserve">and that all </w:t>
            </w:r>
            <w:r w:rsidR="003310D0">
              <w:t>data elements</w:t>
            </w:r>
            <w:r>
              <w:t xml:space="preserve"> are valid.</w:t>
            </w:r>
          </w:p>
          <w:p w:rsidR="005C37EF" w:rsidRDefault="00CF5E22"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 xml:space="preserve">Multiple filters of the same </w:t>
            </w:r>
            <w:r w:rsidR="003310D0">
              <w:t xml:space="preserve">filter </w:t>
            </w:r>
            <w:r>
              <w:t xml:space="preserve">type </w:t>
            </w:r>
            <w:r w:rsidR="003310D0">
              <w:t xml:space="preserve">are supported and act as a </w:t>
            </w:r>
            <w:r>
              <w:t>logical OR filter.</w:t>
            </w:r>
            <w:r w:rsidR="003310D0">
              <w:t xml:space="preserve"> For example, if the </w:t>
            </w:r>
            <w:proofErr w:type="spellStart"/>
            <w:r w:rsidR="003310D0">
              <w:t>EntryFilter</w:t>
            </w:r>
            <w:proofErr w:type="spellEnd"/>
            <w:r w:rsidR="003310D0">
              <w:t xml:space="preserve"> 1 Tag is “P101” and the </w:t>
            </w:r>
            <w:proofErr w:type="spellStart"/>
            <w:r w:rsidR="003310D0">
              <w:t>EntryFilter</w:t>
            </w:r>
            <w:proofErr w:type="spellEnd"/>
            <w:r w:rsidR="003310D0">
              <w:t xml:space="preserve"> 2 Tag is “P102”, then the Entries with a Tag of “P101” or “P102” are returned.</w:t>
            </w:r>
          </w:p>
          <w:p w:rsidR="003310D0" w:rsidRDefault="003310D0" w:rsidP="003310D0">
            <w:pPr>
              <w:pStyle w:val="ListParagraph"/>
              <w:keepLines/>
              <w:numPr>
                <w:ilvl w:val="0"/>
                <w:numId w:val="11"/>
              </w:numPr>
              <w:jc w:val="left"/>
              <w:cnfStyle w:val="000000000000" w:firstRow="0" w:lastRow="0" w:firstColumn="0" w:lastColumn="0" w:oddVBand="0" w:evenVBand="0" w:oddHBand="0" w:evenHBand="0" w:firstRowFirstColumn="0" w:firstRowLastColumn="0" w:lastRowFirstColumn="0" w:lastRowLastColumn="0"/>
            </w:pPr>
            <w:r>
              <w:t>Wildcards are supported on all fields within each filter type.</w:t>
            </w:r>
          </w:p>
        </w:tc>
      </w:tr>
      <w:tr w:rsidR="007233FD"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7233FD" w:rsidRPr="005D3BF4" w:rsidRDefault="007233FD" w:rsidP="005D3BF4">
            <w:r w:rsidRPr="005D3BF4">
              <w:t>Returns</w:t>
            </w:r>
          </w:p>
        </w:tc>
        <w:tc>
          <w:tcPr>
            <w:tcW w:w="7380" w:type="dxa"/>
          </w:tcPr>
          <w:p w:rsidR="007233FD"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15068D" w:rsidRDefault="0015068D" w:rsidP="0015068D">
      <w:pPr>
        <w:pStyle w:val="Heading3"/>
      </w:pPr>
      <w:bookmarkStart w:id="332" w:name="_Toc329256886"/>
      <w:bookmarkStart w:id="333" w:name="_Ref234831467"/>
      <w:r>
        <w:t>Get Equivalent Entries</w:t>
      </w:r>
      <w:bookmarkEnd w:id="332"/>
    </w:p>
    <w:tbl>
      <w:tblPr>
        <w:tblStyle w:val="TableGrid"/>
        <w:tblW w:w="8748" w:type="dxa"/>
        <w:tblLook w:val="0680" w:firstRow="0" w:lastRow="0" w:firstColumn="1" w:lastColumn="0" w:noHBand="1" w:noVBand="1"/>
      </w:tblPr>
      <w:tblGrid>
        <w:gridCol w:w="1368"/>
        <w:gridCol w:w="7380"/>
      </w:tblGrid>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Name</w:t>
            </w:r>
          </w:p>
        </w:tc>
        <w:tc>
          <w:tcPr>
            <w:tcW w:w="7380" w:type="dxa"/>
          </w:tcPr>
          <w:p w:rsidR="0015068D" w:rsidRPr="0098065A" w:rsidRDefault="0094719C" w:rsidP="0094719C">
            <w:pPr>
              <w:keepLines/>
              <w:jc w:val="left"/>
              <w:cnfStyle w:val="000000000000" w:firstRow="0" w:lastRow="0" w:firstColumn="0" w:lastColumn="0" w:oddVBand="0" w:evenVBand="0" w:oddHBand="0" w:evenHBand="0" w:firstRowFirstColumn="0" w:firstRowLastColumn="0" w:lastRowFirstColumn="0" w:lastRowLastColumn="0"/>
            </w:pPr>
            <w:proofErr w:type="spellStart"/>
            <w:r>
              <w:t>Get</w:t>
            </w:r>
            <w:r w:rsidR="0015068D">
              <w:t>EquivalentEntries</w:t>
            </w:r>
            <w:proofErr w:type="spellEnd"/>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Description</w:t>
            </w:r>
          </w:p>
        </w:tc>
        <w:tc>
          <w:tcPr>
            <w:tcW w:w="7380" w:type="dxa"/>
          </w:tcPr>
          <w:p w:rsidR="0015068D" w:rsidRPr="0098065A" w:rsidRDefault="0015068D" w:rsidP="00EE7D55">
            <w:pPr>
              <w:keepLines/>
              <w:jc w:val="left"/>
              <w:cnfStyle w:val="000000000000" w:firstRow="0" w:lastRow="0" w:firstColumn="0" w:lastColumn="0" w:oddVBand="0" w:evenVBand="0" w:oddHBand="0" w:evenHBand="0" w:firstRowFirstColumn="0" w:firstRowLastColumn="0" w:lastRowFirstColumn="0" w:lastRowLastColumn="0"/>
            </w:pPr>
            <w:r>
              <w:t xml:space="preserve">Returns any equivalent Entries to the specified Entries (i.e. by identifying all Entries with the same CIRID to the </w:t>
            </w:r>
            <w:r w:rsidR="00EE7D55">
              <w:t>specified</w:t>
            </w:r>
            <w:r>
              <w:t xml:space="preserve"> Entries). Multiple entries are specified by </w:t>
            </w:r>
            <w:proofErr w:type="spellStart"/>
            <w:r>
              <w:t>IDInSource</w:t>
            </w:r>
            <w:proofErr w:type="spellEnd"/>
            <w:r>
              <w:t xml:space="preserve"> and </w:t>
            </w:r>
            <w:proofErr w:type="spellStart"/>
            <w:r>
              <w:t>Sourc</w:t>
            </w:r>
            <w:r w:rsidR="00BC5FC2">
              <w:t>eID</w:t>
            </w:r>
            <w:proofErr w:type="spellEnd"/>
            <w:r w:rsidR="00BC5FC2">
              <w:t xml:space="preserve"> pairs. A </w:t>
            </w:r>
            <w:proofErr w:type="spellStart"/>
            <w:r w:rsidR="00BC5FC2">
              <w:t>Target</w:t>
            </w:r>
            <w:r>
              <w:t>SourceID</w:t>
            </w:r>
            <w:proofErr w:type="spellEnd"/>
            <w:r>
              <w:t xml:space="preserve"> or list of </w:t>
            </w:r>
            <w:proofErr w:type="spellStart"/>
            <w:r w:rsidR="0094719C">
              <w:t>Target</w:t>
            </w:r>
            <w:r>
              <w:t>SourceIDs</w:t>
            </w:r>
            <w:proofErr w:type="spellEnd"/>
            <w:r>
              <w:t xml:space="preserve"> can be specified to filter </w:t>
            </w:r>
            <w:r w:rsidR="00EE7D55">
              <w:t xml:space="preserve">equivalent </w:t>
            </w:r>
            <w:r>
              <w:t>Entries.</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Input Parameters</w:t>
            </w:r>
          </w:p>
        </w:tc>
        <w:tc>
          <w:tcPr>
            <w:tcW w:w="7380" w:type="dxa"/>
          </w:tcPr>
          <w:p w:rsidR="006E24A5" w:rsidRPr="0071635F" w:rsidRDefault="006E24A5" w:rsidP="00C20988">
            <w:pPr>
              <w:pStyle w:val="ListParagraph"/>
              <w:keepLines/>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Entry</w:t>
            </w:r>
            <w:r w:rsidR="004429EA">
              <w:t>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lastRenderedPageBreak/>
              <w:t>CategorySourceID</w:t>
            </w:r>
            <w:proofErr w:type="spellEnd"/>
            <w:r>
              <w:t xml:space="preserve"> (</w:t>
            </w:r>
            <w:proofErr w:type="spellStart"/>
            <w:r>
              <w:rPr>
                <w:i/>
              </w:rPr>
              <w:t>IDType</w:t>
            </w:r>
            <w:proofErr w:type="spellEnd"/>
            <w:r>
              <w:t>) [1]</w:t>
            </w:r>
          </w:p>
          <w:p w:rsidR="006E24A5" w:rsidRDefault="006E24A5" w:rsidP="006E24A5">
            <w:pPr>
              <w:keepLines/>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Pr>
                <w:i/>
              </w:rPr>
              <w:t>IDType</w:t>
            </w:r>
            <w:proofErr w:type="spellEnd"/>
            <w:r>
              <w:t>) [1]</w:t>
            </w:r>
          </w:p>
          <w:p w:rsidR="004429EA" w:rsidRDefault="006E24A5" w:rsidP="004429E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Pr>
                <w:i/>
              </w:rPr>
              <w:t>IDType</w:t>
            </w:r>
            <w:proofErr w:type="spellEnd"/>
            <w:r>
              <w:t>) [1]</w:t>
            </w:r>
          </w:p>
          <w:p w:rsidR="0015068D" w:rsidRPr="0071635F" w:rsidRDefault="00BC5FC2"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15068D">
              <w:t>SourceID</w:t>
            </w:r>
            <w:proofErr w:type="spellEnd"/>
            <w:r w:rsidR="0015068D">
              <w:t xml:space="preserve"> (</w:t>
            </w:r>
            <w:proofErr w:type="spellStart"/>
            <w:r w:rsidR="0015068D" w:rsidRPr="0071635F">
              <w:rPr>
                <w:i/>
              </w:rPr>
              <w:t>IDType</w:t>
            </w:r>
            <w:proofErr w:type="spellEnd"/>
            <w:r w:rsidR="0015068D">
              <w:t>) [0</w:t>
            </w:r>
            <w:proofErr w:type="gramStart"/>
            <w:r w:rsidR="0015068D">
              <w:t>..*</w:t>
            </w:r>
            <w:proofErr w:type="gramEnd"/>
            <w:r w:rsidR="0015068D">
              <w:t>]</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lastRenderedPageBreak/>
              <w:t>Behavior</w:t>
            </w:r>
          </w:p>
        </w:tc>
        <w:tc>
          <w:tcPr>
            <w:tcW w:w="7380" w:type="dxa"/>
          </w:tcPr>
          <w:p w:rsidR="00EE7D55" w:rsidRDefault="00EE7D55" w:rsidP="00EE7D5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Both the specified Entry and equivalent Entries are returned to allow correlation (via CIRID) by the client.</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 </w:t>
            </w:r>
            <w:r w:rsidR="00EE7D55">
              <w:t xml:space="preserve">specified </w:t>
            </w:r>
            <w:r>
              <w:t xml:space="preserve">Entry </w:t>
            </w:r>
            <w:r w:rsidR="00EE7D55">
              <w:t xml:space="preserve">does not exist or does not have a corresponding </w:t>
            </w:r>
            <w:r>
              <w:t>CIRID, no</w:t>
            </w:r>
            <w:r w:rsidR="00EE7D55">
              <w:t xml:space="preserve"> equivalent Entries will be returned. </w:t>
            </w:r>
            <w:r w:rsidR="00927365">
              <w:t>Nevertheless</w:t>
            </w:r>
            <w:r w:rsidR="00EE7D55">
              <w:t xml:space="preserve">, the specified Entry is </w:t>
            </w:r>
            <w:r w:rsidR="00927365">
              <w:t xml:space="preserve">still </w:t>
            </w:r>
            <w:r w:rsidR="00EE7D55">
              <w:t>returned</w:t>
            </w:r>
            <w:r w:rsidR="00927365">
              <w:t xml:space="preserve"> with a populated CIRID field</w:t>
            </w:r>
            <w:r w:rsidR="00EE7D55">
              <w:t>.</w:t>
            </w:r>
          </w:p>
          <w:p w:rsidR="0094719C" w:rsidRDefault="0094719C"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The </w:t>
            </w:r>
            <w:proofErr w:type="spellStart"/>
            <w:r>
              <w:t>TargetSourceID</w:t>
            </w:r>
            <w:proofErr w:type="spellEnd"/>
            <w:r>
              <w:t xml:space="preserve"> filter only filters the </w:t>
            </w:r>
            <w:r w:rsidR="00EE7D55">
              <w:t xml:space="preserve">equivalent </w:t>
            </w:r>
            <w:r>
              <w:t xml:space="preserve">Entries </w:t>
            </w:r>
            <w:r w:rsidR="00EE7D55">
              <w:t xml:space="preserve">to those with the same </w:t>
            </w:r>
            <w:proofErr w:type="spellStart"/>
            <w:r w:rsidR="00EE7D55">
              <w:t>SourceID</w:t>
            </w:r>
            <w:proofErr w:type="spellEnd"/>
            <w:r>
              <w:t>.</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w:t>
            </w:r>
            <w:r w:rsidR="0015068D">
              <w:t>SourceID</w:t>
            </w:r>
            <w:proofErr w:type="spellEnd"/>
            <w:r w:rsidR="0015068D">
              <w:t xml:space="preserve"> is specified, all Entries with the same CIRID are returned.</w:t>
            </w:r>
          </w:p>
          <w:p w:rsidR="0015068D" w:rsidRDefault="00BC5FC2"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w:t>
            </w:r>
            <w:r w:rsidR="0015068D">
              <w:t>SourceIDs</w:t>
            </w:r>
            <w:proofErr w:type="spellEnd"/>
            <w:r w:rsidR="0015068D">
              <w:t xml:space="preserve"> are supported and act as a logical OR filter.</w:t>
            </w:r>
          </w:p>
          <w:p w:rsidR="0015068D" w:rsidRDefault="0015068D" w:rsidP="0015068D">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Wildcards a</w:t>
            </w:r>
            <w:r w:rsidR="00BC5FC2">
              <w:t xml:space="preserve">re only supported on the </w:t>
            </w:r>
            <w:proofErr w:type="spellStart"/>
            <w:r w:rsidR="00BC5FC2">
              <w:t>Target</w:t>
            </w:r>
            <w:r>
              <w:t>SourceID</w:t>
            </w:r>
            <w:proofErr w:type="spellEnd"/>
            <w:r>
              <w:t xml:space="preserve"> field.</w:t>
            </w:r>
          </w:p>
        </w:tc>
      </w:tr>
      <w:tr w:rsidR="0015068D" w:rsidRPr="0098065A" w:rsidTr="0015068D">
        <w:tc>
          <w:tcPr>
            <w:cnfStyle w:val="001000000000" w:firstRow="0" w:lastRow="0" w:firstColumn="1" w:lastColumn="0" w:oddVBand="0" w:evenVBand="0" w:oddHBand="0" w:evenHBand="0" w:firstRowFirstColumn="0" w:firstRowLastColumn="0" w:lastRowFirstColumn="0" w:lastRowLastColumn="0"/>
            <w:tcW w:w="1368" w:type="dxa"/>
          </w:tcPr>
          <w:p w:rsidR="0015068D" w:rsidRPr="005D3BF4" w:rsidRDefault="0015068D" w:rsidP="0015068D">
            <w:r w:rsidRPr="005D3BF4">
              <w:t>Returns</w:t>
            </w:r>
          </w:p>
        </w:tc>
        <w:tc>
          <w:tcPr>
            <w:tcW w:w="7380" w:type="dxa"/>
          </w:tcPr>
          <w:p w:rsidR="0015068D" w:rsidRPr="0071635F" w:rsidRDefault="0015068D"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32218D" w:rsidRDefault="0032218D" w:rsidP="007233FD">
      <w:pPr>
        <w:pStyle w:val="Heading3"/>
      </w:pPr>
      <w:bookmarkStart w:id="334" w:name="_Toc329256887"/>
      <w:r>
        <w:t xml:space="preserve">Get Entries </w:t>
      </w:r>
      <w:proofErr w:type="gramStart"/>
      <w:r>
        <w:t>By</w:t>
      </w:r>
      <w:proofErr w:type="gramEnd"/>
      <w:r>
        <w:t xml:space="preserve"> CIRID</w:t>
      </w:r>
      <w:bookmarkEnd w:id="334"/>
    </w:p>
    <w:tbl>
      <w:tblPr>
        <w:tblStyle w:val="TableGrid"/>
        <w:tblW w:w="8748" w:type="dxa"/>
        <w:tblLook w:val="0680" w:firstRow="0" w:lastRow="0" w:firstColumn="1" w:lastColumn="0" w:noHBand="1" w:noVBand="1"/>
      </w:tblPr>
      <w:tblGrid>
        <w:gridCol w:w="1368"/>
        <w:gridCol w:w="7380"/>
      </w:tblGrid>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Name</w:t>
            </w:r>
          </w:p>
        </w:tc>
        <w:tc>
          <w:tcPr>
            <w:tcW w:w="7380" w:type="dxa"/>
          </w:tcPr>
          <w:p w:rsidR="00CF63E9" w:rsidRPr="0098065A" w:rsidRDefault="00CF63E9" w:rsidP="00246C65">
            <w:pPr>
              <w:keepLines/>
              <w:jc w:val="left"/>
              <w:cnfStyle w:val="000000000000" w:firstRow="0" w:lastRow="0" w:firstColumn="0" w:lastColumn="0" w:oddVBand="0" w:evenVBand="0" w:oddHBand="0" w:evenHBand="0" w:firstRowFirstColumn="0" w:firstRowLastColumn="0" w:lastRowFirstColumn="0" w:lastRowLastColumn="0"/>
            </w:pPr>
            <w:proofErr w:type="spellStart"/>
            <w:r>
              <w:t>GetEntr</w:t>
            </w:r>
            <w:r w:rsidR="00246C65">
              <w:t>ies</w:t>
            </w:r>
            <w:r>
              <w:t>ByCIRID</w:t>
            </w:r>
            <w:proofErr w:type="spellEnd"/>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Description</w:t>
            </w:r>
          </w:p>
        </w:tc>
        <w:tc>
          <w:tcPr>
            <w:tcW w:w="7380" w:type="dxa"/>
          </w:tcPr>
          <w:p w:rsidR="00CF63E9" w:rsidRPr="0098065A" w:rsidRDefault="00CF63E9" w:rsidP="00EB0717">
            <w:pPr>
              <w:keepLines/>
              <w:jc w:val="left"/>
              <w:cnfStyle w:val="000000000000" w:firstRow="0" w:lastRow="0" w:firstColumn="0" w:lastColumn="0" w:oddVBand="0" w:evenVBand="0" w:oddHBand="0" w:evenHBand="0" w:firstRowFirstColumn="0" w:firstRowLastColumn="0" w:lastRowFirstColumn="0" w:lastRowLastColumn="0"/>
            </w:pPr>
            <w:r>
              <w:t xml:space="preserve">Returns any Entries </w:t>
            </w:r>
            <w:r w:rsidR="00EB0717">
              <w:t>with the specified CIRID</w:t>
            </w:r>
            <w:r>
              <w:t xml:space="preserve">. An Entry </w:t>
            </w:r>
            <w:r w:rsidR="00EB0717">
              <w:t xml:space="preserve">is specified by CIRID. A </w:t>
            </w:r>
            <w:proofErr w:type="spellStart"/>
            <w:r w:rsidR="00EB0717">
              <w:t>Target</w:t>
            </w:r>
            <w:r>
              <w:t>SourceID</w:t>
            </w:r>
            <w:proofErr w:type="spellEnd"/>
            <w:r>
              <w:t xml:space="preserve"> </w:t>
            </w:r>
            <w:r w:rsidR="002726E8">
              <w:t xml:space="preserve">or list of </w:t>
            </w:r>
            <w:proofErr w:type="spellStart"/>
            <w:r w:rsidR="00EB0717">
              <w:t>Target</w:t>
            </w:r>
            <w:r w:rsidR="002726E8">
              <w:t>SourceIDs</w:t>
            </w:r>
            <w:proofErr w:type="spellEnd"/>
            <w:r w:rsidR="002726E8">
              <w:t xml:space="preserve"> </w:t>
            </w:r>
            <w:r>
              <w:t>can be specified to filter returned Entries.</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Input Parameters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ExistingCIRID</w:t>
            </w:r>
            <w:proofErr w:type="spellEnd"/>
            <w:r>
              <w:t xml:space="preserve"> (</w:t>
            </w:r>
            <w:proofErr w:type="spellStart"/>
            <w:r w:rsidR="00E17E81" w:rsidRPr="0071635F">
              <w:rPr>
                <w:i/>
              </w:rPr>
              <w:t>IDType</w:t>
            </w:r>
            <w:proofErr w:type="spellEnd"/>
            <w:r>
              <w:t>) [1]</w:t>
            </w:r>
          </w:p>
          <w:p w:rsidR="00CF63E9"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Target</w:t>
            </w:r>
            <w:r w:rsidR="00CF63E9">
              <w:t>SourceID</w:t>
            </w:r>
            <w:proofErr w:type="spellEnd"/>
            <w:r w:rsidR="004842A5">
              <w:t xml:space="preserve"> </w:t>
            </w:r>
            <w:r w:rsidR="00CF63E9">
              <w:t>(</w:t>
            </w:r>
            <w:proofErr w:type="spellStart"/>
            <w:r w:rsidR="00E17E81" w:rsidRPr="0071635F">
              <w:rPr>
                <w:i/>
              </w:rPr>
              <w:t>IDType</w:t>
            </w:r>
            <w:proofErr w:type="spellEnd"/>
            <w:r w:rsidR="00CF63E9">
              <w:t>) [0</w:t>
            </w:r>
            <w:proofErr w:type="gramStart"/>
            <w:r w:rsidR="00CF63E9">
              <w:t>..*</w:t>
            </w:r>
            <w:proofErr w:type="gramEnd"/>
            <w:r w:rsidR="00CF63E9">
              <w:t>]</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Behavior</w:t>
            </w:r>
          </w:p>
        </w:tc>
        <w:tc>
          <w:tcPr>
            <w:tcW w:w="7380" w:type="dxa"/>
          </w:tcPr>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there </w:t>
            </w:r>
            <w:r w:rsidR="00E80120">
              <w:t>is</w:t>
            </w:r>
            <w:r>
              <w:t xml:space="preserve"> no existing Entry with the specified CIRID, nothing is returned.</w:t>
            </w:r>
          </w:p>
          <w:p w:rsidR="00444C6C" w:rsidRDefault="00444C6C" w:rsidP="00444C6C">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Only </w:t>
            </w:r>
            <w:r w:rsidRPr="00444C6C">
              <w:rPr>
                <w:b/>
              </w:rPr>
              <w:t>other</w:t>
            </w:r>
            <w:r>
              <w:t xml:space="preserve"> Entries are returned – the existing Entry is not returned as part of the result set.</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If no </w:t>
            </w:r>
            <w:proofErr w:type="spellStart"/>
            <w:r>
              <w:t>TargetSourceID</w:t>
            </w:r>
            <w:proofErr w:type="spellEnd"/>
            <w:r>
              <w:t xml:space="preserve"> is specified, all Entries with the same CIRID are returned.</w:t>
            </w:r>
          </w:p>
          <w:p w:rsidR="00CF63E9" w:rsidRDefault="00CF63E9" w:rsidP="004842A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Multiple </w:t>
            </w:r>
            <w:proofErr w:type="spellStart"/>
            <w:r>
              <w:t>TargetSourceIDs</w:t>
            </w:r>
            <w:proofErr w:type="spellEnd"/>
            <w:r>
              <w:t xml:space="preserve"> are supported and act as a logical OR filter.</w:t>
            </w:r>
          </w:p>
          <w:p w:rsidR="00CF63E9" w:rsidRDefault="00CF63E9" w:rsidP="00246C65">
            <w:pPr>
              <w:pStyle w:val="ListParagraph"/>
              <w:keepLines/>
              <w:numPr>
                <w:ilvl w:val="0"/>
                <w:numId w:val="12"/>
              </w:numPr>
              <w:jc w:val="left"/>
              <w:cnfStyle w:val="000000000000" w:firstRow="0" w:lastRow="0" w:firstColumn="0" w:lastColumn="0" w:oddVBand="0" w:evenVBand="0" w:oddHBand="0" w:evenHBand="0" w:firstRowFirstColumn="0" w:firstRowLastColumn="0" w:lastRowFirstColumn="0" w:lastRowLastColumn="0"/>
            </w:pPr>
            <w:r>
              <w:t xml:space="preserve">Wildcards are only supported on the </w:t>
            </w:r>
            <w:proofErr w:type="spellStart"/>
            <w:r>
              <w:t>TargetSourceID</w:t>
            </w:r>
            <w:proofErr w:type="spellEnd"/>
            <w:r>
              <w:t xml:space="preserve"> field.</w:t>
            </w:r>
          </w:p>
        </w:tc>
      </w:tr>
      <w:tr w:rsidR="00CF63E9" w:rsidRPr="0098065A" w:rsidTr="005D3BF4">
        <w:tc>
          <w:tcPr>
            <w:cnfStyle w:val="001000000000" w:firstRow="0" w:lastRow="0" w:firstColumn="1" w:lastColumn="0" w:oddVBand="0" w:evenVBand="0" w:oddHBand="0" w:evenHBand="0" w:firstRowFirstColumn="0" w:firstRowLastColumn="0" w:lastRowFirstColumn="0" w:lastRowLastColumn="0"/>
            <w:tcW w:w="1368" w:type="dxa"/>
          </w:tcPr>
          <w:p w:rsidR="00CF63E9" w:rsidRPr="005D3BF4" w:rsidRDefault="00CF63E9" w:rsidP="005D3BF4">
            <w:r w:rsidRPr="005D3BF4">
              <w:t>Returns</w:t>
            </w:r>
          </w:p>
        </w:tc>
        <w:tc>
          <w:tcPr>
            <w:tcW w:w="7380" w:type="dxa"/>
          </w:tcPr>
          <w:p w:rsidR="00CF63E9" w:rsidRPr="0071635F" w:rsidRDefault="00CF63E9"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Registry (</w:t>
            </w:r>
            <w:r w:rsidRPr="0071635F">
              <w:rPr>
                <w:i/>
              </w:rPr>
              <w:t>Registry</w:t>
            </w:r>
            <w:r>
              <w:t>) [0</w:t>
            </w:r>
            <w:proofErr w:type="gramStart"/>
            <w:r>
              <w:t>..*</w:t>
            </w:r>
            <w:proofErr w:type="gramEnd"/>
            <w:r>
              <w:t>]</w:t>
            </w:r>
          </w:p>
        </w:tc>
      </w:tr>
    </w:tbl>
    <w:p w:rsidR="00A24EAB" w:rsidRDefault="00A24EAB" w:rsidP="000D3D6A">
      <w:pPr>
        <w:pStyle w:val="Heading3"/>
        <w:ind w:left="1440" w:hanging="1440"/>
      </w:pPr>
      <w:bookmarkStart w:id="335" w:name="_Toc329256888"/>
      <w:bookmarkStart w:id="336" w:name="_Ref329324004"/>
      <w:r>
        <w:t>Wildcard Specification</w:t>
      </w:r>
      <w:bookmarkEnd w:id="333"/>
      <w:bookmarkEnd w:id="335"/>
      <w:bookmarkEnd w:id="336"/>
    </w:p>
    <w:p w:rsidR="00A24EAB" w:rsidRPr="00D2007B" w:rsidRDefault="002178A2" w:rsidP="00C20988">
      <w:ins w:id="337" w:author="Avin Mathew" w:date="2012-06-26T11:21:00Z">
        <w:r>
          <w:t xml:space="preserve">To expand the </w:t>
        </w:r>
      </w:ins>
      <w:del w:id="338" w:author="Avin Mathew" w:date="2012-06-26T11:21:00Z">
        <w:r w:rsidR="00B70707" w:rsidRPr="00D2007B" w:rsidDel="002178A2">
          <w:delText xml:space="preserve">Services </w:delText>
        </w:r>
        <w:r w:rsidR="00C32150" w:rsidRPr="00D2007B" w:rsidDel="002178A2">
          <w:delText>utilizing</w:delText>
        </w:r>
        <w:r w:rsidR="00B70707" w:rsidRPr="00D2007B" w:rsidDel="002178A2">
          <w:delText xml:space="preserve"> </w:delText>
        </w:r>
      </w:del>
      <w:proofErr w:type="spellStart"/>
      <w:r w:rsidR="00C32150" w:rsidRPr="00D2007B">
        <w:t>Registry</w:t>
      </w:r>
      <w:r w:rsidR="00444C6C" w:rsidRPr="00D2007B">
        <w:t>Filter</w:t>
      </w:r>
      <w:proofErr w:type="spellEnd"/>
      <w:r w:rsidR="00C32150" w:rsidRPr="00D2007B">
        <w:t xml:space="preserve">, </w:t>
      </w:r>
      <w:proofErr w:type="spellStart"/>
      <w:r w:rsidR="00C32150" w:rsidRPr="00D2007B">
        <w:t>Category</w:t>
      </w:r>
      <w:r w:rsidR="00444C6C" w:rsidRPr="00D2007B">
        <w:t>Filter</w:t>
      </w:r>
      <w:proofErr w:type="spellEnd"/>
      <w:r w:rsidR="00C32150" w:rsidRPr="00D2007B">
        <w:t xml:space="preserve">, </w:t>
      </w:r>
      <w:proofErr w:type="spellStart"/>
      <w:r w:rsidR="00C32150" w:rsidRPr="00D2007B">
        <w:t>Entry</w:t>
      </w:r>
      <w:r w:rsidR="00444C6C" w:rsidRPr="00D2007B">
        <w:t>Filter</w:t>
      </w:r>
      <w:proofErr w:type="spellEnd"/>
      <w:r w:rsidR="00C32150" w:rsidRPr="0071635F">
        <w:t xml:space="preserve"> </w:t>
      </w:r>
      <w:del w:id="339" w:author="Avin Mathew" w:date="2012-06-26T11:21:00Z">
        <w:r w:rsidR="00C32150" w:rsidRPr="0071635F" w:rsidDel="002178A2">
          <w:delText xml:space="preserve">or </w:delText>
        </w:r>
      </w:del>
      <w:ins w:id="340" w:author="Avin Mathew" w:date="2012-06-26T11:21:00Z">
        <w:r>
          <w:t xml:space="preserve">and </w:t>
        </w:r>
      </w:ins>
      <w:proofErr w:type="spellStart"/>
      <w:r w:rsidR="00C32150" w:rsidRPr="0071635F">
        <w:t>Property</w:t>
      </w:r>
      <w:r w:rsidR="00444C6C" w:rsidRPr="0071635F">
        <w:t>Filter</w:t>
      </w:r>
      <w:proofErr w:type="spellEnd"/>
      <w:r w:rsidR="00C32150" w:rsidRPr="0071635F">
        <w:t xml:space="preserve"> </w:t>
      </w:r>
      <w:ins w:id="341" w:author="Avin Mathew" w:date="2012-06-26T11:21:00Z">
        <w:r>
          <w:t xml:space="preserve">beyond basic string matching, a limited subset of POSIX </w:t>
        </w:r>
      </w:ins>
      <w:ins w:id="342" w:author="Avin Mathew" w:date="2012-06-26T11:22:00Z">
        <w:r>
          <w:t xml:space="preserve">Regular Expression </w:t>
        </w:r>
      </w:ins>
      <w:proofErr w:type="spellStart"/>
      <w:ins w:id="343" w:author="Avin Mathew" w:date="2012-06-26T11:21:00Z">
        <w:r>
          <w:t>metacharacters</w:t>
        </w:r>
        <w:proofErr w:type="spellEnd"/>
        <w:r>
          <w:t xml:space="preserve"> </w:t>
        </w:r>
      </w:ins>
      <w:r w:rsidR="00B70707" w:rsidRPr="0071635F">
        <w:t xml:space="preserve">can </w:t>
      </w:r>
      <w:ins w:id="344" w:author="Avin Mathew" w:date="2012-06-26T11:22:00Z">
        <w:r>
          <w:t xml:space="preserve">be used for more advanced </w:t>
        </w:r>
      </w:ins>
      <w:ins w:id="345" w:author="Avin Mathew" w:date="2012-06-26T14:25:00Z">
        <w:r w:rsidR="00C02368">
          <w:t xml:space="preserve">string </w:t>
        </w:r>
      </w:ins>
      <w:ins w:id="346" w:author="Avin Mathew" w:date="2012-06-26T11:22:00Z">
        <w:r>
          <w:t xml:space="preserve">matching. The following </w:t>
        </w:r>
      </w:ins>
      <w:del w:id="347" w:author="Avin Mathew" w:date="2012-06-26T11:22:00Z">
        <w:r w:rsidR="00B70707" w:rsidRPr="0071635F" w:rsidDel="002178A2">
          <w:delText>utilize wildcards when specifying filter parameters to identify multiple objects.</w:delText>
        </w:r>
        <w:r w:rsidR="00471FF5" w:rsidRPr="0071635F" w:rsidDel="002178A2">
          <w:delText xml:space="preserve"> </w:delText>
        </w:r>
        <w:r w:rsidR="00A24EAB" w:rsidRPr="0071635F" w:rsidDel="002178A2">
          <w:delText>The convention for specifying wildcards in text strings is through limited regular expressions.</w:delText>
        </w:r>
        <w:r w:rsidR="00471FF5" w:rsidRPr="00D2007B" w:rsidDel="002178A2">
          <w:delText xml:space="preserve"> </w:delText>
        </w:r>
        <w:r w:rsidR="00A24EAB" w:rsidRPr="00D2007B" w:rsidDel="002178A2">
          <w:delText xml:space="preserve">In a limited regular expression a wildcard value can have the following special </w:delText>
        </w:r>
      </w:del>
      <w:proofErr w:type="spellStart"/>
      <w:ins w:id="348" w:author="Avin Mathew" w:date="2012-06-26T10:09:00Z">
        <w:r w:rsidR="00AB39E3">
          <w:t>meta</w:t>
        </w:r>
      </w:ins>
      <w:r w:rsidR="00A24EAB" w:rsidRPr="00D2007B">
        <w:t>characters</w:t>
      </w:r>
      <w:proofErr w:type="spellEnd"/>
      <w:ins w:id="349" w:author="Avin Mathew" w:date="2012-06-26T11:22:00Z">
        <w:r>
          <w:t xml:space="preserve"> are supported by this specification</w:t>
        </w:r>
      </w:ins>
      <w:r w:rsidR="00A24EAB" w:rsidRPr="00D2007B">
        <w:t>:</w:t>
      </w:r>
    </w:p>
    <w:p w:rsidR="00837E46" w:rsidRDefault="00837E46" w:rsidP="00C20988">
      <w:pPr>
        <w:tabs>
          <w:tab w:val="left" w:pos="993"/>
        </w:tabs>
        <w:ind w:left="720"/>
        <w:rPr>
          <w:ins w:id="350" w:author="Avin Mathew" w:date="2012-06-26T10:11:00Z"/>
        </w:rPr>
      </w:pPr>
      <w:ins w:id="351" w:author="Avin Mathew" w:date="2012-06-22T10:42:00Z">
        <w:r w:rsidRPr="00C20988">
          <w:rPr>
            <w:rStyle w:val="CodeChar"/>
          </w:rPr>
          <w:t>.</w:t>
        </w:r>
      </w:ins>
      <w:ins w:id="352" w:author="Avin Mathew" w:date="2012-06-26T10:12:00Z">
        <w:r w:rsidR="00AB39E3" w:rsidRPr="00C20988">
          <w:tab/>
        </w:r>
      </w:ins>
      <w:ins w:id="353" w:author="Avin Mathew" w:date="2012-06-26T10:09:00Z">
        <w:r w:rsidR="00AB39E3">
          <w:t>Matches a</w:t>
        </w:r>
      </w:ins>
      <w:ins w:id="354" w:author="Avin Mathew" w:date="2012-06-26T11:09:00Z">
        <w:r w:rsidR="004E0284">
          <w:t>ny</w:t>
        </w:r>
      </w:ins>
      <w:ins w:id="355" w:author="Avin Mathew" w:date="2012-06-26T10:09:00Z">
        <w:r w:rsidR="00AB39E3">
          <w:t xml:space="preserve"> single character except for newline</w:t>
        </w:r>
      </w:ins>
      <w:ins w:id="356" w:author="Avin Mathew" w:date="2012-06-26T10:10:00Z">
        <w:r w:rsidR="00AB39E3">
          <w:t xml:space="preserve"> characters</w:t>
        </w:r>
      </w:ins>
    </w:p>
    <w:p w:rsidR="00AB39E3" w:rsidRDefault="00A24EAB" w:rsidP="00C20988">
      <w:pPr>
        <w:tabs>
          <w:tab w:val="left" w:pos="993"/>
        </w:tabs>
        <w:ind w:left="720"/>
        <w:rPr>
          <w:ins w:id="357" w:author="Avin Mathew" w:date="2012-06-26T10:13:00Z"/>
        </w:rPr>
      </w:pPr>
      <w:del w:id="358" w:author="Avin Mathew" w:date="2012-06-22T10:39:00Z">
        <w:r w:rsidRPr="00C20988" w:rsidDel="00752C41">
          <w:rPr>
            <w:rStyle w:val="CodeChar"/>
          </w:rPr>
          <w:delText>“</w:delText>
        </w:r>
      </w:del>
      <w:r w:rsidRPr="00C20988">
        <w:rPr>
          <w:rStyle w:val="CodeChar"/>
        </w:rPr>
        <w:t>*</w:t>
      </w:r>
      <w:del w:id="359" w:author="Avin Mathew" w:date="2012-06-22T10:39:00Z">
        <w:r w:rsidDel="00752C41">
          <w:delText>”</w:delText>
        </w:r>
      </w:del>
      <w:del w:id="360" w:author="Avin Mathew" w:date="2012-06-26T10:12:00Z">
        <w:r w:rsidDel="00AB39E3">
          <w:delText xml:space="preserve"> – </w:delText>
        </w:r>
      </w:del>
      <w:ins w:id="361" w:author="Avin Mathew" w:date="2012-06-26T10:12:00Z">
        <w:r w:rsidR="00AB39E3">
          <w:tab/>
        </w:r>
      </w:ins>
      <w:ins w:id="362" w:author="Avin Mathew" w:date="2012-06-26T10:13:00Z">
        <w:r w:rsidR="00AB39E3">
          <w:t>Matches the preceding element zero or more times</w:t>
        </w:r>
      </w:ins>
    </w:p>
    <w:p w:rsidR="00AB39E3" w:rsidRDefault="00AB39E3" w:rsidP="00C20988">
      <w:pPr>
        <w:tabs>
          <w:tab w:val="left" w:pos="993"/>
        </w:tabs>
        <w:ind w:left="720"/>
        <w:rPr>
          <w:ins w:id="363" w:author="Avin Mathew" w:date="2012-06-26T10:15:00Z"/>
        </w:rPr>
      </w:pPr>
      <w:ins w:id="364" w:author="Avin Mathew" w:date="2012-06-26T10:13:00Z">
        <w:r w:rsidRPr="00C20988">
          <w:rPr>
            <w:rStyle w:val="CodeChar"/>
          </w:rPr>
          <w:t>+</w:t>
        </w:r>
        <w:r>
          <w:tab/>
          <w:t xml:space="preserve">Matches the preceding element </w:t>
        </w:r>
      </w:ins>
      <w:ins w:id="365" w:author="Avin Mathew" w:date="2012-06-26T10:15:00Z">
        <w:r w:rsidR="008A1145">
          <w:t>one or more times</w:t>
        </w:r>
      </w:ins>
    </w:p>
    <w:p w:rsidR="008A1145" w:rsidRDefault="008A1145" w:rsidP="00C20988">
      <w:pPr>
        <w:tabs>
          <w:tab w:val="left" w:pos="993"/>
        </w:tabs>
        <w:ind w:left="720"/>
        <w:rPr>
          <w:ins w:id="366" w:author="Avin Mathew" w:date="2012-06-26T10:13:00Z"/>
        </w:rPr>
      </w:pPr>
      <w:ins w:id="367" w:author="Avin Mathew" w:date="2012-06-26T10:15:00Z">
        <w:r w:rsidRPr="00C20988">
          <w:rPr>
            <w:rStyle w:val="CodeChar"/>
          </w:rPr>
          <w:lastRenderedPageBreak/>
          <w:t>?</w:t>
        </w:r>
        <w:r>
          <w:tab/>
          <w:t>Matches the preceding element zero or one time</w:t>
        </w:r>
      </w:ins>
    </w:p>
    <w:p w:rsidR="004E0284" w:rsidRDefault="004E0284" w:rsidP="00C20988">
      <w:pPr>
        <w:tabs>
          <w:tab w:val="left" w:pos="993"/>
        </w:tabs>
        <w:ind w:left="720"/>
        <w:rPr>
          <w:ins w:id="368" w:author="Avin Mathew" w:date="2012-06-26T11:16:00Z"/>
        </w:rPr>
      </w:pPr>
      <w:ins w:id="369" w:author="Avin Mathew" w:date="2012-06-26T11:09:00Z">
        <w:r w:rsidRPr="00C20988">
          <w:rPr>
            <w:rStyle w:val="CodeChar"/>
          </w:rPr>
          <w:t>\</w:t>
        </w:r>
        <w:r>
          <w:tab/>
        </w:r>
      </w:ins>
      <w:del w:id="370" w:author="Avin Mathew" w:date="2012-06-26T11:09:00Z">
        <w:r w:rsidR="00A24EAB" w:rsidDel="004E0284">
          <w:delText xml:space="preserve">Indicates </w:delText>
        </w:r>
      </w:del>
      <w:ins w:id="371" w:author="Avin Mathew" w:date="2012-06-26T11:09:00Z">
        <w:r>
          <w:t xml:space="preserve">Escape character </w:t>
        </w:r>
      </w:ins>
      <w:ins w:id="372" w:author="Avin Mathew" w:date="2012-06-26T11:11:00Z">
        <w:r>
          <w:t>to interpret</w:t>
        </w:r>
      </w:ins>
      <w:ins w:id="373" w:author="Avin Mathew" w:date="2012-06-26T11:09:00Z">
        <w:r>
          <w:t xml:space="preserve"> the following character as a </w:t>
        </w:r>
      </w:ins>
      <w:ins w:id="374" w:author="Avin Mathew" w:date="2012-06-26T11:11:00Z">
        <w:r>
          <w:t>literal</w:t>
        </w:r>
      </w:ins>
      <w:ins w:id="375" w:author="Avin Mathew" w:date="2012-06-26T11:09:00Z">
        <w:r>
          <w:t xml:space="preserve"> character</w:t>
        </w:r>
      </w:ins>
    </w:p>
    <w:p w:rsidR="00A24EAB" w:rsidDel="002178A2" w:rsidRDefault="00A24EAB">
      <w:pPr>
        <w:tabs>
          <w:tab w:val="left" w:pos="993"/>
        </w:tabs>
        <w:ind w:left="720"/>
        <w:rPr>
          <w:del w:id="376" w:author="Avin Mathew" w:date="2012-06-26T11:22:00Z"/>
        </w:rPr>
        <w:pPrChange w:id="377" w:author="Avin Mathew" w:date="2012-06-26T10:12:00Z">
          <w:pPr>
            <w:ind w:left="720"/>
          </w:pPr>
        </w:pPrChange>
      </w:pPr>
      <w:del w:id="378" w:author="Avin Mathew" w:date="2012-06-26T11:22:00Z">
        <w:r w:rsidDel="002178A2">
          <w:delText>zero or more characters, any character is acceptable</w:delText>
        </w:r>
      </w:del>
    </w:p>
    <w:p w:rsidR="00A24EAB" w:rsidDel="002178A2" w:rsidRDefault="00A24EAB">
      <w:pPr>
        <w:ind w:left="2700" w:hanging="1260"/>
        <w:rPr>
          <w:del w:id="379" w:author="Avin Mathew" w:date="2012-06-26T11:22:00Z"/>
        </w:rPr>
      </w:pPr>
      <w:del w:id="380" w:author="Avin Mathew" w:date="2012-06-26T11:22:00Z">
        <w:r w:rsidDel="002178A2">
          <w:delText xml:space="preserve">Example 1: </w:delText>
        </w:r>
        <w:r w:rsidDel="002178A2">
          <w:tab/>
          <w:delText xml:space="preserve">The </w:delText>
        </w:r>
      </w:del>
      <w:del w:id="381" w:author="Avin Mathew" w:date="2012-06-22T10:40:00Z">
        <w:r w:rsidDel="00837E46">
          <w:delText xml:space="preserve">wildcard </w:delText>
        </w:r>
        <w:r w:rsidRPr="00C20988" w:rsidDel="00837E46">
          <w:rPr>
            <w:rStyle w:val="CodeChar"/>
          </w:rPr>
          <w:delText>“</w:delText>
        </w:r>
      </w:del>
      <w:del w:id="382" w:author="Avin Mathew" w:date="2012-06-26T11:22:00Z">
        <w:r w:rsidRPr="00C20988" w:rsidDel="002178A2">
          <w:rPr>
            <w:rStyle w:val="CodeChar"/>
          </w:rPr>
          <w:delText>ABC*</w:delText>
        </w:r>
      </w:del>
      <w:del w:id="383" w:author="Avin Mathew" w:date="2012-06-22T10:40:00Z">
        <w:r w:rsidDel="00837E46">
          <w:delText>”</w:delText>
        </w:r>
      </w:del>
      <w:del w:id="384" w:author="Avin Mathew" w:date="2012-06-26T11:22:00Z">
        <w:r w:rsidDel="002178A2">
          <w:delText xml:space="preserve"> would match </w:delText>
        </w:r>
      </w:del>
      <w:del w:id="385" w:author="Avin Mathew" w:date="2012-06-22T10:42:00Z">
        <w:r w:rsidDel="00837E46">
          <w:delText>“</w:delText>
        </w:r>
      </w:del>
      <w:del w:id="386" w:author="Avin Mathew" w:date="2012-06-26T11:22:00Z">
        <w:r w:rsidDel="002178A2">
          <w:delText>ABC</w:delText>
        </w:r>
      </w:del>
      <w:del w:id="387" w:author="Avin Mathew" w:date="2012-06-22T10:42:00Z">
        <w:r w:rsidDel="00837E46">
          <w:delText>”</w:delText>
        </w:r>
      </w:del>
      <w:del w:id="388" w:author="Avin Mathew" w:date="2012-06-26T11:22:00Z">
        <w:r w:rsidDel="002178A2">
          <w:delText xml:space="preserve">, </w:delText>
        </w:r>
      </w:del>
      <w:del w:id="389" w:author="Avin Mathew" w:date="2012-06-22T10:42:00Z">
        <w:r w:rsidDel="00837E46">
          <w:delText>“</w:delText>
        </w:r>
      </w:del>
      <w:del w:id="390" w:author="Avin Mathew" w:date="2012-06-26T11:22:00Z">
        <w:r w:rsidDel="002178A2">
          <w:delText>ABCD</w:delText>
        </w:r>
      </w:del>
      <w:del w:id="391" w:author="Avin Mathew" w:date="2012-06-22T10:42:00Z">
        <w:r w:rsidDel="00837E46">
          <w:delText>”</w:delText>
        </w:r>
      </w:del>
      <w:del w:id="392" w:author="Avin Mathew" w:date="2012-06-26T11:22:00Z">
        <w:r w:rsidDel="002178A2">
          <w:delText xml:space="preserve">, </w:delText>
        </w:r>
      </w:del>
      <w:del w:id="393" w:author="Avin Mathew" w:date="2012-06-22T10:42:00Z">
        <w:r w:rsidDel="00837E46">
          <w:delText>“</w:delText>
        </w:r>
      </w:del>
      <w:del w:id="394" w:author="Avin Mathew" w:date="2012-06-26T11:22:00Z">
        <w:r w:rsidDel="002178A2">
          <w:delText>ABCDEF</w:delText>
        </w:r>
      </w:del>
      <w:del w:id="395" w:author="Avin Mathew" w:date="2012-06-22T10:42:00Z">
        <w:r w:rsidDel="00837E46">
          <w:delText>”</w:delText>
        </w:r>
      </w:del>
      <w:del w:id="396" w:author="Avin Mathew" w:date="2012-06-26T11:22:00Z">
        <w:r w:rsidDel="002178A2">
          <w:delText>, “ABC@4!*“, but not “ABDDEF”</w:delText>
        </w:r>
      </w:del>
    </w:p>
    <w:p w:rsidR="00A24EAB" w:rsidDel="002178A2" w:rsidRDefault="00A24EAB">
      <w:pPr>
        <w:ind w:left="720"/>
        <w:rPr>
          <w:del w:id="397" w:author="Avin Mathew" w:date="2012-06-26T11:22:00Z"/>
        </w:rPr>
        <w:pPrChange w:id="398" w:author="Avin Mathew" w:date="2012-06-22T10:22:00Z">
          <w:pPr>
            <w:ind w:left="1980" w:hanging="1260"/>
          </w:pPr>
        </w:pPrChange>
      </w:pPr>
      <w:del w:id="399" w:author="Avin Mathew" w:date="2012-06-22T10:39:00Z">
        <w:r w:rsidDel="00752C41">
          <w:delText>“</w:delText>
        </w:r>
      </w:del>
      <w:del w:id="400" w:author="Avin Mathew" w:date="2012-06-26T11:22:00Z">
        <w:r w:rsidDel="002178A2">
          <w:delText>%</w:delText>
        </w:r>
      </w:del>
      <w:del w:id="401" w:author="Avin Mathew" w:date="2012-06-22T10:39:00Z">
        <w:r w:rsidDel="00752C41">
          <w:delText>”</w:delText>
        </w:r>
      </w:del>
      <w:del w:id="402" w:author="Avin Mathew" w:date="2012-06-26T11:22:00Z">
        <w:r w:rsidDel="002178A2">
          <w:delText xml:space="preserve"> – Indicates one or more characters, any character is acceptable</w:delText>
        </w:r>
      </w:del>
    </w:p>
    <w:p w:rsidR="00A24EAB" w:rsidDel="002178A2" w:rsidRDefault="00A24EAB" w:rsidP="00A24EAB">
      <w:pPr>
        <w:ind w:left="2700" w:hanging="1260"/>
        <w:rPr>
          <w:del w:id="403" w:author="Avin Mathew" w:date="2012-06-26T11:22:00Z"/>
        </w:rPr>
      </w:pPr>
      <w:del w:id="404" w:author="Avin Mathew" w:date="2012-06-26T11:22:00Z">
        <w:r w:rsidDel="002178A2">
          <w:delText xml:space="preserve">Example 2: </w:delText>
        </w:r>
        <w:r w:rsidDel="002178A2">
          <w:tab/>
          <w:delText>The wildcard “ABC%” would match “ABCD”, “ABCDEF”, “ABC^4^*“, but not “ABC”</w:delText>
        </w:r>
      </w:del>
    </w:p>
    <w:p w:rsidR="00A24EAB" w:rsidDel="002178A2" w:rsidRDefault="00A24EAB" w:rsidP="00A24EAB">
      <w:pPr>
        <w:ind w:left="720"/>
        <w:rPr>
          <w:del w:id="405" w:author="Avin Mathew" w:date="2012-06-26T11:22:00Z"/>
        </w:rPr>
      </w:pPr>
      <w:del w:id="406" w:author="Avin Mathew" w:date="2012-06-22T10:40:00Z">
        <w:r w:rsidDel="00752C41">
          <w:delText>“</w:delText>
        </w:r>
      </w:del>
      <w:del w:id="407" w:author="Avin Mathew" w:date="2012-06-26T11:22:00Z">
        <w:r w:rsidDel="002178A2">
          <w:delText>?</w:delText>
        </w:r>
      </w:del>
      <w:del w:id="408" w:author="Avin Mathew" w:date="2012-06-22T10:40:00Z">
        <w:r w:rsidDel="00752C41">
          <w:delText>”</w:delText>
        </w:r>
      </w:del>
      <w:del w:id="409" w:author="Avin Mathew" w:date="2012-06-26T11:22:00Z">
        <w:r w:rsidDel="002178A2">
          <w:delText xml:space="preserve"> – Indicates zero or one characters at the specified position, any character is acceptable</w:delText>
        </w:r>
      </w:del>
    </w:p>
    <w:p w:rsidR="00A24EAB" w:rsidDel="002178A2" w:rsidRDefault="00A24EAB" w:rsidP="00A24EAB">
      <w:pPr>
        <w:ind w:left="2700" w:hanging="1260"/>
        <w:rPr>
          <w:del w:id="410" w:author="Avin Mathew" w:date="2012-06-26T11:22:00Z"/>
        </w:rPr>
      </w:pPr>
      <w:del w:id="411" w:author="Avin Mathew" w:date="2012-06-26T11:22:00Z">
        <w:r w:rsidDel="002178A2">
          <w:delText xml:space="preserve">Example 3: </w:delText>
        </w:r>
        <w:r w:rsidDel="002178A2">
          <w:tab/>
          <w:delText>The wildcard “ABC?” would match “ABCX”, “ABCD”, “ABC!“, “ABC”, but not “ABCDE” or “ABDC”</w:delText>
        </w:r>
      </w:del>
    </w:p>
    <w:p w:rsidR="00A24EAB" w:rsidDel="002178A2" w:rsidRDefault="00A24EAB" w:rsidP="00A24EAB">
      <w:pPr>
        <w:ind w:left="720"/>
        <w:rPr>
          <w:del w:id="412" w:author="Avin Mathew" w:date="2012-06-26T11:22:00Z"/>
        </w:rPr>
      </w:pPr>
      <w:del w:id="413" w:author="Avin Mathew" w:date="2012-06-22T10:40:00Z">
        <w:r w:rsidDel="00752C41">
          <w:delText>T</w:delText>
        </w:r>
      </w:del>
      <w:del w:id="414" w:author="Avin Mathew" w:date="2012-06-26T11:22:00Z">
        <w:r w:rsidDel="002178A2">
          <w:delText xml:space="preserve">he character </w:delText>
        </w:r>
      </w:del>
      <w:del w:id="415" w:author="Avin Mathew" w:date="2012-06-22T10:40:00Z">
        <w:r w:rsidDel="00752C41">
          <w:delText xml:space="preserve">following a “\” </w:delText>
        </w:r>
      </w:del>
      <w:del w:id="416" w:author="Avin Mathew" w:date="2012-06-26T11:22:00Z">
        <w:r w:rsidDel="002178A2">
          <w:delText>is considered a literal character, not a wildcard character</w:delText>
        </w:r>
      </w:del>
      <w:del w:id="417" w:author="Avin Mathew" w:date="2012-06-22T10:40:00Z">
        <w:r w:rsidDel="00752C41">
          <w:delText>.</w:delText>
        </w:r>
      </w:del>
    </w:p>
    <w:p w:rsidR="008C7739" w:rsidDel="002178A2" w:rsidRDefault="00A24EAB" w:rsidP="00A24EAB">
      <w:pPr>
        <w:ind w:left="2700" w:hanging="1260"/>
        <w:rPr>
          <w:del w:id="418" w:author="Avin Mathew" w:date="2012-06-26T11:22:00Z"/>
        </w:rPr>
      </w:pPr>
      <w:del w:id="419" w:author="Avin Mathew" w:date="2012-06-26T11:22:00Z">
        <w:r w:rsidDel="002178A2">
          <w:delText xml:space="preserve">Example 4: </w:delText>
        </w:r>
        <w:r w:rsidDel="002178A2">
          <w:tab/>
          <w:delText>An object ID of “ABC\*” defines the object ID as “ABC*”.</w:delText>
        </w:r>
      </w:del>
    </w:p>
    <w:p w:rsidR="00A24EAB" w:rsidDel="002178A2" w:rsidRDefault="00A24EAB" w:rsidP="00A24EAB">
      <w:pPr>
        <w:ind w:left="2700" w:hanging="1260"/>
        <w:rPr>
          <w:del w:id="420" w:author="Avin Mathew" w:date="2012-06-26T11:22:00Z"/>
        </w:rPr>
      </w:pPr>
      <w:del w:id="421" w:author="Avin Mathew" w:date="2012-06-26T11:22:00Z">
        <w:r w:rsidDel="002178A2">
          <w:delText xml:space="preserve">Example 5: </w:delText>
        </w:r>
        <w:r w:rsidDel="002178A2">
          <w:tab/>
          <w:delText>A property ID of “\\\\USM 123” defines the property ID “\\USM 123”.</w:delText>
        </w:r>
      </w:del>
    </w:p>
    <w:p w:rsidR="00D2007B" w:rsidRDefault="00A24EAB" w:rsidP="00C20988">
      <w:del w:id="422" w:author="Avin Mathew" w:date="2012-06-26T11:22:00Z">
        <w:r w:rsidDel="002178A2">
          <w:delText>Two consecutive backslash characters, i.e. “\\” are interpreted to be a single backslash character “\”.</w:delText>
        </w:r>
      </w:del>
      <w:ins w:id="423" w:author="Avin Mathew" w:date="2012-06-22T10:10:00Z">
        <w:r w:rsidR="00D2007B">
          <w:t>Note: the entire regular expression is implicit</w:t>
        </w:r>
      </w:ins>
      <w:ins w:id="424" w:author="Avin Mathew" w:date="2012-06-22T10:11:00Z">
        <w:r w:rsidR="00D2007B">
          <w:t>l</w:t>
        </w:r>
      </w:ins>
      <w:ins w:id="425" w:author="Avin Mathew" w:date="2012-06-22T10:10:00Z">
        <w:r w:rsidR="00D2007B">
          <w:t>y anchored</w:t>
        </w:r>
      </w:ins>
      <w:ins w:id="426" w:author="Avin Mathew" w:date="2012-06-22T10:16:00Z">
        <w:r w:rsidR="00D2007B">
          <w:t xml:space="preserve"> and its start and end. To </w:t>
        </w:r>
      </w:ins>
      <w:ins w:id="427" w:author="Avin Mathew" w:date="2012-06-22T10:17:00Z">
        <w:r w:rsidR="00D2007B">
          <w:t xml:space="preserve">accept all elements with the expression in the middle of their contents, use an expression </w:t>
        </w:r>
      </w:ins>
      <w:ins w:id="428" w:author="Avin Mathew" w:date="2012-06-26T11:23:00Z">
        <w:r w:rsidR="002178A2">
          <w:t>similar</w:t>
        </w:r>
      </w:ins>
      <w:ins w:id="429" w:author="Avin Mathew" w:date="2012-06-22T10:17:00Z">
        <w:r w:rsidR="00D2007B">
          <w:t xml:space="preserve"> </w:t>
        </w:r>
      </w:ins>
      <w:proofErr w:type="gramStart"/>
      <w:ins w:id="430" w:author="Avin Mathew" w:date="2012-06-26T11:23:00Z">
        <w:r w:rsidR="002178A2">
          <w:t>to</w:t>
        </w:r>
      </w:ins>
      <w:ins w:id="431" w:author="Avin Mathew" w:date="2012-06-22T10:17:00Z">
        <w:r w:rsidR="00D2007B">
          <w:t xml:space="preserve"> </w:t>
        </w:r>
        <w:r w:rsidR="00D2007B" w:rsidRPr="00C20988">
          <w:rPr>
            <w:rStyle w:val="CodeChar"/>
          </w:rPr>
          <w:t>.</w:t>
        </w:r>
        <w:proofErr w:type="gramEnd"/>
        <w:r w:rsidR="00D2007B" w:rsidRPr="00C20988">
          <w:rPr>
            <w:rStyle w:val="CodeChar"/>
          </w:rPr>
          <w:t>*</w:t>
        </w:r>
      </w:ins>
      <w:ins w:id="432" w:author="Avin Mathew" w:date="2012-06-26T11:23:00Z">
        <w:r w:rsidR="002178A2">
          <w:rPr>
            <w:rStyle w:val="CodeChar"/>
          </w:rPr>
          <w:t>term</w:t>
        </w:r>
      </w:ins>
      <w:ins w:id="433" w:author="Avin Mathew" w:date="2012-06-22T10:17:00Z">
        <w:r w:rsidR="00D2007B" w:rsidRPr="00C20988">
          <w:rPr>
            <w:rStyle w:val="CodeChar"/>
          </w:rPr>
          <w:t>.*</w:t>
        </w:r>
        <w:r w:rsidR="00D2007B">
          <w:t>.</w:t>
        </w:r>
      </w:ins>
    </w:p>
    <w:p w:rsidR="00246C65" w:rsidRDefault="00246C65">
      <w:pPr>
        <w:pStyle w:val="Heading2"/>
      </w:pPr>
      <w:bookmarkStart w:id="434" w:name="_Toc329256889"/>
      <w:r>
        <w:t>Fault Definitions</w:t>
      </w:r>
      <w:bookmarkEnd w:id="434"/>
    </w:p>
    <w:p w:rsidR="00246C65" w:rsidRDefault="00246C65" w:rsidP="00246C65">
      <w:pPr>
        <w:pStyle w:val="Heading3"/>
      </w:pPr>
      <w:bookmarkStart w:id="435" w:name="_Toc329256890"/>
      <w:proofErr w:type="spellStart"/>
      <w:r>
        <w:t>CreateRegistryFault</w:t>
      </w:r>
      <w:bookmarkEnd w:id="435"/>
      <w:proofErr w:type="spellEnd"/>
    </w:p>
    <w:tbl>
      <w:tblPr>
        <w:tblStyle w:val="TableGrid"/>
        <w:tblW w:w="8748" w:type="dxa"/>
        <w:tblLook w:val="0680" w:firstRow="0" w:lastRow="0" w:firstColumn="1" w:lastColumn="0" w:noHBand="1" w:noVBand="1"/>
      </w:tblPr>
      <w:tblGrid>
        <w:gridCol w:w="1368"/>
        <w:gridCol w:w="7380"/>
      </w:tblGrid>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Description</w:t>
            </w:r>
          </w:p>
        </w:tc>
        <w:tc>
          <w:tcPr>
            <w:tcW w:w="7380" w:type="dxa"/>
          </w:tcPr>
          <w:p w:rsidR="00246C65" w:rsidRPr="0098065A" w:rsidRDefault="00246C65" w:rsidP="00246C65">
            <w:pPr>
              <w:keepLines/>
              <w:jc w:val="left"/>
              <w:cnfStyle w:val="000000000000" w:firstRow="0" w:lastRow="0" w:firstColumn="0" w:lastColumn="0" w:oddVBand="0" w:evenVBand="0" w:oddHBand="0" w:evenHBand="0" w:firstRowFirstColumn="0" w:firstRowLastColumn="0" w:lastRowFirstColumn="0" w:lastRowLastColumn="0"/>
            </w:pPr>
            <w:r>
              <w:t>Is thrown when a new Registry is attempted to be created when the CIR server is configured otherwise.</w:t>
            </w:r>
          </w:p>
        </w:tc>
      </w:tr>
      <w:tr w:rsidR="00246C65" w:rsidRPr="0098065A" w:rsidTr="00246C65">
        <w:tc>
          <w:tcPr>
            <w:cnfStyle w:val="001000000000" w:firstRow="0" w:lastRow="0" w:firstColumn="1" w:lastColumn="0" w:oddVBand="0" w:evenVBand="0" w:oddHBand="0" w:evenHBand="0" w:firstRowFirstColumn="0" w:firstRowLastColumn="0" w:lastRowFirstColumn="0" w:lastRowLastColumn="0"/>
            <w:tcW w:w="1368" w:type="dxa"/>
          </w:tcPr>
          <w:p w:rsidR="00246C65" w:rsidRPr="005D3BF4" w:rsidRDefault="00246C65" w:rsidP="00246C65">
            <w:r w:rsidRPr="005D3BF4">
              <w:t>Parameters</w:t>
            </w:r>
          </w:p>
        </w:tc>
        <w:tc>
          <w:tcPr>
            <w:tcW w:w="7380" w:type="dxa"/>
          </w:tcPr>
          <w:p w:rsidR="00246C65" w:rsidRPr="0071635F" w:rsidRDefault="00246C65"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00783A53" w:rsidRPr="0071635F">
              <w:rPr>
                <w:i/>
              </w:rPr>
              <w:t>cct:TextType</w:t>
            </w:r>
            <w:proofErr w:type="spellEnd"/>
            <w:r>
              <w:t>) [</w:t>
            </w:r>
            <w:r w:rsidR="00783A53">
              <w:t>0..</w:t>
            </w:r>
            <w:r>
              <w:t>1]</w:t>
            </w:r>
          </w:p>
        </w:tc>
      </w:tr>
    </w:tbl>
    <w:p w:rsidR="00783A53" w:rsidRDefault="00783A53" w:rsidP="00783A53">
      <w:pPr>
        <w:pStyle w:val="Heading3"/>
      </w:pPr>
      <w:bookmarkStart w:id="436" w:name="_Toc329256891"/>
      <w:proofErr w:type="spellStart"/>
      <w:r>
        <w:t>CreateCategoryFault</w:t>
      </w:r>
      <w:bookmarkEnd w:id="436"/>
      <w:proofErr w:type="spellEnd"/>
    </w:p>
    <w:tbl>
      <w:tblPr>
        <w:tblStyle w:val="TableGrid"/>
        <w:tblW w:w="8748" w:type="dxa"/>
        <w:tblLook w:val="0680" w:firstRow="0" w:lastRow="0" w:firstColumn="1" w:lastColumn="0" w:noHBand="1" w:noVBand="1"/>
      </w:tblPr>
      <w:tblGrid>
        <w:gridCol w:w="1368"/>
        <w:gridCol w:w="7380"/>
      </w:tblGrid>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Description</w:t>
            </w:r>
          </w:p>
        </w:tc>
        <w:tc>
          <w:tcPr>
            <w:tcW w:w="7380" w:type="dxa"/>
          </w:tcPr>
          <w:p w:rsidR="00783A53" w:rsidRPr="0098065A" w:rsidRDefault="00783A53" w:rsidP="00783A53">
            <w:pPr>
              <w:keepLines/>
              <w:jc w:val="left"/>
              <w:cnfStyle w:val="000000000000" w:firstRow="0" w:lastRow="0" w:firstColumn="0" w:lastColumn="0" w:oddVBand="0" w:evenVBand="0" w:oddHBand="0" w:evenHBand="0" w:firstRowFirstColumn="0" w:firstRowLastColumn="0" w:lastRowFirstColumn="0" w:lastRowLastColumn="0"/>
            </w:pPr>
            <w:r>
              <w:t>Is thrown when a new Category is attempted to be created when the CIR server is configured otherwise.</w:t>
            </w:r>
          </w:p>
        </w:tc>
      </w:tr>
      <w:tr w:rsidR="00783A53"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783A53" w:rsidRPr="005D3BF4" w:rsidRDefault="00783A53" w:rsidP="0027453A">
            <w:r w:rsidRPr="005D3BF4">
              <w:t>Parameters</w:t>
            </w:r>
          </w:p>
        </w:tc>
        <w:tc>
          <w:tcPr>
            <w:tcW w:w="7380" w:type="dxa"/>
          </w:tcPr>
          <w:p w:rsidR="00783A53" w:rsidRPr="0071635F" w:rsidRDefault="00783A53"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tc>
      </w:tr>
    </w:tbl>
    <w:p w:rsidR="00F02170" w:rsidRDefault="00F02170" w:rsidP="00F02170">
      <w:pPr>
        <w:pStyle w:val="Heading3"/>
      </w:pPr>
      <w:bookmarkStart w:id="437" w:name="_Toc329256892"/>
      <w:proofErr w:type="spellStart"/>
      <w:r>
        <w:t>RegistryNotFoundFault</w:t>
      </w:r>
      <w:bookmarkEnd w:id="437"/>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Registry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RegistryIdentifier</w:t>
            </w:r>
            <w:proofErr w:type="spellEnd"/>
            <w:r>
              <w:t xml:space="preserve"> (</w:t>
            </w:r>
            <w:proofErr w:type="spellStart"/>
            <w:r w:rsidRPr="0071635F">
              <w:rPr>
                <w:i/>
              </w:rPr>
              <w:t>RegistryIdentifier</w:t>
            </w:r>
            <w:proofErr w:type="spellEnd"/>
            <w:r>
              <w:t xml:space="preserve">) [1], where </w:t>
            </w:r>
            <w:proofErr w:type="spellStart"/>
            <w:r w:rsidRPr="0071635F">
              <w:rPr>
                <w:i/>
              </w:rPr>
              <w:t>RegistryIdentifier</w:t>
            </w:r>
            <w:proofErr w:type="spellEnd"/>
            <w:r>
              <w:t xml:space="preserve"> is composed of:</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38" w:name="_Toc329256893"/>
      <w:proofErr w:type="spellStart"/>
      <w:r>
        <w:t>CategoryNotFoundFault</w:t>
      </w:r>
      <w:bookmarkEnd w:id="438"/>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Category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lastRenderedPageBreak/>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CategoryIdentifier</w:t>
            </w:r>
            <w:proofErr w:type="spellEnd"/>
            <w:r>
              <w:t xml:space="preserve"> (</w:t>
            </w:r>
            <w:proofErr w:type="spellStart"/>
            <w:r w:rsidRPr="0071635F">
              <w:rPr>
                <w:i/>
              </w:rPr>
              <w:t>CategoryIdentifier</w:t>
            </w:r>
            <w:proofErr w:type="spellEnd"/>
            <w:r>
              <w:t xml:space="preserve">) [1], where </w:t>
            </w:r>
            <w:proofErr w:type="spellStart"/>
            <w:r w:rsidRPr="0071635F">
              <w:rPr>
                <w:i/>
              </w:rPr>
              <w:t>CategoryIdentifier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39" w:name="_Toc329256894"/>
      <w:proofErr w:type="spellStart"/>
      <w:r>
        <w:t>EntryNotFoundFault</w:t>
      </w:r>
      <w:bookmarkEnd w:id="439"/>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0" w:name="_Toc329256895"/>
      <w:proofErr w:type="spellStart"/>
      <w:r>
        <w:t>PropertyNotFoundFault</w:t>
      </w:r>
      <w:bookmarkEnd w:id="440"/>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does not exist.</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1" w:name="_Toc329256896"/>
      <w:proofErr w:type="spellStart"/>
      <w:r>
        <w:t>DuplicateEntryFault</w:t>
      </w:r>
      <w:bookmarkEnd w:id="441"/>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27453A">
            <w:pPr>
              <w:keepLines/>
              <w:jc w:val="left"/>
              <w:cnfStyle w:val="000000000000" w:firstRow="0" w:lastRow="0" w:firstColumn="0" w:lastColumn="0" w:oddVBand="0" w:evenVBand="0" w:oddHBand="0" w:evenHBand="0" w:firstRowFirstColumn="0" w:firstRowLastColumn="0" w:lastRowFirstColumn="0" w:lastRowLastColumn="0"/>
            </w:pPr>
            <w:r>
              <w:t>Is thrown when the specified Entry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EntryIdentifier</w:t>
            </w:r>
            <w:proofErr w:type="spellEnd"/>
            <w:r>
              <w:t xml:space="preserve"> (</w:t>
            </w:r>
            <w:proofErr w:type="spellStart"/>
            <w:r w:rsidRPr="0071635F">
              <w:rPr>
                <w:i/>
              </w:rPr>
              <w:t>EntryIdentifier</w:t>
            </w:r>
            <w:proofErr w:type="spellEnd"/>
            <w:r>
              <w:t xml:space="preserve">) [1], where </w:t>
            </w:r>
            <w:proofErr w:type="spellStart"/>
            <w:r w:rsidRPr="0071635F">
              <w:rPr>
                <w:i/>
              </w:rPr>
              <w:t>EntryIdentifier</w:t>
            </w:r>
            <w:proofErr w:type="spellEnd"/>
            <w:r>
              <w:t xml:space="preserve"> is composed of:</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Pr="0098065A" w:rsidRDefault="00F02170" w:rsidP="00F02170">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tc>
      </w:tr>
    </w:tbl>
    <w:p w:rsidR="00F02170" w:rsidRDefault="00F02170" w:rsidP="00F02170">
      <w:pPr>
        <w:pStyle w:val="Heading3"/>
      </w:pPr>
      <w:bookmarkStart w:id="442" w:name="_Toc329256897"/>
      <w:proofErr w:type="spellStart"/>
      <w:r>
        <w:lastRenderedPageBreak/>
        <w:t>DuplicatePropertyFault</w:t>
      </w:r>
      <w:bookmarkEnd w:id="442"/>
      <w:proofErr w:type="spellEnd"/>
    </w:p>
    <w:tbl>
      <w:tblPr>
        <w:tblStyle w:val="TableGrid"/>
        <w:tblW w:w="8748" w:type="dxa"/>
        <w:tblLook w:val="0680" w:firstRow="0" w:lastRow="0" w:firstColumn="1" w:lastColumn="0" w:noHBand="1" w:noVBand="1"/>
      </w:tblPr>
      <w:tblGrid>
        <w:gridCol w:w="1368"/>
        <w:gridCol w:w="7380"/>
      </w:tblGrid>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Description</w:t>
            </w:r>
          </w:p>
        </w:tc>
        <w:tc>
          <w:tcPr>
            <w:tcW w:w="7380" w:type="dxa"/>
          </w:tcPr>
          <w:p w:rsidR="00F02170" w:rsidRPr="0098065A" w:rsidRDefault="00F02170" w:rsidP="00F02170">
            <w:pPr>
              <w:keepLines/>
              <w:jc w:val="left"/>
              <w:cnfStyle w:val="000000000000" w:firstRow="0" w:lastRow="0" w:firstColumn="0" w:lastColumn="0" w:oddVBand="0" w:evenVBand="0" w:oddHBand="0" w:evenHBand="0" w:firstRowFirstColumn="0" w:firstRowLastColumn="0" w:lastRowFirstColumn="0" w:lastRowLastColumn="0"/>
            </w:pPr>
            <w:r>
              <w:t>Is thrown when the specified Property already exists.</w:t>
            </w:r>
          </w:p>
        </w:tc>
      </w:tr>
      <w:tr w:rsidR="00F02170" w:rsidRPr="0098065A" w:rsidTr="0027453A">
        <w:tc>
          <w:tcPr>
            <w:cnfStyle w:val="001000000000" w:firstRow="0" w:lastRow="0" w:firstColumn="1" w:lastColumn="0" w:oddVBand="0" w:evenVBand="0" w:oddHBand="0" w:evenHBand="0" w:firstRowFirstColumn="0" w:firstRowLastColumn="0" w:lastRowFirstColumn="0" w:lastRowLastColumn="0"/>
            <w:tcW w:w="1368" w:type="dxa"/>
          </w:tcPr>
          <w:p w:rsidR="00F02170" w:rsidRPr="005D3BF4" w:rsidRDefault="00F02170" w:rsidP="0027453A">
            <w:r w:rsidRPr="005D3BF4">
              <w:t>Parameters</w:t>
            </w:r>
          </w:p>
        </w:tc>
        <w:tc>
          <w:tcPr>
            <w:tcW w:w="7380" w:type="dxa"/>
          </w:tcPr>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r>
              <w:t>Description (</w:t>
            </w:r>
            <w:proofErr w:type="spellStart"/>
            <w:r w:rsidRPr="0071635F">
              <w:rPr>
                <w:i/>
              </w:rPr>
              <w:t>cct:TextType</w:t>
            </w:r>
            <w:proofErr w:type="spellEnd"/>
            <w:r>
              <w:t>) [0..1]</w:t>
            </w:r>
          </w:p>
          <w:p w:rsidR="00F02170" w:rsidRPr="0071635F" w:rsidRDefault="00F02170" w:rsidP="00C20988">
            <w:pPr>
              <w:pStyle w:val="ListParagraph"/>
              <w:keepLines/>
              <w:numPr>
                <w:ilvl w:val="0"/>
                <w:numId w:val="7"/>
              </w:numPr>
              <w:jc w:val="left"/>
              <w:cnfStyle w:val="000000000000" w:firstRow="0" w:lastRow="0" w:firstColumn="0" w:lastColumn="0" w:oddVBand="0" w:evenVBand="0" w:oddHBand="0" w:evenHBand="0" w:firstRowFirstColumn="0" w:firstRowLastColumn="0" w:lastRowFirstColumn="0" w:lastRowLastColumn="0"/>
            </w:pPr>
            <w:proofErr w:type="spellStart"/>
            <w:r>
              <w:t>PropertyIdentifier</w:t>
            </w:r>
            <w:proofErr w:type="spellEnd"/>
            <w:r>
              <w:t xml:space="preserve"> (</w:t>
            </w:r>
            <w:proofErr w:type="spellStart"/>
            <w:r w:rsidRPr="0071635F">
              <w:rPr>
                <w:i/>
              </w:rPr>
              <w:t>PropertyIdentifier</w:t>
            </w:r>
            <w:proofErr w:type="spellEnd"/>
            <w:r>
              <w:t xml:space="preserve">) [1], where </w:t>
            </w:r>
            <w:proofErr w:type="spellStart"/>
            <w:r w:rsidRPr="0071635F">
              <w:rPr>
                <w:i/>
              </w:rPr>
              <w:t>PropertyIdentifier</w:t>
            </w:r>
            <w:proofErr w:type="spellEnd"/>
            <w:r>
              <w:t xml:space="preserve"> is composed of:</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RegistryID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CategorySourceID</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EntryIDInSource</w:t>
            </w:r>
            <w:proofErr w:type="spellEnd"/>
            <w:r>
              <w:t xml:space="preserve"> (</w:t>
            </w:r>
            <w:proofErr w:type="spellStart"/>
            <w:r w:rsidRPr="00F02170">
              <w:rPr>
                <w:i/>
              </w:rPr>
              <w:t>cct:IDType</w:t>
            </w:r>
            <w:proofErr w:type="spellEnd"/>
            <w:r>
              <w:t>) [1]</w:t>
            </w:r>
          </w:p>
          <w:p w:rsidR="00F02170"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EntrySourceID</w:t>
            </w:r>
            <w:proofErr w:type="spellEnd"/>
            <w:r>
              <w:t xml:space="preserve"> (</w:t>
            </w:r>
            <w:proofErr w:type="spellStart"/>
            <w:r w:rsidRPr="00F02170">
              <w:rPr>
                <w:i/>
              </w:rPr>
              <w:t>cct:IDType</w:t>
            </w:r>
            <w:proofErr w:type="spellEnd"/>
            <w:r>
              <w:t>) [1]</w:t>
            </w:r>
          </w:p>
          <w:p w:rsidR="00F02170" w:rsidRPr="0098065A" w:rsidRDefault="00F02170" w:rsidP="0027453A">
            <w:pPr>
              <w:keepLines/>
              <w:numPr>
                <w:ilvl w:val="1"/>
                <w:numId w:val="1"/>
              </w:numPr>
              <w:jc w:val="left"/>
              <w:cnfStyle w:val="000000000000" w:firstRow="0" w:lastRow="0" w:firstColumn="0" w:lastColumn="0" w:oddVBand="0" w:evenVBand="0" w:oddHBand="0" w:evenHBand="0" w:firstRowFirstColumn="0" w:firstRowLastColumn="0" w:lastRowFirstColumn="0" w:lastRowLastColumn="0"/>
            </w:pPr>
            <w:proofErr w:type="spellStart"/>
            <w:r>
              <w:t>PropertyID</w:t>
            </w:r>
            <w:proofErr w:type="spellEnd"/>
            <w:r>
              <w:t xml:space="preserve"> (</w:t>
            </w:r>
            <w:proofErr w:type="spellStart"/>
            <w:r w:rsidRPr="00F02170">
              <w:rPr>
                <w:i/>
              </w:rPr>
              <w:t>cct:IDType</w:t>
            </w:r>
            <w:proofErr w:type="spellEnd"/>
            <w:r>
              <w:t>) [1]</w:t>
            </w:r>
          </w:p>
        </w:tc>
      </w:tr>
    </w:tbl>
    <w:p w:rsidR="00F02170" w:rsidRPr="0071635F" w:rsidDel="0071635F" w:rsidRDefault="00F02170" w:rsidP="00C20988">
      <w:pPr>
        <w:rPr>
          <w:del w:id="443" w:author="Avin Mathew" w:date="2012-06-22T10:22:00Z"/>
        </w:rPr>
      </w:pPr>
    </w:p>
    <w:p w:rsidR="00246C65" w:rsidRPr="0071635F" w:rsidRDefault="00246C65" w:rsidP="00C20988">
      <w:r w:rsidRPr="0071635F">
        <w:br w:type="page"/>
      </w:r>
    </w:p>
    <w:p w:rsidR="00B22B76" w:rsidRDefault="00776D90" w:rsidP="00776D90">
      <w:pPr>
        <w:pStyle w:val="Title"/>
      </w:pPr>
      <w:r>
        <w:lastRenderedPageBreak/>
        <w:t>Appendix A:</w:t>
      </w:r>
      <w:r w:rsidR="00471FF5">
        <w:t xml:space="preserve"> </w:t>
      </w:r>
      <w:proofErr w:type="spellStart"/>
      <w:r>
        <w:t>OpenO&amp;M</w:t>
      </w:r>
      <w:proofErr w:type="spellEnd"/>
      <w:r w:rsidR="00416985">
        <w:t xml:space="preserve"> D</w:t>
      </w:r>
      <w:r w:rsidR="00B22B76">
        <w:t>efined Properties</w:t>
      </w:r>
    </w:p>
    <w:p w:rsidR="00B22B76" w:rsidRDefault="00B22B76" w:rsidP="00B22B76">
      <w:r>
        <w:t xml:space="preserve">There are predefined </w:t>
      </w:r>
      <w:proofErr w:type="spellStart"/>
      <w:r w:rsidR="00776D90">
        <w:t>OpenO&amp;M</w:t>
      </w:r>
      <w:proofErr w:type="spellEnd"/>
      <w:r w:rsidR="00776D90">
        <w:t xml:space="preserve"> </w:t>
      </w:r>
      <w:r>
        <w:t>properties that should be used to identify commonly understood relationships between entities.</w:t>
      </w:r>
    </w:p>
    <w:p w:rsidR="00B22B76" w:rsidRDefault="00B22B76" w:rsidP="00776D90">
      <w:pPr>
        <w:pStyle w:val="Heading2"/>
        <w:numPr>
          <w:ilvl w:val="0"/>
          <w:numId w:val="0"/>
        </w:numPr>
      </w:pPr>
      <w:bookmarkStart w:id="444" w:name="_Toc329256898"/>
      <w:proofErr w:type="spellStart"/>
      <w:r w:rsidRPr="000D52D4">
        <w:t>Parent</w:t>
      </w:r>
      <w:r>
        <w:t>EntityID</w:t>
      </w:r>
      <w:bookmarkEnd w:id="444"/>
      <w:proofErr w:type="spellEnd"/>
    </w:p>
    <w:p w:rsidR="00B22B76" w:rsidRDefault="00416985" w:rsidP="00B22B76">
      <w:r>
        <w:t xml:space="preserve">The </w:t>
      </w:r>
      <w:proofErr w:type="spellStart"/>
      <w:r w:rsidR="00B22B76">
        <w:t>ParentEntity</w:t>
      </w:r>
      <w:r>
        <w:t>ID</w:t>
      </w:r>
      <w:proofErr w:type="spellEnd"/>
      <w:r w:rsidR="00B22B76">
        <w:t xml:space="preserve"> contains the </w:t>
      </w:r>
      <w:r w:rsidR="00021B11">
        <w:t xml:space="preserve">set of </w:t>
      </w:r>
      <w:proofErr w:type="spellStart"/>
      <w:r w:rsidR="00B22B76">
        <w:t>ID</w:t>
      </w:r>
      <w:r>
        <w:t>I</w:t>
      </w:r>
      <w:r w:rsidR="00B22B76">
        <w:t>nSource</w:t>
      </w:r>
      <w:proofErr w:type="spellEnd"/>
      <w:r w:rsidR="00B22B76">
        <w:t xml:space="preserve"> ID</w:t>
      </w:r>
      <w:r w:rsidR="00021B11">
        <w:t>s</w:t>
      </w:r>
      <w:r w:rsidR="00B22B76">
        <w:t xml:space="preserve"> for parent object </w:t>
      </w:r>
      <w:r w:rsidR="00A3780C">
        <w:t xml:space="preserve">of the entity </w:t>
      </w:r>
      <w:r w:rsidR="00B22B76">
        <w:t>in the source</w:t>
      </w:r>
      <w:r>
        <w:t>’</w:t>
      </w:r>
      <w:r w:rsidR="00B22B76">
        <w:t>s hierarchy.</w:t>
      </w:r>
      <w:r w:rsidR="00471FF5">
        <w:t xml:space="preserve"> </w:t>
      </w:r>
      <w:r w:rsidR="008C7739">
        <w:t xml:space="preserve">Multiple parent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45" w:name="_Toc329256899"/>
      <w:proofErr w:type="spellStart"/>
      <w:r w:rsidRPr="000D52D4">
        <w:t>Child</w:t>
      </w:r>
      <w:r>
        <w:t>EntityID</w:t>
      </w:r>
      <w:bookmarkEnd w:id="445"/>
      <w:proofErr w:type="spellEnd"/>
    </w:p>
    <w:p w:rsidR="00B22B76" w:rsidRDefault="00416985" w:rsidP="00B22B76">
      <w:r>
        <w:t xml:space="preserve">The </w:t>
      </w:r>
      <w:proofErr w:type="spellStart"/>
      <w:r w:rsidR="00B22B76">
        <w:t>Chil</w:t>
      </w:r>
      <w:r w:rsidR="00CB5C3C">
        <w:t>dEntityID</w:t>
      </w:r>
      <w:proofErr w:type="spellEnd"/>
      <w:r w:rsidR="00CB5C3C">
        <w:t xml:space="preserve"> contains the set of </w:t>
      </w:r>
      <w:proofErr w:type="spellStart"/>
      <w:r w:rsidR="00B22B76">
        <w:t>ID</w:t>
      </w:r>
      <w:r w:rsidR="00CB5C3C">
        <w:t>I</w:t>
      </w:r>
      <w:r w:rsidR="00B22B76">
        <w:t>nSource</w:t>
      </w:r>
      <w:proofErr w:type="spellEnd"/>
      <w:r w:rsidR="00B22B76">
        <w:t xml:space="preserve"> IDs for child objects of the entity in the source</w:t>
      </w:r>
      <w:r w:rsidR="00CB5C3C">
        <w:t>’</w:t>
      </w:r>
      <w:r w:rsidR="00B22B76">
        <w:t>s hierarchy.</w:t>
      </w:r>
      <w:r w:rsidR="00471FF5">
        <w:t xml:space="preserve"> </w:t>
      </w:r>
      <w:r w:rsidR="008C7739">
        <w:t xml:space="preserve">Multiple child objects are specified by multiple </w:t>
      </w:r>
      <w:proofErr w:type="spellStart"/>
      <w:r w:rsidR="008C7739">
        <w:t>PropertyValues</w:t>
      </w:r>
      <w:proofErr w:type="spellEnd"/>
      <w:r w:rsidR="008C7739">
        <w:t>.</w:t>
      </w:r>
    </w:p>
    <w:p w:rsidR="00B22B76" w:rsidRDefault="00B22B76" w:rsidP="00776D90">
      <w:pPr>
        <w:pStyle w:val="Heading2"/>
        <w:numPr>
          <w:ilvl w:val="0"/>
          <w:numId w:val="0"/>
        </w:numPr>
      </w:pPr>
      <w:bookmarkStart w:id="446" w:name="_Toc329256900"/>
      <w:proofErr w:type="spellStart"/>
      <w:r w:rsidRPr="001B5721">
        <w:t>PossibleEquivalentEntryID</w:t>
      </w:r>
      <w:bookmarkEnd w:id="446"/>
      <w:proofErr w:type="spellEnd"/>
    </w:p>
    <w:p w:rsidR="00A3780C" w:rsidRDefault="00A3780C" w:rsidP="00A3780C">
      <w:r>
        <w:t>Th</w:t>
      </w:r>
      <w:r w:rsidR="00CB5C3C">
        <w:t xml:space="preserve">e </w:t>
      </w:r>
      <w:proofErr w:type="spellStart"/>
      <w:r>
        <w:t>PossibleEquivalentEntryID</w:t>
      </w:r>
      <w:proofErr w:type="spellEnd"/>
      <w:r>
        <w:t xml:space="preserve"> contains </w:t>
      </w:r>
      <w:r w:rsidR="00021B11">
        <w:t>a</w:t>
      </w:r>
      <w:r>
        <w:t xml:space="preserve"> </w:t>
      </w:r>
      <w:r w:rsidR="00021B11">
        <w:t xml:space="preserve">set of </w:t>
      </w:r>
      <w:r w:rsidRPr="00A3780C">
        <w:t xml:space="preserve">target </w:t>
      </w:r>
      <w:r w:rsidR="00021B11">
        <w:t xml:space="preserve">entities </w:t>
      </w:r>
      <w:r w:rsidRPr="00A3780C">
        <w:t xml:space="preserve">which </w:t>
      </w:r>
      <w:r w:rsidR="00021B11">
        <w:t xml:space="preserve">are </w:t>
      </w:r>
      <w:r w:rsidRPr="00A3780C">
        <w:t>possibly equivalent</w:t>
      </w:r>
      <w:r>
        <w:t xml:space="preserve"> to the entity</w:t>
      </w:r>
      <w:r w:rsidRPr="00A3780C">
        <w:t>.</w:t>
      </w:r>
      <w:r w:rsidR="00471FF5">
        <w:t xml:space="preserve"> </w:t>
      </w:r>
      <w:r>
        <w:t>This allows for auto</w:t>
      </w:r>
      <w:r w:rsidR="00021B11">
        <w:t xml:space="preserve">mated equivalency determination. </w:t>
      </w:r>
      <w:r w:rsidRPr="00A3780C">
        <w:t>Each returned target entry contain</w:t>
      </w:r>
      <w:r>
        <w:t>s</w:t>
      </w:r>
      <w:r w:rsidRPr="00A3780C">
        <w:t xml:space="preserve"> the following set</w:t>
      </w:r>
      <w:r>
        <w:t xml:space="preserve"> of information:</w:t>
      </w:r>
    </w:p>
    <w:p w:rsidR="00A3780C" w:rsidRDefault="00A3780C" w:rsidP="0042723C">
      <w:pPr>
        <w:numPr>
          <w:ilvl w:val="0"/>
          <w:numId w:val="5"/>
        </w:numPr>
      </w:pPr>
      <w:proofErr w:type="spellStart"/>
      <w:r w:rsidRPr="00A3780C">
        <w:t>ID</w:t>
      </w:r>
      <w:r w:rsidR="00CB5C3C">
        <w:t>I</w:t>
      </w:r>
      <w:r w:rsidRPr="00A3780C">
        <w:t>nSource</w:t>
      </w:r>
      <w:proofErr w:type="spellEnd"/>
    </w:p>
    <w:p w:rsidR="00A3780C" w:rsidRDefault="00A3780C" w:rsidP="0042723C">
      <w:pPr>
        <w:numPr>
          <w:ilvl w:val="0"/>
          <w:numId w:val="5"/>
        </w:numPr>
      </w:pPr>
      <w:proofErr w:type="spellStart"/>
      <w:r>
        <w:t>SourceID</w:t>
      </w:r>
      <w:proofErr w:type="spellEnd"/>
    </w:p>
    <w:p w:rsidR="00B22B76" w:rsidRDefault="00CB5C3C" w:rsidP="0042723C">
      <w:pPr>
        <w:numPr>
          <w:ilvl w:val="0"/>
          <w:numId w:val="5"/>
        </w:numPr>
      </w:pPr>
      <w:proofErr w:type="spellStart"/>
      <w:r>
        <w:t>P</w:t>
      </w:r>
      <w:r w:rsidR="00A3780C" w:rsidRPr="00A3780C">
        <w:t>ercentLikelihood</w:t>
      </w:r>
      <w:proofErr w:type="spellEnd"/>
      <w:r w:rsidR="00A3780C">
        <w:t xml:space="preserve"> [Optional]</w:t>
      </w:r>
    </w:p>
    <w:p w:rsidR="008C7739" w:rsidRDefault="00021B11" w:rsidP="00B22B76">
      <w:r>
        <w:t>The property value should follow the JSON format for the array of objects o</w:t>
      </w:r>
      <w:del w:id="447" w:author="Avin Mathew" w:date="2012-06-22T10:39:00Z">
        <w:r w:rsidDel="00752C41">
          <w:delText>r</w:delText>
        </w:r>
      </w:del>
      <w:ins w:id="448" w:author="Avin Mathew" w:date="2012-06-22T10:39:00Z">
        <w:r w:rsidR="00752C41">
          <w:t>f</w:t>
        </w:r>
      </w:ins>
      <w:r>
        <w:t xml:space="preserve"> equivalent IDs.</w:t>
      </w:r>
    </w:p>
    <w:p w:rsidR="00021B11" w:rsidRDefault="00021B11" w:rsidP="00B22B76">
      <w:r>
        <w:t>Examples:</w:t>
      </w:r>
    </w:p>
    <w:p w:rsidR="00021B11" w:rsidRDefault="00CB5C3C">
      <w:pPr>
        <w:pStyle w:val="Code"/>
      </w:pPr>
      <w:r>
        <w:t>[</w:t>
      </w:r>
      <w:del w:id="449" w:author="Avin Mathew" w:date="2012-06-22T10:28:00Z">
        <w:r w:rsidDel="0071635F">
          <w:delText xml:space="preserve"> </w:delText>
        </w:r>
      </w:del>
      <w:ins w:id="450" w:author="Avin Mathew" w:date="2012-06-22T10:30:00Z">
        <w:r w:rsidR="0071635F">
          <w:t xml:space="preserve"> </w:t>
        </w:r>
      </w:ins>
      <w:proofErr w:type="gramStart"/>
      <w:r>
        <w:t>{</w:t>
      </w:r>
      <w:ins w:id="451" w:author="Avin Mathew" w:date="2012-06-22T10:30:00Z">
        <w:r w:rsidR="0071635F">
          <w:t xml:space="preserve"> </w:t>
        </w:r>
      </w:ins>
      <w:r w:rsidR="008C7739">
        <w:t>"</w:t>
      </w:r>
      <w:proofErr w:type="spellStart"/>
      <w:proofErr w:type="gramEnd"/>
      <w:r w:rsidR="00021B11">
        <w:t>ID</w:t>
      </w:r>
      <w:r>
        <w:t>I</w:t>
      </w:r>
      <w:r w:rsidR="00021B11">
        <w:t>nSource</w:t>
      </w:r>
      <w:proofErr w:type="spellEnd"/>
      <w:r w:rsidR="00021B11">
        <w:t>": "TIC101",</w:t>
      </w:r>
      <w:ins w:id="452" w:author="Avin Mathew" w:date="2012-06-22T10:30:00Z">
        <w:r w:rsidR="0071635F">
          <w:t xml:space="preserve"> </w:t>
        </w:r>
      </w:ins>
      <w:del w:id="453" w:author="Avin Mathew" w:date="2012-06-22T10:28:00Z">
        <w:r w:rsidR="00021B11" w:rsidDel="0071635F">
          <w:delText xml:space="preserve"> </w:delText>
        </w:r>
      </w:del>
      <w:r w:rsidR="00021B11">
        <w:t>"</w:t>
      </w:r>
      <w:proofErr w:type="spellStart"/>
      <w:r w:rsidR="00021B11">
        <w:t>SourceID</w:t>
      </w:r>
      <w:proofErr w:type="spellEnd"/>
      <w:r w:rsidR="00021B11">
        <w:t>": "Thor"</w:t>
      </w:r>
      <w:ins w:id="454" w:author="Avin Mathew" w:date="2012-06-22T10:30:00Z">
        <w:r w:rsidR="0071635F">
          <w:t xml:space="preserve"> </w:t>
        </w:r>
      </w:ins>
      <w:r w:rsidR="00021B11">
        <w:t>} ]</w:t>
      </w:r>
    </w:p>
    <w:p w:rsidR="00021B11" w:rsidRDefault="00021B11" w:rsidP="00021B11">
      <w:pPr>
        <w:jc w:val="left"/>
      </w:pPr>
    </w:p>
    <w:p w:rsidR="00021B11" w:rsidRDefault="00CB5C3C" w:rsidP="0071635F">
      <w:pPr>
        <w:pStyle w:val="Code"/>
      </w:pPr>
      <w:proofErr w:type="gramStart"/>
      <w:r>
        <w:t>[ {</w:t>
      </w:r>
      <w:proofErr w:type="gramEnd"/>
      <w:ins w:id="455" w:author="Avin Mathew" w:date="2012-06-22T10:34:00Z">
        <w:r w:rsidR="00752C41">
          <w:t xml:space="preserve"> </w:t>
        </w:r>
      </w:ins>
      <w:r>
        <w:t>"</w:t>
      </w:r>
      <w:proofErr w:type="spellStart"/>
      <w:r w:rsidR="00021B11">
        <w:t>ID</w:t>
      </w:r>
      <w:r>
        <w:t>I</w:t>
      </w:r>
      <w:r w:rsidR="008C7739">
        <w:t>nSource</w:t>
      </w:r>
      <w:proofErr w:type="spellEnd"/>
      <w:r w:rsidR="008C7739">
        <w:t>": "TIC101",</w:t>
      </w:r>
      <w:del w:id="456" w:author="Avin Mathew" w:date="2012-06-22T10:30:00Z">
        <w:r w:rsidR="008C7739" w:rsidDel="00752C41">
          <w:delText xml:space="preserve"> </w:delText>
        </w:r>
      </w:del>
      <w:ins w:id="457" w:author="Avin Mathew" w:date="2012-06-22T10:34:00Z">
        <w:r w:rsidR="00752C41">
          <w:t xml:space="preserve"> </w:t>
        </w:r>
      </w:ins>
      <w:r w:rsidR="008C7739">
        <w:t>"</w:t>
      </w:r>
      <w:proofErr w:type="spellStart"/>
      <w:r w:rsidR="008C7739">
        <w:t>SourceID</w:t>
      </w:r>
      <w:proofErr w:type="spellEnd"/>
      <w:r w:rsidR="008C7739">
        <w:t>"</w:t>
      </w:r>
      <w:r w:rsidR="00021B11">
        <w:t>: "Thor",</w:t>
      </w:r>
      <w:del w:id="458" w:author="Avin Mathew" w:date="2012-06-22T10:30:00Z">
        <w:r w:rsidR="00021B11" w:rsidDel="00752C41">
          <w:delText xml:space="preserve"> </w:delText>
        </w:r>
      </w:del>
      <w:ins w:id="459" w:author="Avin Mathew" w:date="2012-06-22T10:34:00Z">
        <w:r w:rsidR="00752C41">
          <w:t xml:space="preserve"> </w:t>
        </w:r>
      </w:ins>
      <w:r w:rsidR="00021B11">
        <w:t>"</w:t>
      </w:r>
      <w:proofErr w:type="spellStart"/>
      <w:r>
        <w:t>P</w:t>
      </w:r>
      <w:r w:rsidR="00021B11">
        <w:t>ercentLikelihood</w:t>
      </w:r>
      <w:proofErr w:type="spellEnd"/>
      <w:r w:rsidR="00021B11">
        <w:t>": 20</w:t>
      </w:r>
      <w:ins w:id="460" w:author="Avin Mathew" w:date="2012-06-22T10:34:00Z">
        <w:r w:rsidR="00752C41">
          <w:t xml:space="preserve"> </w:t>
        </w:r>
      </w:ins>
      <w:r w:rsidR="00021B11">
        <w:t>} ]</w:t>
      </w:r>
    </w:p>
    <w:p w:rsidR="00021B11" w:rsidRDefault="00021B11" w:rsidP="00021B11">
      <w:pPr>
        <w:jc w:val="left"/>
      </w:pPr>
    </w:p>
    <w:p w:rsidR="00752C41" w:rsidRDefault="00CB5C3C" w:rsidP="00C20988">
      <w:pPr>
        <w:pStyle w:val="Code"/>
        <w:rPr>
          <w:ins w:id="461" w:author="Avin Mathew" w:date="2012-06-22T10:33:00Z"/>
        </w:rPr>
      </w:pPr>
      <w:r>
        <w:t>[</w:t>
      </w:r>
    </w:p>
    <w:p w:rsidR="00021B11" w:rsidRDefault="00752C41">
      <w:pPr>
        <w:pStyle w:val="Code"/>
      </w:pPr>
      <w:ins w:id="462" w:author="Avin Mathew" w:date="2012-06-22T10:33:00Z">
        <w:r>
          <w:t xml:space="preserve">  </w:t>
        </w:r>
      </w:ins>
      <w:del w:id="463" w:author="Avin Mathew" w:date="2012-06-22T10:27:00Z">
        <w:r w:rsidR="00CB5C3C" w:rsidDel="0071635F">
          <w:delText xml:space="preserve"> </w:delText>
        </w:r>
      </w:del>
      <w:proofErr w:type="gramStart"/>
      <w:r w:rsidR="00CB5C3C">
        <w:t>{</w:t>
      </w:r>
      <w:ins w:id="464" w:author="Avin Mathew" w:date="2012-06-22T10:34:00Z">
        <w:r>
          <w:t xml:space="preserve"> </w:t>
        </w:r>
      </w:ins>
      <w:r w:rsidR="00CB5C3C">
        <w:t>"</w:t>
      </w:r>
      <w:proofErr w:type="spellStart"/>
      <w:proofErr w:type="gramEnd"/>
      <w:r w:rsidR="00021B11">
        <w:t>ID</w:t>
      </w:r>
      <w:r w:rsidR="00CB5C3C">
        <w:t>I</w:t>
      </w:r>
      <w:r w:rsidR="00021B11">
        <w:t>nSource</w:t>
      </w:r>
      <w:proofErr w:type="spellEnd"/>
      <w:r w:rsidR="00021B11">
        <w:t>"</w:t>
      </w:r>
      <w:del w:id="465" w:author="Avin Mathew" w:date="2012-06-22T10:31:00Z">
        <w:r w:rsidR="00021B11" w:rsidDel="00752C41">
          <w:delText xml:space="preserve"> </w:delText>
        </w:r>
      </w:del>
      <w:r w:rsidR="00021B11">
        <w:t>: "TIC101",</w:t>
      </w:r>
      <w:del w:id="466" w:author="Avin Mathew" w:date="2012-06-22T10:31:00Z">
        <w:r w:rsidR="00021B11" w:rsidDel="00752C41">
          <w:delText xml:space="preserve"> </w:delText>
        </w:r>
      </w:del>
      <w:ins w:id="467" w:author="Avin Mathew" w:date="2012-06-22T10:34:00Z">
        <w:r>
          <w:t xml:space="preserve"> </w:t>
        </w:r>
      </w:ins>
      <w:r w:rsidR="00021B11">
        <w:t>"</w:t>
      </w:r>
      <w:proofErr w:type="spellStart"/>
      <w:r w:rsidR="00021B11">
        <w:t>SourceID</w:t>
      </w:r>
      <w:proofErr w:type="spellEnd"/>
      <w:r w:rsidR="00021B11">
        <w:t>" : "Thor"</w:t>
      </w:r>
      <w:r w:rsidR="008C7739">
        <w:t>,</w:t>
      </w:r>
      <w:del w:id="468" w:author="Avin Mathew" w:date="2012-06-22T10:33:00Z">
        <w:r w:rsidR="008C7739" w:rsidDel="00752C41">
          <w:delText xml:space="preserve"> </w:delText>
        </w:r>
      </w:del>
      <w:ins w:id="469" w:author="Avin Mathew" w:date="2012-06-22T10:35:00Z">
        <w:r>
          <w:t xml:space="preserve"> </w:t>
        </w:r>
      </w:ins>
      <w:r w:rsidR="008C7739">
        <w:t>"</w:t>
      </w:r>
      <w:proofErr w:type="spellStart"/>
      <w:r w:rsidR="008C7739">
        <w:t>PercentLikelihood</w:t>
      </w:r>
      <w:proofErr w:type="spellEnd"/>
      <w:r w:rsidR="008C7739">
        <w:t>": 20</w:t>
      </w:r>
      <w:ins w:id="470" w:author="Avin Mathew" w:date="2012-06-22T10:38:00Z">
        <w:r>
          <w:t xml:space="preserve"> </w:t>
        </w:r>
      </w:ins>
      <w:r w:rsidR="00021B11">
        <w:t>},</w:t>
      </w:r>
    </w:p>
    <w:p w:rsidR="00752C41" w:rsidRDefault="00021B11">
      <w:pPr>
        <w:pStyle w:val="Code"/>
        <w:rPr>
          <w:ins w:id="471" w:author="Avin Mathew" w:date="2012-06-22T10:34:00Z"/>
        </w:rPr>
      </w:pPr>
      <w:del w:id="472" w:author="Avin Mathew" w:date="2012-06-22T10:33:00Z">
        <w:r w:rsidDel="00752C41">
          <w:tab/>
        </w:r>
      </w:del>
      <w:ins w:id="473" w:author="Avin Mathew" w:date="2012-06-22T10:33:00Z">
        <w:r w:rsidR="00752C41">
          <w:t xml:space="preserve">  </w:t>
        </w:r>
      </w:ins>
      <w:proofErr w:type="gramStart"/>
      <w:r w:rsidR="00CB5C3C">
        <w:t>{</w:t>
      </w:r>
      <w:ins w:id="474" w:author="Avin Mathew" w:date="2012-06-22T10:38:00Z">
        <w:r w:rsidR="00752C41">
          <w:t xml:space="preserve"> </w:t>
        </w:r>
      </w:ins>
      <w:r w:rsidR="00CB5C3C">
        <w:t>"</w:t>
      </w:r>
      <w:proofErr w:type="spellStart"/>
      <w:proofErr w:type="gramEnd"/>
      <w:r>
        <w:t>ID</w:t>
      </w:r>
      <w:r w:rsidR="00CB5C3C">
        <w:t>I</w:t>
      </w:r>
      <w:r>
        <w:t>nSource</w:t>
      </w:r>
      <w:proofErr w:type="spellEnd"/>
      <w:r>
        <w:t>"</w:t>
      </w:r>
      <w:del w:id="475" w:author="Avin Mathew" w:date="2012-06-22T10:34:00Z">
        <w:r w:rsidDel="00752C41">
          <w:delText xml:space="preserve"> </w:delText>
        </w:r>
      </w:del>
      <w:r>
        <w:t>: "T</w:t>
      </w:r>
      <w:r w:rsidR="008C7739">
        <w:t>101"</w:t>
      </w:r>
      <w:del w:id="476" w:author="Avin Mathew" w:date="2012-06-22T10:34:00Z">
        <w:r w:rsidR="008C7739" w:rsidDel="00752C41">
          <w:delText xml:space="preserve"> </w:delText>
        </w:r>
      </w:del>
      <w:r w:rsidR="008C7739">
        <w:t>,</w:t>
      </w:r>
      <w:del w:id="477" w:author="Avin Mathew" w:date="2012-06-22T10:34:00Z">
        <w:r w:rsidR="008C7739" w:rsidDel="00752C41">
          <w:delText xml:space="preserve"> </w:delText>
        </w:r>
      </w:del>
      <w:ins w:id="478" w:author="Avin Mathew" w:date="2012-06-22T10:38:00Z">
        <w:r w:rsidR="00752C41">
          <w:t xml:space="preserve"> </w:t>
        </w:r>
      </w:ins>
      <w:r w:rsidR="008C7739">
        <w:t>"</w:t>
      </w:r>
      <w:proofErr w:type="spellStart"/>
      <w:r w:rsidR="008C7739">
        <w:t>SourceID</w:t>
      </w:r>
      <w:proofErr w:type="spellEnd"/>
      <w:r w:rsidR="008C7739">
        <w:t>" : "Apollo"</w:t>
      </w:r>
      <w:ins w:id="479" w:author="Avin Mathew" w:date="2012-06-22T10:38:00Z">
        <w:r w:rsidR="00752C41">
          <w:t xml:space="preserve"> </w:t>
        </w:r>
      </w:ins>
      <w:r w:rsidR="008C7739">
        <w:t>}</w:t>
      </w:r>
      <w:del w:id="480" w:author="Avin Mathew" w:date="2012-06-22T10:34:00Z">
        <w:r w:rsidR="008C7739" w:rsidDel="00752C41">
          <w:delText xml:space="preserve"> </w:delText>
        </w:r>
      </w:del>
    </w:p>
    <w:p w:rsidR="00021B11" w:rsidRDefault="008C7739" w:rsidP="0071635F">
      <w:pPr>
        <w:pStyle w:val="Code"/>
      </w:pPr>
      <w:r>
        <w:t>]</w:t>
      </w:r>
    </w:p>
    <w:p w:rsidR="00F753D1" w:rsidRPr="0071635F" w:rsidRDefault="00F753D1" w:rsidP="0071635F">
      <w:pPr>
        <w:rPr>
          <w:ins w:id="481" w:author="Avin Mathew" w:date="2012-05-16T08:30:00Z"/>
        </w:rPr>
      </w:pPr>
      <w:ins w:id="482" w:author="Avin Mathew" w:date="2012-05-16T08:30:00Z">
        <w:r w:rsidRPr="0071635F">
          <w:br w:type="page"/>
        </w:r>
      </w:ins>
    </w:p>
    <w:p w:rsidR="00F753D1" w:rsidRDefault="00F753D1" w:rsidP="00F753D1">
      <w:pPr>
        <w:pStyle w:val="Title"/>
        <w:rPr>
          <w:ins w:id="483" w:author="Avin Mathew" w:date="2012-05-16T08:30:00Z"/>
        </w:rPr>
      </w:pPr>
      <w:ins w:id="484" w:author="Avin Mathew" w:date="2012-05-16T08:30:00Z">
        <w:r>
          <w:lastRenderedPageBreak/>
          <w:t>Annex A: OAGIS</w:t>
        </w:r>
      </w:ins>
      <w:ins w:id="485" w:author="Avin Mathew" w:date="2012-06-19T09:56:00Z">
        <w:r w:rsidR="00226FD3" w:rsidRPr="00C20988">
          <w:rPr>
            <w:vertAlign w:val="superscript"/>
          </w:rPr>
          <w:t>®</w:t>
        </w:r>
      </w:ins>
      <w:ins w:id="486" w:author="Avin Mathew" w:date="2012-05-16T08:30:00Z">
        <w:r>
          <w:t>-Based Message Model</w:t>
        </w:r>
      </w:ins>
    </w:p>
    <w:p w:rsidR="00E0426B" w:rsidRDefault="003739CA" w:rsidP="00471FF5">
      <w:pPr>
        <w:rPr>
          <w:ins w:id="487" w:author="Avin Mathew" w:date="2012-05-16T08:42:00Z"/>
        </w:rPr>
      </w:pPr>
      <w:ins w:id="488" w:author="Avin Mathew" w:date="2012-05-16T08:43:00Z">
        <w:r>
          <w:t>A</w:t>
        </w:r>
      </w:ins>
      <w:ins w:id="489" w:author="Avin Mathew" w:date="2012-05-16T08:33:00Z">
        <w:r w:rsidR="00F753D1">
          <w:t xml:space="preserve"> set of OAGIS</w:t>
        </w:r>
      </w:ins>
      <w:ins w:id="490" w:author="Avin Mathew" w:date="2012-06-19T09:57:00Z">
        <w:r w:rsidR="00226FD3" w:rsidRPr="00C20988">
          <w:rPr>
            <w:vertAlign w:val="superscript"/>
          </w:rPr>
          <w:t>®</w:t>
        </w:r>
      </w:ins>
      <w:ins w:id="491" w:author="Avin Mathew" w:date="2012-05-16T08:33:00Z">
        <w:r w:rsidR="00F753D1">
          <w:t>-based Business Object Document</w:t>
        </w:r>
      </w:ins>
      <w:ins w:id="492" w:author="Avin Mathew" w:date="2012-05-16T08:34:00Z">
        <w:r w:rsidR="00F753D1">
          <w:t xml:space="preserve">s (BODs) </w:t>
        </w:r>
      </w:ins>
      <w:ins w:id="493" w:author="Avin Mathew" w:date="2012-05-16T08:43:00Z">
        <w:r>
          <w:t xml:space="preserve">are </w:t>
        </w:r>
      </w:ins>
      <w:ins w:id="494" w:author="Avin Mathew" w:date="2012-05-16T08:34:00Z">
        <w:r w:rsidR="00F753D1">
          <w:t>defined</w:t>
        </w:r>
      </w:ins>
      <w:ins w:id="495" w:author="Avin Mathew" w:date="2012-05-16T08:43:00Z">
        <w:r>
          <w:t xml:space="preserve"> </w:t>
        </w:r>
      </w:ins>
      <w:ins w:id="496" w:author="Avin Mathew" w:date="2012-05-16T09:18:00Z">
        <w:r w:rsidR="00F02950">
          <w:t xml:space="preserve">in this specification </w:t>
        </w:r>
      </w:ins>
      <w:ins w:id="497" w:author="Avin Mathew" w:date="2012-05-16T08:44:00Z">
        <w:r>
          <w:t>for use in a messaging-based environment</w:t>
        </w:r>
      </w:ins>
      <w:ins w:id="498" w:author="Avin Mathew" w:date="2012-05-16T09:18:00Z">
        <w:r w:rsidR="00F02950">
          <w:t xml:space="preserve"> (e.g. </w:t>
        </w:r>
      </w:ins>
      <w:proofErr w:type="spellStart"/>
      <w:ins w:id="499" w:author="Avin Mathew" w:date="2012-05-16T08:44:00Z">
        <w:r>
          <w:t>OpenO&amp;M</w:t>
        </w:r>
        <w:proofErr w:type="spellEnd"/>
        <w:r>
          <w:t xml:space="preserve"> </w:t>
        </w:r>
      </w:ins>
      <w:ins w:id="500" w:author="Avin Mathew" w:date="2012-06-26T12:57:00Z">
        <w:r w:rsidR="00E005C6">
          <w:t>ISBM</w:t>
        </w:r>
      </w:ins>
      <w:ins w:id="501" w:author="Avin Mathew" w:date="2012-05-16T09:18:00Z">
        <w:r w:rsidR="00F02950">
          <w:t>)</w:t>
        </w:r>
      </w:ins>
      <w:ins w:id="502" w:author="Avin Mathew" w:date="2012-05-16T08:34:00Z">
        <w:r w:rsidR="00F753D1">
          <w:t>. The</w:t>
        </w:r>
      </w:ins>
      <w:ins w:id="503" w:author="Avin Mathew" w:date="2012-05-16T08:45:00Z">
        <w:r>
          <w:t xml:space="preserve"> messages</w:t>
        </w:r>
      </w:ins>
      <w:ins w:id="504" w:author="Avin Mathew" w:date="2012-05-16T08:46:00Z">
        <w:r>
          <w:t xml:space="preserve"> (located in the “4-BOD” folder)</w:t>
        </w:r>
      </w:ins>
      <w:ins w:id="505" w:author="Avin Mathew" w:date="2012-05-16T08:45:00Z">
        <w:r>
          <w:t xml:space="preserve"> are defined as XML Schema and leverage the OAGIS</w:t>
        </w:r>
      </w:ins>
      <w:ins w:id="506" w:author="Avin Mathew" w:date="2012-06-19T09:57:00Z">
        <w:r w:rsidR="00226FD3" w:rsidRPr="00C20988">
          <w:rPr>
            <w:vertAlign w:val="superscript"/>
          </w:rPr>
          <w:t>®</w:t>
        </w:r>
      </w:ins>
      <w:ins w:id="507" w:author="Avin Mathew" w:date="2012-05-16T08:45:00Z">
        <w:r>
          <w:t xml:space="preserve"> XML Schemas</w:t>
        </w:r>
      </w:ins>
      <w:ins w:id="508" w:author="Avin Mathew" w:date="2012-06-19T10:00:00Z">
        <w:r w:rsidR="00226FD3">
          <w:t xml:space="preserve"> based on </w:t>
        </w:r>
      </w:ins>
      <w:ins w:id="509" w:author="Avin Mathew" w:date="2012-06-19T10:01:00Z">
        <w:r w:rsidR="00226FD3">
          <w:fldChar w:fldCharType="begin"/>
        </w:r>
        <w:r w:rsidR="00226FD3">
          <w:instrText xml:space="preserve"> HYPERLINK "http://www.oagi.org" </w:instrText>
        </w:r>
        <w:r w:rsidR="00226FD3">
          <w:fldChar w:fldCharType="separate"/>
        </w:r>
        <w:r w:rsidR="00226FD3" w:rsidRPr="00226FD3">
          <w:rPr>
            <w:rStyle w:val="Hyperlink"/>
          </w:rPr>
          <w:t>OAGIS Release 9.5.1</w:t>
        </w:r>
        <w:r w:rsidR="00226FD3">
          <w:fldChar w:fldCharType="end"/>
        </w:r>
      </w:ins>
      <w:ins w:id="510" w:author="Avin Mathew" w:date="2012-05-16T08:45:00Z">
        <w:r>
          <w:t xml:space="preserve"> (located </w:t>
        </w:r>
      </w:ins>
      <w:ins w:id="511" w:author="Avin Mathew" w:date="2012-05-16T08:46:00Z">
        <w:r>
          <w:t>in the “4-BOD/OAGIS” folder)</w:t>
        </w:r>
      </w:ins>
      <w:ins w:id="512" w:author="Avin Mathew" w:date="2012-05-16T08:45:00Z">
        <w:r>
          <w:t xml:space="preserve"> as well as the CIR Service </w:t>
        </w:r>
      </w:ins>
      <w:ins w:id="513" w:author="Avin Mathew" w:date="2012-05-16T08:46:00Z">
        <w:r>
          <w:t xml:space="preserve">Definition XML Schema (located in the </w:t>
        </w:r>
      </w:ins>
      <w:ins w:id="514" w:author="Avin Mathew" w:date="2012-05-16T08:47:00Z">
        <w:r>
          <w:t xml:space="preserve">“2-XSD” folder). </w:t>
        </w:r>
      </w:ins>
      <w:ins w:id="515" w:author="Avin Mathew" w:date="2012-05-16T09:00:00Z">
        <w:r w:rsidR="00DB5707">
          <w:t>While</w:t>
        </w:r>
      </w:ins>
      <w:ins w:id="516" w:author="Avin Mathew" w:date="2012-05-16T08:47:00Z">
        <w:r>
          <w:t xml:space="preserve"> </w:t>
        </w:r>
      </w:ins>
      <w:ins w:id="517" w:author="Avin Mathew" w:date="2012-05-16T09:00:00Z">
        <w:r w:rsidR="00DB5707">
          <w:t xml:space="preserve">the </w:t>
        </w:r>
      </w:ins>
      <w:ins w:id="518" w:author="Avin Mathew" w:date="2012-05-16T08:48:00Z">
        <w:r>
          <w:t xml:space="preserve">included </w:t>
        </w:r>
      </w:ins>
      <w:ins w:id="519" w:author="Avin Mathew" w:date="2012-05-16T08:47:00Z">
        <w:r>
          <w:t>OAGIS</w:t>
        </w:r>
      </w:ins>
      <w:ins w:id="520" w:author="Avin Mathew" w:date="2012-06-19T09:57:00Z">
        <w:r w:rsidR="00226FD3" w:rsidRPr="00C20988">
          <w:rPr>
            <w:vertAlign w:val="superscript"/>
          </w:rPr>
          <w:t>®</w:t>
        </w:r>
      </w:ins>
      <w:ins w:id="521" w:author="Avin Mathew" w:date="2012-05-16T08:47:00Z">
        <w:r>
          <w:t xml:space="preserve"> XML Schemas </w:t>
        </w:r>
      </w:ins>
      <w:ins w:id="522" w:author="Avin Mathew" w:date="2012-05-16T09:01:00Z">
        <w:r w:rsidR="00DB5707">
          <w:t xml:space="preserve">have been </w:t>
        </w:r>
      </w:ins>
      <w:ins w:id="523" w:author="Avin Mathew" w:date="2012-05-16T09:02:00Z">
        <w:r w:rsidR="00DB5707">
          <w:t>edited</w:t>
        </w:r>
      </w:ins>
      <w:ins w:id="524" w:author="Avin Mathew" w:date="2012-05-16T09:01:00Z">
        <w:r w:rsidR="00DB5707">
          <w:t xml:space="preserve"> to serve the purposes of this CIR specification</w:t>
        </w:r>
      </w:ins>
      <w:ins w:id="525" w:author="Avin Mathew" w:date="2012-05-16T09:02:00Z">
        <w:r w:rsidR="00DB5707">
          <w:t>, they remain</w:t>
        </w:r>
      </w:ins>
      <w:ins w:id="526" w:author="Avin Mathew" w:date="2012-05-16T09:01:00Z">
        <w:r w:rsidR="00DB5707">
          <w:t xml:space="preserve"> </w:t>
        </w:r>
      </w:ins>
      <w:ins w:id="527" w:author="Avin Mathew" w:date="2012-05-16T08:49:00Z">
        <w:r>
          <w:t xml:space="preserve">a </w:t>
        </w:r>
      </w:ins>
      <w:ins w:id="528" w:author="Avin Mathew" w:date="2012-05-16T09:02:00Z">
        <w:r w:rsidR="00DB5707">
          <w:t xml:space="preserve">proper </w:t>
        </w:r>
      </w:ins>
      <w:ins w:id="529" w:author="Avin Mathew" w:date="2012-05-16T08:49:00Z">
        <w:r>
          <w:t xml:space="preserve">subset of </w:t>
        </w:r>
      </w:ins>
      <w:ins w:id="530" w:author="Avin Mathew" w:date="2012-05-16T08:59:00Z">
        <w:r w:rsidR="000F0C42">
          <w:t>OAGIS</w:t>
        </w:r>
      </w:ins>
      <w:ins w:id="531" w:author="Avin Mathew" w:date="2012-06-19T09:57:00Z">
        <w:r w:rsidR="00226FD3" w:rsidRPr="00C20988">
          <w:rPr>
            <w:vertAlign w:val="superscript"/>
          </w:rPr>
          <w:t>®</w:t>
        </w:r>
      </w:ins>
      <w:ins w:id="532" w:author="Avin Mathew" w:date="2012-05-16T08:49:00Z">
        <w:r>
          <w:t xml:space="preserve"> </w:t>
        </w:r>
      </w:ins>
      <w:ins w:id="533" w:author="Avin Mathew" w:date="2012-05-16T09:02:00Z">
        <w:r w:rsidR="00DB5707">
          <w:t xml:space="preserve">and are </w:t>
        </w:r>
      </w:ins>
      <w:ins w:id="534" w:author="Avin Mathew" w:date="2012-05-16T09:04:00Z">
        <w:r w:rsidR="00DB5707">
          <w:t xml:space="preserve">also </w:t>
        </w:r>
      </w:ins>
      <w:ins w:id="535" w:author="Avin Mathew" w:date="2012-05-16T09:01:00Z">
        <w:r w:rsidR="00DB5707">
          <w:t xml:space="preserve">compatible with </w:t>
        </w:r>
      </w:ins>
      <w:ins w:id="536" w:author="Avin Mathew" w:date="2012-05-16T09:03:00Z">
        <w:r w:rsidR="00DB5707">
          <w:t>the original full definition</w:t>
        </w:r>
      </w:ins>
      <w:ins w:id="537" w:author="Avin Mathew" w:date="2012-05-16T08:59:00Z">
        <w:r w:rsidR="000F0C42">
          <w:t>.</w:t>
        </w:r>
      </w:ins>
    </w:p>
    <w:p w:rsidR="003739CA" w:rsidRDefault="003739CA" w:rsidP="003739CA">
      <w:pPr>
        <w:pStyle w:val="Heading2"/>
        <w:numPr>
          <w:ilvl w:val="0"/>
          <w:numId w:val="0"/>
        </w:numPr>
        <w:rPr>
          <w:ins w:id="538" w:author="Avin Mathew" w:date="2012-05-16T08:43:00Z"/>
        </w:rPr>
      </w:pPr>
      <w:bookmarkStart w:id="539" w:name="_Toc329256901"/>
      <w:ins w:id="540" w:author="Avin Mathew" w:date="2012-05-16T08:43:00Z">
        <w:r>
          <w:t>BOD Catalogue</w:t>
        </w:r>
        <w:bookmarkEnd w:id="539"/>
      </w:ins>
    </w:p>
    <w:p w:rsidR="003739CA" w:rsidRPr="009F5AFE" w:rsidRDefault="003739CA" w:rsidP="00DB5707">
      <w:pPr>
        <w:rPr>
          <w:ins w:id="541" w:author="Avin Mathew" w:date="2012-05-16T08:42:00Z"/>
        </w:rPr>
      </w:pPr>
      <w:ins w:id="542" w:author="Avin Mathew" w:date="2012-05-16T08:42:00Z">
        <w:r>
          <w:t xml:space="preserve">The following table is a complete listing of </w:t>
        </w:r>
      </w:ins>
      <w:ins w:id="543" w:author="Avin Mathew" w:date="2012-05-16T09:04:00Z">
        <w:r w:rsidR="00DB5707">
          <w:t xml:space="preserve">the CIR </w:t>
        </w:r>
      </w:ins>
      <w:ins w:id="544" w:author="Avin Mathew" w:date="2012-05-16T08:42:00Z">
        <w:r>
          <w:t>BODs with the corresponding Verb and Noun.</w:t>
        </w:r>
      </w:ins>
    </w:p>
    <w:tbl>
      <w:tblPr>
        <w:tblStyle w:val="TableGrid"/>
        <w:tblW w:w="0" w:type="auto"/>
        <w:tblLook w:val="0620" w:firstRow="1" w:lastRow="0" w:firstColumn="0" w:lastColumn="0" w:noHBand="1" w:noVBand="1"/>
      </w:tblPr>
      <w:tblGrid>
        <w:gridCol w:w="4032"/>
        <w:gridCol w:w="1488"/>
        <w:gridCol w:w="3336"/>
      </w:tblGrid>
      <w:tr w:rsidR="00DB5707" w:rsidRPr="00524D99" w:rsidTr="00C20988">
        <w:trPr>
          <w:cnfStyle w:val="100000000000" w:firstRow="1" w:lastRow="0" w:firstColumn="0" w:lastColumn="0" w:oddVBand="0" w:evenVBand="0" w:oddHBand="0" w:evenHBand="0" w:firstRowFirstColumn="0" w:firstRowLastColumn="0" w:lastRowFirstColumn="0" w:lastRowLastColumn="0"/>
          <w:ins w:id="545" w:author="Avin Mathew" w:date="2012-05-16T08:42:00Z"/>
        </w:trPr>
        <w:tc>
          <w:tcPr>
            <w:tcW w:w="4032" w:type="dxa"/>
          </w:tcPr>
          <w:p w:rsidR="003739CA" w:rsidRPr="00DB5707" w:rsidRDefault="003739CA" w:rsidP="00DB5707">
            <w:pPr>
              <w:rPr>
                <w:ins w:id="546" w:author="Avin Mathew" w:date="2012-05-16T08:42:00Z"/>
              </w:rPr>
            </w:pPr>
            <w:ins w:id="547" w:author="Avin Mathew" w:date="2012-05-16T08:42:00Z">
              <w:r w:rsidRPr="00DB5707">
                <w:t>BOD</w:t>
              </w:r>
            </w:ins>
          </w:p>
        </w:tc>
        <w:tc>
          <w:tcPr>
            <w:tcW w:w="1488" w:type="dxa"/>
          </w:tcPr>
          <w:p w:rsidR="003739CA" w:rsidRPr="00DB5707" w:rsidRDefault="003739CA" w:rsidP="00DB5707">
            <w:pPr>
              <w:rPr>
                <w:ins w:id="548" w:author="Avin Mathew" w:date="2012-05-16T08:42:00Z"/>
              </w:rPr>
            </w:pPr>
            <w:ins w:id="549" w:author="Avin Mathew" w:date="2012-05-16T08:42:00Z">
              <w:r w:rsidRPr="00DB5707">
                <w:t>Verb</w:t>
              </w:r>
            </w:ins>
          </w:p>
        </w:tc>
        <w:tc>
          <w:tcPr>
            <w:tcW w:w="3336" w:type="dxa"/>
          </w:tcPr>
          <w:p w:rsidR="003739CA" w:rsidRPr="00DB5707" w:rsidRDefault="003739CA" w:rsidP="00DB5707">
            <w:pPr>
              <w:rPr>
                <w:ins w:id="550" w:author="Avin Mathew" w:date="2012-05-16T08:42:00Z"/>
              </w:rPr>
            </w:pPr>
            <w:ins w:id="551" w:author="Avin Mathew" w:date="2012-05-16T08:42:00Z">
              <w:r w:rsidRPr="00DB5707">
                <w:t>Noun</w:t>
              </w:r>
            </w:ins>
          </w:p>
        </w:tc>
      </w:tr>
      <w:tr w:rsidR="004F7CD1" w:rsidRPr="00524D99" w:rsidTr="004F7CD1">
        <w:trPr>
          <w:ins w:id="552" w:author="Avin Mathew" w:date="2012-07-17T13:19:00Z"/>
        </w:trPr>
        <w:tc>
          <w:tcPr>
            <w:tcW w:w="4032" w:type="dxa"/>
          </w:tcPr>
          <w:p w:rsidR="004F7CD1" w:rsidRPr="00DB5707" w:rsidRDefault="004F7CD1" w:rsidP="004F7CD1">
            <w:pPr>
              <w:rPr>
                <w:ins w:id="553" w:author="Avin Mathew" w:date="2012-07-17T13:19:00Z"/>
              </w:rPr>
            </w:pPr>
            <w:proofErr w:type="spellStart"/>
            <w:ins w:id="554" w:author="Avin Mathew" w:date="2012-07-17T13:19:00Z">
              <w:r>
                <w:t>ProcessRegistry</w:t>
              </w:r>
              <w:proofErr w:type="spellEnd"/>
            </w:ins>
          </w:p>
        </w:tc>
        <w:tc>
          <w:tcPr>
            <w:tcW w:w="1488" w:type="dxa"/>
          </w:tcPr>
          <w:p w:rsidR="004F7CD1" w:rsidRPr="00DB5707" w:rsidRDefault="004F7CD1" w:rsidP="004F7CD1">
            <w:pPr>
              <w:rPr>
                <w:ins w:id="555" w:author="Avin Mathew" w:date="2012-07-17T13:19:00Z"/>
              </w:rPr>
            </w:pPr>
            <w:ins w:id="556" w:author="Avin Mathew" w:date="2012-07-17T13:19:00Z">
              <w:r>
                <w:t>Process</w:t>
              </w:r>
            </w:ins>
          </w:p>
        </w:tc>
        <w:tc>
          <w:tcPr>
            <w:tcW w:w="3336" w:type="dxa"/>
          </w:tcPr>
          <w:p w:rsidR="004F7CD1" w:rsidRPr="00DB5707" w:rsidRDefault="004F7CD1" w:rsidP="004F7CD1">
            <w:pPr>
              <w:rPr>
                <w:ins w:id="557" w:author="Avin Mathew" w:date="2012-07-17T13:19:00Z"/>
              </w:rPr>
            </w:pPr>
            <w:proofErr w:type="spellStart"/>
            <w:ins w:id="558" w:author="Avin Mathew" w:date="2012-07-17T13:19:00Z">
              <w:r>
                <w:t>CreateRegistry</w:t>
              </w:r>
              <w:proofErr w:type="spellEnd"/>
            </w:ins>
          </w:p>
        </w:tc>
      </w:tr>
      <w:tr w:rsidR="004F7CD1" w:rsidRPr="00524D99" w:rsidTr="004F7CD1">
        <w:trPr>
          <w:ins w:id="559" w:author="Avin Mathew" w:date="2012-07-17T13:19:00Z"/>
        </w:trPr>
        <w:tc>
          <w:tcPr>
            <w:tcW w:w="4032" w:type="dxa"/>
          </w:tcPr>
          <w:p w:rsidR="004F7CD1" w:rsidRDefault="004F7CD1" w:rsidP="004F7CD1">
            <w:pPr>
              <w:rPr>
                <w:ins w:id="560" w:author="Avin Mathew" w:date="2012-07-17T13:19:00Z"/>
              </w:rPr>
            </w:pPr>
            <w:proofErr w:type="spellStart"/>
            <w:ins w:id="561" w:author="Avin Mathew" w:date="2012-07-17T13:19:00Z">
              <w:r>
                <w:t>ProcessEquivalentEntries</w:t>
              </w:r>
              <w:proofErr w:type="spellEnd"/>
            </w:ins>
          </w:p>
        </w:tc>
        <w:tc>
          <w:tcPr>
            <w:tcW w:w="1488" w:type="dxa"/>
          </w:tcPr>
          <w:p w:rsidR="004F7CD1" w:rsidRDefault="004F7CD1" w:rsidP="004F7CD1">
            <w:pPr>
              <w:rPr>
                <w:ins w:id="562" w:author="Avin Mathew" w:date="2012-07-17T13:19:00Z"/>
              </w:rPr>
            </w:pPr>
            <w:ins w:id="563" w:author="Avin Mathew" w:date="2012-07-17T13:19:00Z">
              <w:r>
                <w:t>Process</w:t>
              </w:r>
            </w:ins>
          </w:p>
        </w:tc>
        <w:tc>
          <w:tcPr>
            <w:tcW w:w="3336" w:type="dxa"/>
          </w:tcPr>
          <w:p w:rsidR="004F7CD1" w:rsidRDefault="004F7CD1" w:rsidP="004F7CD1">
            <w:pPr>
              <w:rPr>
                <w:ins w:id="564" w:author="Avin Mathew" w:date="2012-07-17T13:19:00Z"/>
              </w:rPr>
            </w:pPr>
            <w:proofErr w:type="spellStart"/>
            <w:ins w:id="565" w:author="Avin Mathew" w:date="2012-07-17T13:19:00Z">
              <w:r>
                <w:t>CreateEquivalentEntries</w:t>
              </w:r>
              <w:proofErr w:type="spellEnd"/>
            </w:ins>
          </w:p>
        </w:tc>
      </w:tr>
      <w:tr w:rsidR="004F7CD1" w:rsidRPr="00524D99" w:rsidTr="004F7CD1">
        <w:trPr>
          <w:ins w:id="566" w:author="Avin Mathew" w:date="2012-07-17T13:19:00Z"/>
        </w:trPr>
        <w:tc>
          <w:tcPr>
            <w:tcW w:w="4032" w:type="dxa"/>
          </w:tcPr>
          <w:p w:rsidR="004F7CD1" w:rsidRDefault="004F7CD1" w:rsidP="004F7CD1">
            <w:pPr>
              <w:rPr>
                <w:ins w:id="567" w:author="Avin Mathew" w:date="2012-07-17T13:19:00Z"/>
              </w:rPr>
            </w:pPr>
            <w:proofErr w:type="spellStart"/>
            <w:ins w:id="568" w:author="Avin Mathew" w:date="2012-07-17T13:19:00Z">
              <w:r>
                <w:t>ChangeRegistry</w:t>
              </w:r>
              <w:proofErr w:type="spellEnd"/>
            </w:ins>
          </w:p>
        </w:tc>
        <w:tc>
          <w:tcPr>
            <w:tcW w:w="1488" w:type="dxa"/>
          </w:tcPr>
          <w:p w:rsidR="004F7CD1" w:rsidRDefault="004F7CD1" w:rsidP="004F7CD1">
            <w:pPr>
              <w:rPr>
                <w:ins w:id="569" w:author="Avin Mathew" w:date="2012-07-17T13:19:00Z"/>
              </w:rPr>
            </w:pPr>
            <w:ins w:id="570" w:author="Avin Mathew" w:date="2012-07-17T13:19:00Z">
              <w:r>
                <w:t>Change</w:t>
              </w:r>
            </w:ins>
          </w:p>
        </w:tc>
        <w:tc>
          <w:tcPr>
            <w:tcW w:w="3336" w:type="dxa"/>
          </w:tcPr>
          <w:p w:rsidR="004F7CD1" w:rsidRDefault="004F7CD1" w:rsidP="004F7CD1">
            <w:pPr>
              <w:rPr>
                <w:ins w:id="571" w:author="Avin Mathew" w:date="2012-07-17T13:19:00Z"/>
              </w:rPr>
            </w:pPr>
            <w:proofErr w:type="spellStart"/>
            <w:ins w:id="572" w:author="Avin Mathew" w:date="2012-07-17T13:19:00Z">
              <w:r>
                <w:t>UpdateRegistry</w:t>
              </w:r>
              <w:proofErr w:type="spellEnd"/>
            </w:ins>
          </w:p>
        </w:tc>
      </w:tr>
      <w:tr w:rsidR="004F7CD1" w:rsidRPr="00524D99" w:rsidTr="004F7CD1">
        <w:trPr>
          <w:ins w:id="573" w:author="Avin Mathew" w:date="2012-07-17T13:19:00Z"/>
        </w:trPr>
        <w:tc>
          <w:tcPr>
            <w:tcW w:w="4032" w:type="dxa"/>
          </w:tcPr>
          <w:p w:rsidR="004F7CD1" w:rsidRDefault="004F7CD1" w:rsidP="004F7CD1">
            <w:pPr>
              <w:rPr>
                <w:ins w:id="574" w:author="Avin Mathew" w:date="2012-07-17T13:19:00Z"/>
              </w:rPr>
            </w:pPr>
            <w:proofErr w:type="spellStart"/>
            <w:ins w:id="575" w:author="Avin Mathew" w:date="2012-07-17T13:19:00Z">
              <w:r>
                <w:t>ChangeEntryCIRID</w:t>
              </w:r>
              <w:proofErr w:type="spellEnd"/>
            </w:ins>
          </w:p>
        </w:tc>
        <w:tc>
          <w:tcPr>
            <w:tcW w:w="1488" w:type="dxa"/>
          </w:tcPr>
          <w:p w:rsidR="004F7CD1" w:rsidRDefault="004F7CD1" w:rsidP="004F7CD1">
            <w:pPr>
              <w:rPr>
                <w:ins w:id="576" w:author="Avin Mathew" w:date="2012-07-17T13:19:00Z"/>
              </w:rPr>
            </w:pPr>
            <w:ins w:id="577" w:author="Avin Mathew" w:date="2012-07-17T13:19:00Z">
              <w:r>
                <w:t>Change</w:t>
              </w:r>
            </w:ins>
          </w:p>
        </w:tc>
        <w:tc>
          <w:tcPr>
            <w:tcW w:w="3336" w:type="dxa"/>
          </w:tcPr>
          <w:p w:rsidR="004F7CD1" w:rsidRDefault="004F7CD1" w:rsidP="004F7CD1">
            <w:pPr>
              <w:rPr>
                <w:ins w:id="578" w:author="Avin Mathew" w:date="2012-07-17T13:19:00Z"/>
              </w:rPr>
            </w:pPr>
            <w:proofErr w:type="spellStart"/>
            <w:ins w:id="579" w:author="Avin Mathew" w:date="2012-07-17T13:19:00Z">
              <w:r>
                <w:t>UpdateEntryCIRID</w:t>
              </w:r>
              <w:proofErr w:type="spellEnd"/>
            </w:ins>
          </w:p>
        </w:tc>
      </w:tr>
      <w:tr w:rsidR="004F7CD1" w:rsidRPr="00524D99" w:rsidTr="004F7CD1">
        <w:trPr>
          <w:ins w:id="580" w:author="Avin Mathew" w:date="2012-07-17T13:19:00Z"/>
        </w:trPr>
        <w:tc>
          <w:tcPr>
            <w:tcW w:w="4032" w:type="dxa"/>
          </w:tcPr>
          <w:p w:rsidR="004F7CD1" w:rsidRDefault="004F7CD1" w:rsidP="004F7CD1">
            <w:pPr>
              <w:rPr>
                <w:ins w:id="581" w:author="Avin Mathew" w:date="2012-07-17T13:19:00Z"/>
              </w:rPr>
            </w:pPr>
            <w:proofErr w:type="spellStart"/>
            <w:ins w:id="582" w:author="Avin Mathew" w:date="2012-07-17T13:19:00Z">
              <w:r>
                <w:t>CancelRegistry</w:t>
              </w:r>
              <w:proofErr w:type="spellEnd"/>
            </w:ins>
          </w:p>
        </w:tc>
        <w:tc>
          <w:tcPr>
            <w:tcW w:w="1488" w:type="dxa"/>
          </w:tcPr>
          <w:p w:rsidR="004F7CD1" w:rsidRDefault="004F7CD1" w:rsidP="004F7CD1">
            <w:pPr>
              <w:rPr>
                <w:ins w:id="583" w:author="Avin Mathew" w:date="2012-07-17T13:19:00Z"/>
              </w:rPr>
            </w:pPr>
            <w:ins w:id="584" w:author="Avin Mathew" w:date="2012-07-17T13:19:00Z">
              <w:r>
                <w:t>Cancel</w:t>
              </w:r>
            </w:ins>
          </w:p>
        </w:tc>
        <w:tc>
          <w:tcPr>
            <w:tcW w:w="3336" w:type="dxa"/>
          </w:tcPr>
          <w:p w:rsidR="004F7CD1" w:rsidRDefault="004F7CD1" w:rsidP="004F7CD1">
            <w:pPr>
              <w:rPr>
                <w:ins w:id="585" w:author="Avin Mathew" w:date="2012-07-17T13:19:00Z"/>
              </w:rPr>
            </w:pPr>
            <w:proofErr w:type="spellStart"/>
            <w:ins w:id="586" w:author="Avin Mathew" w:date="2012-07-17T13:19:00Z">
              <w:r>
                <w:t>DeleteRegistry</w:t>
              </w:r>
              <w:proofErr w:type="spellEnd"/>
            </w:ins>
          </w:p>
        </w:tc>
      </w:tr>
      <w:tr w:rsidR="00072E2D" w:rsidRPr="00524D99" w:rsidTr="00072E2D">
        <w:trPr>
          <w:ins w:id="587" w:author="Avin Mathew" w:date="2012-07-09T11:23:00Z"/>
        </w:trPr>
        <w:tc>
          <w:tcPr>
            <w:tcW w:w="4032" w:type="dxa"/>
          </w:tcPr>
          <w:p w:rsidR="00072E2D" w:rsidRDefault="00072E2D" w:rsidP="00072E2D">
            <w:pPr>
              <w:rPr>
                <w:ins w:id="588" w:author="Avin Mathew" w:date="2012-07-09T11:23:00Z"/>
              </w:rPr>
            </w:pPr>
            <w:proofErr w:type="spellStart"/>
            <w:ins w:id="589" w:author="Avin Mathew" w:date="2012-07-09T11:23:00Z">
              <w:r>
                <w:t>CancelCategory</w:t>
              </w:r>
              <w:proofErr w:type="spellEnd"/>
            </w:ins>
          </w:p>
        </w:tc>
        <w:tc>
          <w:tcPr>
            <w:tcW w:w="1488" w:type="dxa"/>
          </w:tcPr>
          <w:p w:rsidR="00072E2D" w:rsidRDefault="00072E2D" w:rsidP="00072E2D">
            <w:pPr>
              <w:rPr>
                <w:ins w:id="590" w:author="Avin Mathew" w:date="2012-07-09T11:23:00Z"/>
              </w:rPr>
            </w:pPr>
            <w:ins w:id="591" w:author="Avin Mathew" w:date="2012-07-09T11:23:00Z">
              <w:r>
                <w:t>Cancel</w:t>
              </w:r>
            </w:ins>
          </w:p>
        </w:tc>
        <w:tc>
          <w:tcPr>
            <w:tcW w:w="3336" w:type="dxa"/>
          </w:tcPr>
          <w:p w:rsidR="00072E2D" w:rsidRDefault="00072E2D" w:rsidP="00072E2D">
            <w:pPr>
              <w:rPr>
                <w:ins w:id="592" w:author="Avin Mathew" w:date="2012-07-09T11:23:00Z"/>
              </w:rPr>
            </w:pPr>
            <w:proofErr w:type="spellStart"/>
            <w:ins w:id="593" w:author="Avin Mathew" w:date="2012-07-09T11:23:00Z">
              <w:r>
                <w:t>DeleteCategory</w:t>
              </w:r>
              <w:proofErr w:type="spellEnd"/>
            </w:ins>
          </w:p>
        </w:tc>
      </w:tr>
      <w:tr w:rsidR="00072E2D" w:rsidRPr="00524D99" w:rsidTr="00072E2D">
        <w:trPr>
          <w:ins w:id="594" w:author="Avin Mathew" w:date="2012-07-09T11:23:00Z"/>
        </w:trPr>
        <w:tc>
          <w:tcPr>
            <w:tcW w:w="4032" w:type="dxa"/>
          </w:tcPr>
          <w:p w:rsidR="00072E2D" w:rsidRDefault="00072E2D" w:rsidP="00072E2D">
            <w:pPr>
              <w:rPr>
                <w:ins w:id="595" w:author="Avin Mathew" w:date="2012-07-09T11:23:00Z"/>
              </w:rPr>
            </w:pPr>
            <w:proofErr w:type="spellStart"/>
            <w:ins w:id="596" w:author="Avin Mathew" w:date="2012-07-09T11:23:00Z">
              <w:r>
                <w:t>CancelEntries</w:t>
              </w:r>
              <w:proofErr w:type="spellEnd"/>
            </w:ins>
          </w:p>
        </w:tc>
        <w:tc>
          <w:tcPr>
            <w:tcW w:w="1488" w:type="dxa"/>
          </w:tcPr>
          <w:p w:rsidR="00072E2D" w:rsidRDefault="00072E2D" w:rsidP="00072E2D">
            <w:pPr>
              <w:rPr>
                <w:ins w:id="597" w:author="Avin Mathew" w:date="2012-07-09T11:23:00Z"/>
              </w:rPr>
            </w:pPr>
            <w:ins w:id="598" w:author="Avin Mathew" w:date="2012-07-09T11:23:00Z">
              <w:r>
                <w:t>Cancel</w:t>
              </w:r>
            </w:ins>
          </w:p>
        </w:tc>
        <w:tc>
          <w:tcPr>
            <w:tcW w:w="3336" w:type="dxa"/>
          </w:tcPr>
          <w:p w:rsidR="00072E2D" w:rsidRDefault="00072E2D" w:rsidP="00072E2D">
            <w:pPr>
              <w:rPr>
                <w:ins w:id="599" w:author="Avin Mathew" w:date="2012-07-09T11:23:00Z"/>
              </w:rPr>
            </w:pPr>
            <w:proofErr w:type="spellStart"/>
            <w:ins w:id="600" w:author="Avin Mathew" w:date="2012-07-09T11:23:00Z">
              <w:r>
                <w:t>DeleteEntries</w:t>
              </w:r>
              <w:proofErr w:type="spellEnd"/>
            </w:ins>
          </w:p>
        </w:tc>
      </w:tr>
      <w:tr w:rsidR="00072E2D" w:rsidRPr="00524D99" w:rsidTr="00072E2D">
        <w:trPr>
          <w:ins w:id="601" w:author="Avin Mathew" w:date="2012-07-09T11:23:00Z"/>
        </w:trPr>
        <w:tc>
          <w:tcPr>
            <w:tcW w:w="4032" w:type="dxa"/>
          </w:tcPr>
          <w:p w:rsidR="00072E2D" w:rsidRDefault="00072E2D" w:rsidP="00072E2D">
            <w:pPr>
              <w:rPr>
                <w:ins w:id="602" w:author="Avin Mathew" w:date="2012-07-09T11:23:00Z"/>
              </w:rPr>
            </w:pPr>
            <w:proofErr w:type="spellStart"/>
            <w:ins w:id="603" w:author="Avin Mathew" w:date="2012-07-09T11:23:00Z">
              <w:r>
                <w:t>CancelProperties</w:t>
              </w:r>
              <w:proofErr w:type="spellEnd"/>
            </w:ins>
          </w:p>
        </w:tc>
        <w:tc>
          <w:tcPr>
            <w:tcW w:w="1488" w:type="dxa"/>
          </w:tcPr>
          <w:p w:rsidR="00072E2D" w:rsidRDefault="00072E2D" w:rsidP="00072E2D">
            <w:pPr>
              <w:rPr>
                <w:ins w:id="604" w:author="Avin Mathew" w:date="2012-07-09T11:23:00Z"/>
              </w:rPr>
            </w:pPr>
            <w:ins w:id="605" w:author="Avin Mathew" w:date="2012-07-09T11:23:00Z">
              <w:r>
                <w:t>Cancel</w:t>
              </w:r>
            </w:ins>
          </w:p>
        </w:tc>
        <w:tc>
          <w:tcPr>
            <w:tcW w:w="3336" w:type="dxa"/>
          </w:tcPr>
          <w:p w:rsidR="00072E2D" w:rsidRDefault="00072E2D" w:rsidP="00072E2D">
            <w:pPr>
              <w:rPr>
                <w:ins w:id="606" w:author="Avin Mathew" w:date="2012-07-09T11:23:00Z"/>
              </w:rPr>
            </w:pPr>
            <w:proofErr w:type="spellStart"/>
            <w:ins w:id="607" w:author="Avin Mathew" w:date="2012-07-09T11:23:00Z">
              <w:r>
                <w:t>DeleteProperties</w:t>
              </w:r>
              <w:proofErr w:type="spellEnd"/>
            </w:ins>
          </w:p>
        </w:tc>
      </w:tr>
      <w:tr w:rsidR="00F02950" w:rsidRPr="00524D99" w:rsidTr="00C20988">
        <w:trPr>
          <w:ins w:id="608" w:author="Avin Mathew" w:date="2012-05-16T09:13:00Z"/>
        </w:trPr>
        <w:tc>
          <w:tcPr>
            <w:tcW w:w="4032" w:type="dxa"/>
          </w:tcPr>
          <w:p w:rsidR="00F02950" w:rsidRDefault="00F02950" w:rsidP="00DB5707">
            <w:pPr>
              <w:rPr>
                <w:ins w:id="609" w:author="Avin Mathew" w:date="2012-05-16T09:13:00Z"/>
              </w:rPr>
            </w:pPr>
            <w:proofErr w:type="spellStart"/>
            <w:ins w:id="610" w:author="Avin Mathew" w:date="2012-05-16T09:13:00Z">
              <w:r>
                <w:t>GetRegistry</w:t>
              </w:r>
              <w:proofErr w:type="spellEnd"/>
            </w:ins>
          </w:p>
        </w:tc>
        <w:tc>
          <w:tcPr>
            <w:tcW w:w="1488" w:type="dxa"/>
          </w:tcPr>
          <w:p w:rsidR="00F02950" w:rsidRDefault="00F02950" w:rsidP="00DB5707">
            <w:pPr>
              <w:rPr>
                <w:ins w:id="611" w:author="Avin Mathew" w:date="2012-05-16T09:13:00Z"/>
              </w:rPr>
            </w:pPr>
            <w:ins w:id="612" w:author="Avin Mathew" w:date="2012-05-16T09:13:00Z">
              <w:r>
                <w:t>Get</w:t>
              </w:r>
            </w:ins>
          </w:p>
        </w:tc>
        <w:tc>
          <w:tcPr>
            <w:tcW w:w="3336" w:type="dxa"/>
          </w:tcPr>
          <w:p w:rsidR="00F02950" w:rsidRDefault="00F02950" w:rsidP="00DB5707">
            <w:pPr>
              <w:rPr>
                <w:ins w:id="613" w:author="Avin Mathew" w:date="2012-05-16T09:13:00Z"/>
              </w:rPr>
            </w:pPr>
            <w:proofErr w:type="spellStart"/>
            <w:ins w:id="614" w:author="Avin Mathew" w:date="2012-05-16T09:13:00Z">
              <w:r>
                <w:t>GetRegistry</w:t>
              </w:r>
              <w:proofErr w:type="spellEnd"/>
            </w:ins>
          </w:p>
        </w:tc>
      </w:tr>
      <w:tr w:rsidR="00F02950" w:rsidRPr="00524D99" w:rsidTr="00C20988">
        <w:trPr>
          <w:ins w:id="615" w:author="Avin Mathew" w:date="2012-05-16T09:14:00Z"/>
        </w:trPr>
        <w:tc>
          <w:tcPr>
            <w:tcW w:w="4032" w:type="dxa"/>
          </w:tcPr>
          <w:p w:rsidR="00F02950" w:rsidRDefault="00F02950" w:rsidP="00DB5707">
            <w:pPr>
              <w:rPr>
                <w:ins w:id="616" w:author="Avin Mathew" w:date="2012-05-16T09:14:00Z"/>
              </w:rPr>
            </w:pPr>
            <w:proofErr w:type="spellStart"/>
            <w:ins w:id="617" w:author="Avin Mathew" w:date="2012-05-16T09:14:00Z">
              <w:r>
                <w:t>GetEquivalentEntries</w:t>
              </w:r>
              <w:proofErr w:type="spellEnd"/>
            </w:ins>
          </w:p>
        </w:tc>
        <w:tc>
          <w:tcPr>
            <w:tcW w:w="1488" w:type="dxa"/>
          </w:tcPr>
          <w:p w:rsidR="00F02950" w:rsidRDefault="00F02950" w:rsidP="00DB5707">
            <w:pPr>
              <w:rPr>
                <w:ins w:id="618" w:author="Avin Mathew" w:date="2012-05-16T09:14:00Z"/>
              </w:rPr>
            </w:pPr>
            <w:ins w:id="619" w:author="Avin Mathew" w:date="2012-05-16T09:14:00Z">
              <w:r>
                <w:t>Get</w:t>
              </w:r>
            </w:ins>
          </w:p>
        </w:tc>
        <w:tc>
          <w:tcPr>
            <w:tcW w:w="3336" w:type="dxa"/>
          </w:tcPr>
          <w:p w:rsidR="00F02950" w:rsidRDefault="00F02950" w:rsidP="00DB5707">
            <w:pPr>
              <w:rPr>
                <w:ins w:id="620" w:author="Avin Mathew" w:date="2012-05-16T09:14:00Z"/>
              </w:rPr>
            </w:pPr>
            <w:proofErr w:type="spellStart"/>
            <w:ins w:id="621" w:author="Avin Mathew" w:date="2012-05-16T09:14:00Z">
              <w:r>
                <w:t>GetEquivalentEntries</w:t>
              </w:r>
              <w:proofErr w:type="spellEnd"/>
            </w:ins>
          </w:p>
        </w:tc>
      </w:tr>
      <w:tr w:rsidR="00F02950" w:rsidRPr="00524D99" w:rsidTr="00C20988">
        <w:trPr>
          <w:ins w:id="622" w:author="Avin Mathew" w:date="2012-05-16T09:14:00Z"/>
        </w:trPr>
        <w:tc>
          <w:tcPr>
            <w:tcW w:w="4032" w:type="dxa"/>
          </w:tcPr>
          <w:p w:rsidR="00F02950" w:rsidRDefault="00F02950" w:rsidP="00DB5707">
            <w:pPr>
              <w:rPr>
                <w:ins w:id="623" w:author="Avin Mathew" w:date="2012-05-16T09:14:00Z"/>
              </w:rPr>
            </w:pPr>
            <w:proofErr w:type="spellStart"/>
            <w:ins w:id="624" w:author="Avin Mathew" w:date="2012-05-16T09:14:00Z">
              <w:r>
                <w:t>GetEntriesByCIRID</w:t>
              </w:r>
              <w:proofErr w:type="spellEnd"/>
            </w:ins>
          </w:p>
        </w:tc>
        <w:tc>
          <w:tcPr>
            <w:tcW w:w="1488" w:type="dxa"/>
          </w:tcPr>
          <w:p w:rsidR="00F02950" w:rsidRDefault="00F02950" w:rsidP="00DB5707">
            <w:pPr>
              <w:rPr>
                <w:ins w:id="625" w:author="Avin Mathew" w:date="2012-05-16T09:14:00Z"/>
              </w:rPr>
            </w:pPr>
            <w:ins w:id="626" w:author="Avin Mathew" w:date="2012-05-16T09:14:00Z">
              <w:r>
                <w:t>Get</w:t>
              </w:r>
            </w:ins>
          </w:p>
        </w:tc>
        <w:tc>
          <w:tcPr>
            <w:tcW w:w="3336" w:type="dxa"/>
          </w:tcPr>
          <w:p w:rsidR="00F02950" w:rsidRDefault="00F02950" w:rsidP="00DB5707">
            <w:pPr>
              <w:rPr>
                <w:ins w:id="627" w:author="Avin Mathew" w:date="2012-05-16T09:14:00Z"/>
              </w:rPr>
            </w:pPr>
            <w:proofErr w:type="spellStart"/>
            <w:ins w:id="628" w:author="Avin Mathew" w:date="2012-05-16T09:14:00Z">
              <w:r>
                <w:t>GetEntriesByCIRID</w:t>
              </w:r>
              <w:proofErr w:type="spellEnd"/>
            </w:ins>
          </w:p>
        </w:tc>
      </w:tr>
      <w:tr w:rsidR="00F02950" w:rsidRPr="00524D99" w:rsidTr="00C20988">
        <w:trPr>
          <w:ins w:id="629" w:author="Avin Mathew" w:date="2012-05-16T09:14:00Z"/>
        </w:trPr>
        <w:tc>
          <w:tcPr>
            <w:tcW w:w="4032" w:type="dxa"/>
          </w:tcPr>
          <w:p w:rsidR="00F02950" w:rsidRDefault="00F02950" w:rsidP="00DB5707">
            <w:pPr>
              <w:rPr>
                <w:ins w:id="630" w:author="Avin Mathew" w:date="2012-05-16T09:14:00Z"/>
              </w:rPr>
            </w:pPr>
            <w:proofErr w:type="spellStart"/>
            <w:ins w:id="631" w:author="Avin Mathew" w:date="2012-05-16T09:14:00Z">
              <w:r>
                <w:t>ShowRegistry</w:t>
              </w:r>
              <w:proofErr w:type="spellEnd"/>
            </w:ins>
          </w:p>
        </w:tc>
        <w:tc>
          <w:tcPr>
            <w:tcW w:w="1488" w:type="dxa"/>
          </w:tcPr>
          <w:p w:rsidR="00F02950" w:rsidRDefault="00F02950" w:rsidP="00DB5707">
            <w:pPr>
              <w:rPr>
                <w:ins w:id="632" w:author="Avin Mathew" w:date="2012-05-16T09:14:00Z"/>
              </w:rPr>
            </w:pPr>
            <w:ins w:id="633" w:author="Avin Mathew" w:date="2012-05-16T09:14:00Z">
              <w:r>
                <w:t>Show</w:t>
              </w:r>
            </w:ins>
          </w:p>
        </w:tc>
        <w:tc>
          <w:tcPr>
            <w:tcW w:w="3336" w:type="dxa"/>
          </w:tcPr>
          <w:p w:rsidR="00F02950" w:rsidRDefault="00F02950" w:rsidP="00DB5707">
            <w:pPr>
              <w:rPr>
                <w:ins w:id="634" w:author="Avin Mathew" w:date="2012-05-16T09:14:00Z"/>
              </w:rPr>
            </w:pPr>
            <w:proofErr w:type="spellStart"/>
            <w:ins w:id="635" w:author="Avin Mathew" w:date="2012-05-16T09:14:00Z">
              <w:r>
                <w:t>GetRegistryResponse</w:t>
              </w:r>
              <w:proofErr w:type="spellEnd"/>
            </w:ins>
          </w:p>
        </w:tc>
      </w:tr>
      <w:tr w:rsidR="00F02950" w:rsidRPr="00524D99" w:rsidTr="00C20988">
        <w:trPr>
          <w:ins w:id="636" w:author="Avin Mathew" w:date="2012-05-16T09:14:00Z"/>
        </w:trPr>
        <w:tc>
          <w:tcPr>
            <w:tcW w:w="4032" w:type="dxa"/>
          </w:tcPr>
          <w:p w:rsidR="00F02950" w:rsidRDefault="00F02950" w:rsidP="00DB5707">
            <w:pPr>
              <w:rPr>
                <w:ins w:id="637" w:author="Avin Mathew" w:date="2012-05-16T09:14:00Z"/>
              </w:rPr>
            </w:pPr>
            <w:proofErr w:type="spellStart"/>
            <w:ins w:id="638" w:author="Avin Mathew" w:date="2012-05-16T09:14:00Z">
              <w:r>
                <w:t>ShowEquivalentEntries</w:t>
              </w:r>
              <w:proofErr w:type="spellEnd"/>
            </w:ins>
          </w:p>
        </w:tc>
        <w:tc>
          <w:tcPr>
            <w:tcW w:w="1488" w:type="dxa"/>
          </w:tcPr>
          <w:p w:rsidR="00F02950" w:rsidRDefault="00F02950" w:rsidP="00DB5707">
            <w:pPr>
              <w:rPr>
                <w:ins w:id="639" w:author="Avin Mathew" w:date="2012-05-16T09:14:00Z"/>
              </w:rPr>
            </w:pPr>
            <w:ins w:id="640" w:author="Avin Mathew" w:date="2012-05-16T09:14:00Z">
              <w:r>
                <w:t>Show</w:t>
              </w:r>
            </w:ins>
          </w:p>
        </w:tc>
        <w:tc>
          <w:tcPr>
            <w:tcW w:w="3336" w:type="dxa"/>
          </w:tcPr>
          <w:p w:rsidR="00F02950" w:rsidRDefault="00F02950" w:rsidP="00DB5707">
            <w:pPr>
              <w:rPr>
                <w:ins w:id="641" w:author="Avin Mathew" w:date="2012-05-16T09:14:00Z"/>
              </w:rPr>
            </w:pPr>
            <w:proofErr w:type="spellStart"/>
            <w:ins w:id="642" w:author="Avin Mathew" w:date="2012-05-16T09:14:00Z">
              <w:r>
                <w:t>GetEquivalentEntriesResponse</w:t>
              </w:r>
              <w:proofErr w:type="spellEnd"/>
            </w:ins>
          </w:p>
        </w:tc>
      </w:tr>
      <w:tr w:rsidR="00F02950" w:rsidRPr="00524D99" w:rsidTr="00C20988">
        <w:trPr>
          <w:ins w:id="643" w:author="Avin Mathew" w:date="2012-05-16T09:14:00Z"/>
        </w:trPr>
        <w:tc>
          <w:tcPr>
            <w:tcW w:w="4032" w:type="dxa"/>
          </w:tcPr>
          <w:p w:rsidR="00F02950" w:rsidRDefault="00F02950" w:rsidP="00DB5707">
            <w:pPr>
              <w:rPr>
                <w:ins w:id="644" w:author="Avin Mathew" w:date="2012-05-16T09:14:00Z"/>
              </w:rPr>
            </w:pPr>
            <w:proofErr w:type="spellStart"/>
            <w:ins w:id="645" w:author="Avin Mathew" w:date="2012-05-16T09:14:00Z">
              <w:r>
                <w:t>ShowEntriesByCIRID</w:t>
              </w:r>
              <w:proofErr w:type="spellEnd"/>
            </w:ins>
          </w:p>
        </w:tc>
        <w:tc>
          <w:tcPr>
            <w:tcW w:w="1488" w:type="dxa"/>
          </w:tcPr>
          <w:p w:rsidR="00F02950" w:rsidRDefault="00F02950" w:rsidP="00DB5707">
            <w:pPr>
              <w:rPr>
                <w:ins w:id="646" w:author="Avin Mathew" w:date="2012-05-16T09:14:00Z"/>
              </w:rPr>
            </w:pPr>
            <w:ins w:id="647" w:author="Avin Mathew" w:date="2012-05-16T09:15:00Z">
              <w:r>
                <w:t>Show</w:t>
              </w:r>
            </w:ins>
          </w:p>
        </w:tc>
        <w:tc>
          <w:tcPr>
            <w:tcW w:w="3336" w:type="dxa"/>
          </w:tcPr>
          <w:p w:rsidR="00F02950" w:rsidRDefault="00F02950" w:rsidP="00F02950">
            <w:pPr>
              <w:rPr>
                <w:ins w:id="648" w:author="Avin Mathew" w:date="2012-05-16T09:14:00Z"/>
              </w:rPr>
            </w:pPr>
            <w:proofErr w:type="spellStart"/>
            <w:ins w:id="649" w:author="Avin Mathew" w:date="2012-05-16T09:15:00Z">
              <w:r>
                <w:t>GetEntriesByCIRIDResponse</w:t>
              </w:r>
            </w:ins>
            <w:proofErr w:type="spellEnd"/>
          </w:p>
        </w:tc>
      </w:tr>
    </w:tbl>
    <w:p w:rsidR="00DB5707" w:rsidRDefault="00DB5707" w:rsidP="00DB5707">
      <w:pPr>
        <w:pStyle w:val="Heading2"/>
        <w:numPr>
          <w:ilvl w:val="0"/>
          <w:numId w:val="0"/>
        </w:numPr>
        <w:rPr>
          <w:ins w:id="650" w:author="Avin Mathew" w:date="2012-05-16T09:05:00Z"/>
        </w:rPr>
      </w:pPr>
      <w:bookmarkStart w:id="651" w:name="_Toc329256902"/>
      <w:ins w:id="652" w:author="Avin Mathew" w:date="2012-05-16T09:05:00Z">
        <w:r>
          <w:t>Request/Response BODs</w:t>
        </w:r>
        <w:bookmarkEnd w:id="651"/>
      </w:ins>
    </w:p>
    <w:p w:rsidR="003739CA" w:rsidRPr="00DB5707" w:rsidRDefault="003739CA" w:rsidP="00DB5707">
      <w:pPr>
        <w:rPr>
          <w:ins w:id="653" w:author="Avin Mathew" w:date="2012-05-16T08:42:00Z"/>
        </w:rPr>
      </w:pPr>
      <w:ins w:id="654" w:author="Avin Mathew" w:date="2012-05-16T08:42:00Z">
        <w:r w:rsidRPr="00DB5707">
          <w:t xml:space="preserve">The following table correlates the </w:t>
        </w:r>
      </w:ins>
      <w:ins w:id="655" w:author="Avin Mathew" w:date="2012-05-16T09:19:00Z">
        <w:r w:rsidR="00F02950">
          <w:t xml:space="preserve">CIR </w:t>
        </w:r>
      </w:ins>
      <w:ins w:id="656" w:author="Avin Mathew" w:date="2012-05-16T08:42:00Z">
        <w:r w:rsidRPr="00DB5707">
          <w:t xml:space="preserve">response BOD for a given </w:t>
        </w:r>
      </w:ins>
      <w:ins w:id="657" w:author="Avin Mathew" w:date="2012-05-16T09:19:00Z">
        <w:r w:rsidR="00F02950">
          <w:t xml:space="preserve">CIR </w:t>
        </w:r>
      </w:ins>
      <w:ins w:id="658" w:author="Avin Mathew" w:date="2012-05-16T08:42:00Z">
        <w:r w:rsidR="00072E2D">
          <w:t xml:space="preserve">request </w:t>
        </w:r>
        <w:r w:rsidRPr="00DB5707">
          <w:t>BOD.</w:t>
        </w:r>
      </w:ins>
    </w:p>
    <w:tbl>
      <w:tblPr>
        <w:tblStyle w:val="TableGrid"/>
        <w:tblW w:w="0" w:type="auto"/>
        <w:tblLook w:val="0620" w:firstRow="1" w:lastRow="0" w:firstColumn="0" w:lastColumn="0" w:noHBand="1" w:noVBand="1"/>
      </w:tblPr>
      <w:tblGrid>
        <w:gridCol w:w="4403"/>
        <w:gridCol w:w="4453"/>
      </w:tblGrid>
      <w:tr w:rsidR="00F02950" w:rsidRPr="00524D99" w:rsidTr="00F02950">
        <w:trPr>
          <w:cnfStyle w:val="100000000000" w:firstRow="1" w:lastRow="0" w:firstColumn="0" w:lastColumn="0" w:oddVBand="0" w:evenVBand="0" w:oddHBand="0" w:evenHBand="0" w:firstRowFirstColumn="0" w:firstRowLastColumn="0" w:lastRowFirstColumn="0" w:lastRowLastColumn="0"/>
          <w:ins w:id="659" w:author="Avin Mathew" w:date="2012-05-16T08:42:00Z"/>
        </w:trPr>
        <w:tc>
          <w:tcPr>
            <w:tcW w:w="4403" w:type="dxa"/>
          </w:tcPr>
          <w:p w:rsidR="003739CA" w:rsidRPr="00DB5707" w:rsidRDefault="003739CA" w:rsidP="00DB5707">
            <w:pPr>
              <w:rPr>
                <w:ins w:id="660" w:author="Avin Mathew" w:date="2012-05-16T08:42:00Z"/>
              </w:rPr>
            </w:pPr>
            <w:ins w:id="661" w:author="Avin Mathew" w:date="2012-05-16T08:42:00Z">
              <w:r w:rsidRPr="00DB5707">
                <w:t>Request BOD</w:t>
              </w:r>
            </w:ins>
          </w:p>
        </w:tc>
        <w:tc>
          <w:tcPr>
            <w:tcW w:w="4453" w:type="dxa"/>
          </w:tcPr>
          <w:p w:rsidR="003739CA" w:rsidRPr="00DB5707" w:rsidRDefault="003739CA" w:rsidP="00DB5707">
            <w:pPr>
              <w:rPr>
                <w:ins w:id="662" w:author="Avin Mathew" w:date="2012-05-16T08:42:00Z"/>
              </w:rPr>
            </w:pPr>
            <w:ins w:id="663" w:author="Avin Mathew" w:date="2012-05-16T08:42:00Z">
              <w:r w:rsidRPr="00DB5707">
                <w:t>Response BOD</w:t>
              </w:r>
            </w:ins>
          </w:p>
        </w:tc>
      </w:tr>
      <w:tr w:rsidR="00072E2D" w:rsidRPr="00524D99" w:rsidTr="00F02950">
        <w:trPr>
          <w:ins w:id="664" w:author="Avin Mathew" w:date="2012-07-09T11:27:00Z"/>
        </w:trPr>
        <w:tc>
          <w:tcPr>
            <w:tcW w:w="4403" w:type="dxa"/>
          </w:tcPr>
          <w:p w:rsidR="00072E2D" w:rsidRDefault="00072E2D" w:rsidP="00DB5707">
            <w:pPr>
              <w:rPr>
                <w:ins w:id="665" w:author="Avin Mathew" w:date="2012-07-09T11:27:00Z"/>
              </w:rPr>
            </w:pPr>
            <w:proofErr w:type="spellStart"/>
            <w:ins w:id="666" w:author="Avin Mathew" w:date="2012-07-09T11:27:00Z">
              <w:r>
                <w:t>ProcessRegistry</w:t>
              </w:r>
              <w:proofErr w:type="spellEnd"/>
            </w:ins>
          </w:p>
        </w:tc>
        <w:tc>
          <w:tcPr>
            <w:tcW w:w="4453" w:type="dxa"/>
          </w:tcPr>
          <w:p w:rsidR="00072E2D" w:rsidRDefault="00B75BED" w:rsidP="00B75BED">
            <w:pPr>
              <w:rPr>
                <w:ins w:id="667" w:author="Avin Mathew" w:date="2012-07-09T11:27:00Z"/>
              </w:rPr>
            </w:pPr>
            <w:ins w:id="668" w:author="Avin Mathew" w:date="2012-07-17T13:46:00Z">
              <w:r>
                <w:t xml:space="preserve">OAGIS </w:t>
              </w:r>
            </w:ins>
            <w:proofErr w:type="spellStart"/>
            <w:ins w:id="669" w:author="Avin Mathew" w:date="2012-07-17T13:19:00Z">
              <w:r w:rsidR="004F7CD1">
                <w:t>ConfirmBOD</w:t>
              </w:r>
            </w:ins>
            <w:proofErr w:type="spellEnd"/>
          </w:p>
        </w:tc>
      </w:tr>
      <w:tr w:rsidR="00072E2D" w:rsidRPr="00524D99" w:rsidTr="00F02950">
        <w:trPr>
          <w:ins w:id="670" w:author="Avin Mathew" w:date="2012-07-09T11:27:00Z"/>
        </w:trPr>
        <w:tc>
          <w:tcPr>
            <w:tcW w:w="4403" w:type="dxa"/>
          </w:tcPr>
          <w:p w:rsidR="00072E2D" w:rsidRDefault="00072E2D" w:rsidP="00DB5707">
            <w:pPr>
              <w:rPr>
                <w:ins w:id="671" w:author="Avin Mathew" w:date="2012-07-09T11:27:00Z"/>
              </w:rPr>
            </w:pPr>
            <w:proofErr w:type="spellStart"/>
            <w:ins w:id="672" w:author="Avin Mathew" w:date="2012-07-09T11:27:00Z">
              <w:r>
                <w:t>ProcessEquivalentEntries</w:t>
              </w:r>
              <w:proofErr w:type="spellEnd"/>
            </w:ins>
          </w:p>
        </w:tc>
        <w:tc>
          <w:tcPr>
            <w:tcW w:w="4453" w:type="dxa"/>
          </w:tcPr>
          <w:p w:rsidR="00072E2D" w:rsidRDefault="00B75BED" w:rsidP="00B75BED">
            <w:pPr>
              <w:rPr>
                <w:ins w:id="673" w:author="Avin Mathew" w:date="2012-07-09T11:27:00Z"/>
              </w:rPr>
            </w:pPr>
            <w:ins w:id="674" w:author="Avin Mathew" w:date="2012-07-17T13:46:00Z">
              <w:r>
                <w:t xml:space="preserve">OAGIS </w:t>
              </w:r>
            </w:ins>
            <w:proofErr w:type="spellStart"/>
            <w:ins w:id="675" w:author="Avin Mathew" w:date="2012-07-17T13:19:00Z">
              <w:r w:rsidR="004F7CD1">
                <w:t>ConfirmBOD</w:t>
              </w:r>
            </w:ins>
            <w:proofErr w:type="spellEnd"/>
          </w:p>
        </w:tc>
      </w:tr>
      <w:tr w:rsidR="00072E2D" w:rsidRPr="00524D99" w:rsidTr="00F02950">
        <w:trPr>
          <w:ins w:id="676" w:author="Avin Mathew" w:date="2012-07-09T11:27:00Z"/>
        </w:trPr>
        <w:tc>
          <w:tcPr>
            <w:tcW w:w="4403" w:type="dxa"/>
          </w:tcPr>
          <w:p w:rsidR="00072E2D" w:rsidRDefault="00072E2D" w:rsidP="00DB5707">
            <w:pPr>
              <w:rPr>
                <w:ins w:id="677" w:author="Avin Mathew" w:date="2012-07-09T11:27:00Z"/>
              </w:rPr>
            </w:pPr>
            <w:proofErr w:type="spellStart"/>
            <w:ins w:id="678" w:author="Avin Mathew" w:date="2012-07-09T11:27:00Z">
              <w:r>
                <w:t>ChangeRegistry</w:t>
              </w:r>
              <w:proofErr w:type="spellEnd"/>
            </w:ins>
          </w:p>
        </w:tc>
        <w:tc>
          <w:tcPr>
            <w:tcW w:w="4453" w:type="dxa"/>
          </w:tcPr>
          <w:p w:rsidR="00072E2D" w:rsidRDefault="00B75BED" w:rsidP="00B75BED">
            <w:pPr>
              <w:rPr>
                <w:ins w:id="679" w:author="Avin Mathew" w:date="2012-07-09T11:27:00Z"/>
              </w:rPr>
            </w:pPr>
            <w:ins w:id="680" w:author="Avin Mathew" w:date="2012-07-17T13:46:00Z">
              <w:r>
                <w:t xml:space="preserve">OAGIS </w:t>
              </w:r>
            </w:ins>
            <w:proofErr w:type="spellStart"/>
            <w:ins w:id="681" w:author="Avin Mathew" w:date="2012-07-17T13:19:00Z">
              <w:r w:rsidR="004F7CD1">
                <w:t>ConfirmBOD</w:t>
              </w:r>
            </w:ins>
            <w:proofErr w:type="spellEnd"/>
          </w:p>
        </w:tc>
      </w:tr>
      <w:tr w:rsidR="00072E2D" w:rsidRPr="00524D99" w:rsidTr="00F02950">
        <w:trPr>
          <w:ins w:id="682" w:author="Avin Mathew" w:date="2012-07-09T11:27:00Z"/>
        </w:trPr>
        <w:tc>
          <w:tcPr>
            <w:tcW w:w="4403" w:type="dxa"/>
          </w:tcPr>
          <w:p w:rsidR="00072E2D" w:rsidRDefault="00072E2D" w:rsidP="00DB5707">
            <w:pPr>
              <w:rPr>
                <w:ins w:id="683" w:author="Avin Mathew" w:date="2012-07-09T11:27:00Z"/>
              </w:rPr>
            </w:pPr>
            <w:proofErr w:type="spellStart"/>
            <w:ins w:id="684" w:author="Avin Mathew" w:date="2012-07-09T11:27:00Z">
              <w:r>
                <w:t>ChangeEntryCIRID</w:t>
              </w:r>
              <w:proofErr w:type="spellEnd"/>
            </w:ins>
          </w:p>
        </w:tc>
        <w:tc>
          <w:tcPr>
            <w:tcW w:w="4453" w:type="dxa"/>
          </w:tcPr>
          <w:p w:rsidR="00072E2D" w:rsidRDefault="00B75BED" w:rsidP="00B75BED">
            <w:pPr>
              <w:rPr>
                <w:ins w:id="685" w:author="Avin Mathew" w:date="2012-07-09T11:27:00Z"/>
              </w:rPr>
            </w:pPr>
            <w:ins w:id="686" w:author="Avin Mathew" w:date="2012-07-17T13:46:00Z">
              <w:r>
                <w:t xml:space="preserve">OAGIS </w:t>
              </w:r>
            </w:ins>
            <w:proofErr w:type="spellStart"/>
            <w:ins w:id="687" w:author="Avin Mathew" w:date="2012-07-17T13:19:00Z">
              <w:r w:rsidR="004F7CD1">
                <w:t>ConfirmBOD</w:t>
              </w:r>
            </w:ins>
            <w:proofErr w:type="spellEnd"/>
          </w:p>
        </w:tc>
      </w:tr>
      <w:tr w:rsidR="00072E2D" w:rsidRPr="00524D99" w:rsidTr="00F02950">
        <w:trPr>
          <w:ins w:id="688" w:author="Avin Mathew" w:date="2012-07-09T11:27:00Z"/>
        </w:trPr>
        <w:tc>
          <w:tcPr>
            <w:tcW w:w="4403" w:type="dxa"/>
          </w:tcPr>
          <w:p w:rsidR="00072E2D" w:rsidRDefault="00072E2D" w:rsidP="00DB5707">
            <w:pPr>
              <w:rPr>
                <w:ins w:id="689" w:author="Avin Mathew" w:date="2012-07-09T11:27:00Z"/>
              </w:rPr>
            </w:pPr>
            <w:proofErr w:type="spellStart"/>
            <w:ins w:id="690" w:author="Avin Mathew" w:date="2012-07-09T11:27:00Z">
              <w:r>
                <w:t>CancelRegistry</w:t>
              </w:r>
              <w:proofErr w:type="spellEnd"/>
            </w:ins>
          </w:p>
        </w:tc>
        <w:tc>
          <w:tcPr>
            <w:tcW w:w="4453" w:type="dxa"/>
          </w:tcPr>
          <w:p w:rsidR="00072E2D" w:rsidRDefault="00B75BED" w:rsidP="00B75BED">
            <w:pPr>
              <w:rPr>
                <w:ins w:id="691" w:author="Avin Mathew" w:date="2012-07-09T11:27:00Z"/>
              </w:rPr>
            </w:pPr>
            <w:ins w:id="692" w:author="Avin Mathew" w:date="2012-07-17T13:46:00Z">
              <w:r>
                <w:t xml:space="preserve">OAGIS </w:t>
              </w:r>
            </w:ins>
            <w:proofErr w:type="spellStart"/>
            <w:ins w:id="693" w:author="Avin Mathew" w:date="2012-07-12T06:34:00Z">
              <w:r w:rsidR="00712895">
                <w:t>ConfirmBOD</w:t>
              </w:r>
            </w:ins>
            <w:proofErr w:type="spellEnd"/>
          </w:p>
        </w:tc>
      </w:tr>
      <w:tr w:rsidR="00072E2D" w:rsidRPr="00524D99" w:rsidTr="00F02950">
        <w:trPr>
          <w:ins w:id="694" w:author="Avin Mathew" w:date="2012-07-09T11:27:00Z"/>
        </w:trPr>
        <w:tc>
          <w:tcPr>
            <w:tcW w:w="4403" w:type="dxa"/>
          </w:tcPr>
          <w:p w:rsidR="00072E2D" w:rsidRDefault="00072E2D" w:rsidP="00DB5707">
            <w:pPr>
              <w:rPr>
                <w:ins w:id="695" w:author="Avin Mathew" w:date="2012-07-09T11:27:00Z"/>
              </w:rPr>
            </w:pPr>
            <w:proofErr w:type="spellStart"/>
            <w:ins w:id="696" w:author="Avin Mathew" w:date="2012-07-09T11:27:00Z">
              <w:r>
                <w:t>CancelCategory</w:t>
              </w:r>
              <w:proofErr w:type="spellEnd"/>
            </w:ins>
          </w:p>
        </w:tc>
        <w:tc>
          <w:tcPr>
            <w:tcW w:w="4453" w:type="dxa"/>
          </w:tcPr>
          <w:p w:rsidR="00072E2D" w:rsidRDefault="00B75BED" w:rsidP="00B75BED">
            <w:pPr>
              <w:rPr>
                <w:ins w:id="697" w:author="Avin Mathew" w:date="2012-07-09T11:27:00Z"/>
              </w:rPr>
            </w:pPr>
            <w:ins w:id="698" w:author="Avin Mathew" w:date="2012-07-17T13:46:00Z">
              <w:r>
                <w:t xml:space="preserve">OAGIS </w:t>
              </w:r>
            </w:ins>
            <w:proofErr w:type="spellStart"/>
            <w:ins w:id="699" w:author="Avin Mathew" w:date="2012-07-12T06:34:00Z">
              <w:r w:rsidR="00712895">
                <w:t>ConfirmBOD</w:t>
              </w:r>
            </w:ins>
            <w:proofErr w:type="spellEnd"/>
          </w:p>
        </w:tc>
      </w:tr>
      <w:tr w:rsidR="00072E2D" w:rsidRPr="00524D99" w:rsidTr="00F02950">
        <w:trPr>
          <w:ins w:id="700" w:author="Avin Mathew" w:date="2012-07-09T11:27:00Z"/>
        </w:trPr>
        <w:tc>
          <w:tcPr>
            <w:tcW w:w="4403" w:type="dxa"/>
          </w:tcPr>
          <w:p w:rsidR="00072E2D" w:rsidRDefault="00072E2D" w:rsidP="00DB5707">
            <w:pPr>
              <w:rPr>
                <w:ins w:id="701" w:author="Avin Mathew" w:date="2012-07-09T11:27:00Z"/>
              </w:rPr>
            </w:pPr>
            <w:proofErr w:type="spellStart"/>
            <w:ins w:id="702" w:author="Avin Mathew" w:date="2012-07-09T11:27:00Z">
              <w:r>
                <w:lastRenderedPageBreak/>
                <w:t>CancelEntries</w:t>
              </w:r>
              <w:proofErr w:type="spellEnd"/>
            </w:ins>
          </w:p>
        </w:tc>
        <w:tc>
          <w:tcPr>
            <w:tcW w:w="4453" w:type="dxa"/>
          </w:tcPr>
          <w:p w:rsidR="00072E2D" w:rsidRDefault="00B75BED" w:rsidP="00B75BED">
            <w:pPr>
              <w:rPr>
                <w:ins w:id="703" w:author="Avin Mathew" w:date="2012-07-09T11:27:00Z"/>
              </w:rPr>
            </w:pPr>
            <w:ins w:id="704" w:author="Avin Mathew" w:date="2012-07-17T13:47:00Z">
              <w:r>
                <w:t xml:space="preserve">OAGIS </w:t>
              </w:r>
            </w:ins>
            <w:proofErr w:type="spellStart"/>
            <w:ins w:id="705" w:author="Avin Mathew" w:date="2012-07-12T06:34:00Z">
              <w:r w:rsidR="00712895">
                <w:t>ConfirmBOD</w:t>
              </w:r>
            </w:ins>
            <w:proofErr w:type="spellEnd"/>
          </w:p>
        </w:tc>
      </w:tr>
      <w:tr w:rsidR="00072E2D" w:rsidRPr="00524D99" w:rsidTr="00F02950">
        <w:trPr>
          <w:ins w:id="706" w:author="Avin Mathew" w:date="2012-07-09T11:27:00Z"/>
        </w:trPr>
        <w:tc>
          <w:tcPr>
            <w:tcW w:w="4403" w:type="dxa"/>
          </w:tcPr>
          <w:p w:rsidR="00072E2D" w:rsidRDefault="00072E2D" w:rsidP="00DB5707">
            <w:pPr>
              <w:rPr>
                <w:ins w:id="707" w:author="Avin Mathew" w:date="2012-07-09T11:27:00Z"/>
              </w:rPr>
            </w:pPr>
            <w:proofErr w:type="spellStart"/>
            <w:ins w:id="708" w:author="Avin Mathew" w:date="2012-07-09T11:27:00Z">
              <w:r>
                <w:t>CancelProperties</w:t>
              </w:r>
              <w:proofErr w:type="spellEnd"/>
            </w:ins>
          </w:p>
        </w:tc>
        <w:tc>
          <w:tcPr>
            <w:tcW w:w="4453" w:type="dxa"/>
          </w:tcPr>
          <w:p w:rsidR="00072E2D" w:rsidRDefault="00B75BED" w:rsidP="00B75BED">
            <w:pPr>
              <w:rPr>
                <w:ins w:id="709" w:author="Avin Mathew" w:date="2012-07-09T11:27:00Z"/>
              </w:rPr>
            </w:pPr>
            <w:ins w:id="710" w:author="Avin Mathew" w:date="2012-07-17T13:47:00Z">
              <w:r>
                <w:t xml:space="preserve">OAGIS </w:t>
              </w:r>
            </w:ins>
            <w:proofErr w:type="spellStart"/>
            <w:ins w:id="711" w:author="Avin Mathew" w:date="2012-07-12T06:34:00Z">
              <w:r w:rsidR="00712895">
                <w:t>ConfirmBOD</w:t>
              </w:r>
            </w:ins>
            <w:proofErr w:type="spellEnd"/>
          </w:p>
        </w:tc>
      </w:tr>
      <w:tr w:rsidR="00F02950" w:rsidRPr="00524D99" w:rsidTr="00F02950">
        <w:trPr>
          <w:ins w:id="712" w:author="Avin Mathew" w:date="2012-05-16T08:42:00Z"/>
        </w:trPr>
        <w:tc>
          <w:tcPr>
            <w:tcW w:w="4403" w:type="dxa"/>
          </w:tcPr>
          <w:p w:rsidR="00F02950" w:rsidRPr="00DB5707" w:rsidRDefault="00F02950" w:rsidP="00DB5707">
            <w:pPr>
              <w:rPr>
                <w:ins w:id="713" w:author="Avin Mathew" w:date="2012-05-16T08:42:00Z"/>
              </w:rPr>
            </w:pPr>
            <w:proofErr w:type="spellStart"/>
            <w:ins w:id="714" w:author="Avin Mathew" w:date="2012-05-16T09:17:00Z">
              <w:r>
                <w:t>GetRegistry</w:t>
              </w:r>
            </w:ins>
            <w:proofErr w:type="spellEnd"/>
          </w:p>
        </w:tc>
        <w:tc>
          <w:tcPr>
            <w:tcW w:w="4453" w:type="dxa"/>
          </w:tcPr>
          <w:p w:rsidR="00F02950" w:rsidRPr="00DB5707" w:rsidRDefault="00F02950" w:rsidP="00DB5707">
            <w:pPr>
              <w:rPr>
                <w:ins w:id="715" w:author="Avin Mathew" w:date="2012-05-16T08:42:00Z"/>
              </w:rPr>
            </w:pPr>
            <w:proofErr w:type="spellStart"/>
            <w:ins w:id="716" w:author="Avin Mathew" w:date="2012-05-16T09:17:00Z">
              <w:r>
                <w:t>ShowRegistry</w:t>
              </w:r>
            </w:ins>
            <w:proofErr w:type="spellEnd"/>
          </w:p>
        </w:tc>
      </w:tr>
      <w:tr w:rsidR="00F02950" w:rsidRPr="00524D99" w:rsidTr="00F02950">
        <w:trPr>
          <w:ins w:id="717" w:author="Avin Mathew" w:date="2012-05-16T08:42:00Z"/>
        </w:trPr>
        <w:tc>
          <w:tcPr>
            <w:tcW w:w="4403" w:type="dxa"/>
          </w:tcPr>
          <w:p w:rsidR="00F02950" w:rsidRPr="00DB5707" w:rsidRDefault="00F02950" w:rsidP="00DB5707">
            <w:pPr>
              <w:rPr>
                <w:ins w:id="718" w:author="Avin Mathew" w:date="2012-05-16T08:42:00Z"/>
              </w:rPr>
            </w:pPr>
            <w:proofErr w:type="spellStart"/>
            <w:ins w:id="719" w:author="Avin Mathew" w:date="2012-05-16T09:17:00Z">
              <w:r>
                <w:t>GetEquivalentEntries</w:t>
              </w:r>
            </w:ins>
            <w:proofErr w:type="spellEnd"/>
          </w:p>
        </w:tc>
        <w:tc>
          <w:tcPr>
            <w:tcW w:w="4453" w:type="dxa"/>
          </w:tcPr>
          <w:p w:rsidR="00F02950" w:rsidRPr="00DB5707" w:rsidRDefault="00F02950" w:rsidP="00DB5707">
            <w:pPr>
              <w:rPr>
                <w:ins w:id="720" w:author="Avin Mathew" w:date="2012-05-16T08:42:00Z"/>
              </w:rPr>
            </w:pPr>
            <w:proofErr w:type="spellStart"/>
            <w:ins w:id="721" w:author="Avin Mathew" w:date="2012-05-16T09:17:00Z">
              <w:r>
                <w:t>ShowEquivalentEntries</w:t>
              </w:r>
            </w:ins>
            <w:proofErr w:type="spellEnd"/>
          </w:p>
        </w:tc>
      </w:tr>
      <w:tr w:rsidR="00F02950" w:rsidRPr="00524D99" w:rsidTr="00F02950">
        <w:trPr>
          <w:ins w:id="722" w:author="Avin Mathew" w:date="2012-05-16T08:42:00Z"/>
        </w:trPr>
        <w:tc>
          <w:tcPr>
            <w:tcW w:w="4403" w:type="dxa"/>
          </w:tcPr>
          <w:p w:rsidR="00F02950" w:rsidRPr="00DB5707" w:rsidRDefault="00F02950" w:rsidP="00DB5707">
            <w:pPr>
              <w:rPr>
                <w:ins w:id="723" w:author="Avin Mathew" w:date="2012-05-16T08:42:00Z"/>
              </w:rPr>
            </w:pPr>
            <w:proofErr w:type="spellStart"/>
            <w:ins w:id="724" w:author="Avin Mathew" w:date="2012-05-16T09:17:00Z">
              <w:r>
                <w:t>GetEntriesByCIRID</w:t>
              </w:r>
            </w:ins>
            <w:proofErr w:type="spellEnd"/>
          </w:p>
        </w:tc>
        <w:tc>
          <w:tcPr>
            <w:tcW w:w="4453" w:type="dxa"/>
          </w:tcPr>
          <w:p w:rsidR="00F02950" w:rsidRPr="00DB5707" w:rsidRDefault="00F02950" w:rsidP="00DB5707">
            <w:pPr>
              <w:rPr>
                <w:ins w:id="725" w:author="Avin Mathew" w:date="2012-05-16T08:42:00Z"/>
              </w:rPr>
            </w:pPr>
            <w:proofErr w:type="spellStart"/>
            <w:ins w:id="726" w:author="Avin Mathew" w:date="2012-05-16T09:17:00Z">
              <w:r>
                <w:t>ShowEntriesByCIRID</w:t>
              </w:r>
            </w:ins>
            <w:proofErr w:type="spellEnd"/>
          </w:p>
        </w:tc>
      </w:tr>
    </w:tbl>
    <w:p w:rsidR="003739CA" w:rsidRDefault="00E005C6" w:rsidP="00C20988">
      <w:pPr>
        <w:pStyle w:val="Heading2"/>
        <w:numPr>
          <w:ilvl w:val="0"/>
          <w:numId w:val="0"/>
        </w:numPr>
        <w:ind w:left="576" w:hanging="576"/>
        <w:rPr>
          <w:ins w:id="727" w:author="Avin Mathew" w:date="2012-06-26T12:43:00Z"/>
        </w:rPr>
      </w:pPr>
      <w:bookmarkStart w:id="728" w:name="_Toc329256903"/>
      <w:ins w:id="729" w:author="Avin Mathew" w:date="2012-06-26T13:02:00Z">
        <w:r>
          <w:t xml:space="preserve">CIR </w:t>
        </w:r>
      </w:ins>
      <w:ins w:id="730" w:author="Avin Mathew" w:date="2012-06-26T13:03:00Z">
        <w:r w:rsidR="00CA66A5">
          <w:t>U</w:t>
        </w:r>
      </w:ins>
      <w:ins w:id="731" w:author="Avin Mathew" w:date="2012-06-26T13:02:00Z">
        <w:r>
          <w:t>s</w:t>
        </w:r>
      </w:ins>
      <w:ins w:id="732" w:author="Avin Mathew" w:date="2012-06-26T13:03:00Z">
        <w:r w:rsidR="00CA66A5">
          <w:t>age</w:t>
        </w:r>
      </w:ins>
      <w:ins w:id="733" w:author="Avin Mathew" w:date="2012-06-26T13:02:00Z">
        <w:r>
          <w:t xml:space="preserve"> of </w:t>
        </w:r>
      </w:ins>
      <w:ins w:id="734" w:author="Avin Mathew" w:date="2012-06-26T12:20:00Z">
        <w:r w:rsidR="007E1383">
          <w:t>BOD Elements</w:t>
        </w:r>
      </w:ins>
      <w:bookmarkEnd w:id="728"/>
    </w:p>
    <w:p w:rsidR="00587F13" w:rsidRDefault="00587F13" w:rsidP="00587F13">
      <w:pPr>
        <w:rPr>
          <w:ins w:id="735" w:author="Avin Mathew" w:date="2012-06-26T12:43:00Z"/>
        </w:rPr>
      </w:pPr>
      <w:ins w:id="736" w:author="Avin Mathew" w:date="2012-06-26T12:43:00Z">
        <w:r>
          <w:t xml:space="preserve">This section </w:t>
        </w:r>
      </w:ins>
      <w:ins w:id="737" w:author="Avin Mathew" w:date="2012-06-26T12:58:00Z">
        <w:r w:rsidR="00E005C6">
          <w:t xml:space="preserve">clarifies the </w:t>
        </w:r>
      </w:ins>
      <w:ins w:id="738" w:author="Avin Mathew" w:date="2012-06-26T12:59:00Z">
        <w:r w:rsidR="00E005C6">
          <w:t xml:space="preserve">CIR </w:t>
        </w:r>
      </w:ins>
      <w:ins w:id="739" w:author="Avin Mathew" w:date="2012-06-26T12:58:00Z">
        <w:r w:rsidR="00E005C6">
          <w:t xml:space="preserve">usage of </w:t>
        </w:r>
      </w:ins>
      <w:ins w:id="740" w:author="Avin Mathew" w:date="2012-06-26T12:43:00Z">
        <w:r>
          <w:t>certain OAGIS</w:t>
        </w:r>
      </w:ins>
      <w:ins w:id="741" w:author="Avin Mathew" w:date="2012-06-26T12:45:00Z">
        <w:r w:rsidRPr="00E52863">
          <w:rPr>
            <w:vertAlign w:val="superscript"/>
          </w:rPr>
          <w:t>®</w:t>
        </w:r>
      </w:ins>
      <w:ins w:id="742" w:author="Avin Mathew" w:date="2012-06-26T12:43:00Z">
        <w:r>
          <w:t xml:space="preserve"> </w:t>
        </w:r>
      </w:ins>
      <w:ins w:id="743" w:author="Avin Mathew" w:date="2012-06-26T13:02:00Z">
        <w:r w:rsidR="00E005C6">
          <w:t>message elements</w:t>
        </w:r>
      </w:ins>
      <w:ins w:id="744" w:author="Avin Mathew" w:date="2012-06-26T12:45:00Z">
        <w:r>
          <w:t>. It is assumed the reader has some familiarity with the OAGIS</w:t>
        </w:r>
        <w:r w:rsidRPr="00E52863">
          <w:rPr>
            <w:vertAlign w:val="superscript"/>
          </w:rPr>
          <w:t>®</w:t>
        </w:r>
        <w:r>
          <w:t xml:space="preserve"> XML Schema structure.</w:t>
        </w:r>
      </w:ins>
    </w:p>
    <w:p w:rsidR="00587F13" w:rsidRPr="00587F13" w:rsidRDefault="00587F13" w:rsidP="00C20988">
      <w:pPr>
        <w:pStyle w:val="Heading3"/>
        <w:numPr>
          <w:ilvl w:val="0"/>
          <w:numId w:val="0"/>
        </w:numPr>
        <w:ind w:left="720" w:hanging="720"/>
        <w:rPr>
          <w:ins w:id="745" w:author="Avin Mathew" w:date="2012-06-26T12:20:00Z"/>
        </w:rPr>
      </w:pPr>
      <w:bookmarkStart w:id="746" w:name="_Toc329256904"/>
      <w:ins w:id="747" w:author="Avin Mathew" w:date="2012-06-26T12:43:00Z">
        <w:r>
          <w:t>BOD Attributes</w:t>
        </w:r>
      </w:ins>
      <w:bookmarkEnd w:id="746"/>
    </w:p>
    <w:p w:rsidR="007E1383" w:rsidRDefault="007E1383" w:rsidP="00C20988">
      <w:pPr>
        <w:pStyle w:val="ListParagraph"/>
        <w:numPr>
          <w:ilvl w:val="0"/>
          <w:numId w:val="32"/>
        </w:numPr>
        <w:rPr>
          <w:ins w:id="748" w:author="Avin Mathew" w:date="2012-06-26T13:00:00Z"/>
        </w:rPr>
      </w:pPr>
      <w:ins w:id="749" w:author="Avin Mathew" w:date="2012-06-26T12:25:00Z">
        <w:r>
          <w:t xml:space="preserve">The </w:t>
        </w:r>
        <w:proofErr w:type="spellStart"/>
        <w:r w:rsidRPr="00C20988">
          <w:rPr>
            <w:rStyle w:val="CodeChar"/>
          </w:rPr>
          <w:t>releaseID</w:t>
        </w:r>
        <w:proofErr w:type="spellEnd"/>
        <w:r>
          <w:t xml:space="preserve"> </w:t>
        </w:r>
      </w:ins>
      <w:ins w:id="750" w:author="Avin Mathew" w:date="2012-06-26T13:00:00Z">
        <w:r w:rsidR="00E005C6">
          <w:t xml:space="preserve">attribute of </w:t>
        </w:r>
        <w:proofErr w:type="spellStart"/>
        <w:r w:rsidR="00E005C6" w:rsidRPr="00E52863">
          <w:rPr>
            <w:rStyle w:val="CodeChar"/>
          </w:rPr>
          <w:t>BusinessObjectDocumentType</w:t>
        </w:r>
        <w:proofErr w:type="spellEnd"/>
        <w:r w:rsidR="00E005C6">
          <w:t xml:space="preserve"> </w:t>
        </w:r>
      </w:ins>
      <w:ins w:id="751" w:author="Avin Mathew" w:date="2012-06-26T12:25:00Z">
        <w:r>
          <w:t xml:space="preserve">should be set to the version of the CIR package to which the BOD belongs; the value of this attribute for BODs of CIR 1.0 should be set to </w:t>
        </w:r>
      </w:ins>
      <w:ins w:id="752" w:author="Avin Mathew" w:date="2012-06-26T12:26:00Z">
        <w:r w:rsidRPr="00C20988">
          <w:rPr>
            <w:rStyle w:val="CodeChar"/>
          </w:rPr>
          <w:t>1.0</w:t>
        </w:r>
        <w:r>
          <w:t>.</w:t>
        </w:r>
      </w:ins>
      <w:ins w:id="753" w:author="Avin Mathew" w:date="2012-07-17T13:23:00Z">
        <w:r w:rsidR="004F7CD1">
          <w:t xml:space="preserve"> The </w:t>
        </w:r>
        <w:proofErr w:type="spellStart"/>
        <w:r w:rsidR="004F7CD1" w:rsidRPr="00592645">
          <w:rPr>
            <w:rStyle w:val="CodeChar"/>
          </w:rPr>
          <w:t>releaseID</w:t>
        </w:r>
        <w:proofErr w:type="spellEnd"/>
        <w:r w:rsidR="004F7CD1">
          <w:t xml:space="preserve"> of </w:t>
        </w:r>
        <w:proofErr w:type="spellStart"/>
        <w:r w:rsidR="004F7CD1">
          <w:t>ConfirmBOD</w:t>
        </w:r>
        <w:proofErr w:type="spellEnd"/>
        <w:r w:rsidR="004F7CD1">
          <w:t xml:space="preserve"> should be set to </w:t>
        </w:r>
        <w:r w:rsidR="004F7CD1" w:rsidRPr="00592645">
          <w:rPr>
            <w:rStyle w:val="CodeChar"/>
          </w:rPr>
          <w:t>9.5.1</w:t>
        </w:r>
      </w:ins>
      <w:ins w:id="754" w:author="Avin Mathew" w:date="2012-07-17T13:24:00Z">
        <w:r w:rsidR="004F7CD1">
          <w:t xml:space="preserve"> (the version included with the CIR 1.0)</w:t>
        </w:r>
      </w:ins>
      <w:ins w:id="755" w:author="Avin Mathew" w:date="2012-07-17T13:23:00Z">
        <w:r w:rsidR="004F7CD1">
          <w:t>.</w:t>
        </w:r>
      </w:ins>
    </w:p>
    <w:p w:rsidR="00E005C6" w:rsidRDefault="00E005C6" w:rsidP="00C20988">
      <w:pPr>
        <w:pStyle w:val="ListParagraph"/>
        <w:numPr>
          <w:ilvl w:val="0"/>
          <w:numId w:val="32"/>
        </w:numPr>
        <w:rPr>
          <w:ins w:id="756" w:author="Avin Mathew" w:date="2012-06-26T13:00:00Z"/>
        </w:rPr>
      </w:pPr>
      <w:ins w:id="757" w:author="Avin Mathew" w:date="2012-06-26T13:00:00Z">
        <w:r>
          <w:t xml:space="preserve">The </w:t>
        </w:r>
        <w:proofErr w:type="spellStart"/>
        <w:r w:rsidRPr="00C20988">
          <w:rPr>
            <w:rStyle w:val="CodeChar"/>
          </w:rPr>
          <w:t>versionID</w:t>
        </w:r>
        <w:proofErr w:type="spellEnd"/>
        <w:r>
          <w:t xml:space="preserve"> attribute of </w:t>
        </w:r>
      </w:ins>
      <w:proofErr w:type="spellStart"/>
      <w:ins w:id="758" w:author="Avin Mathew" w:date="2012-06-26T13:01:00Z">
        <w:r w:rsidRPr="00E52863">
          <w:rPr>
            <w:rStyle w:val="CodeChar"/>
          </w:rPr>
          <w:t>BusinessObjectDocumentType</w:t>
        </w:r>
        <w:proofErr w:type="spellEnd"/>
        <w:r w:rsidRPr="00C20988">
          <w:t xml:space="preserve"> is not </w:t>
        </w:r>
        <w:r>
          <w:t>support</w:t>
        </w:r>
        <w:bookmarkStart w:id="759" w:name="_GoBack"/>
        <w:bookmarkEnd w:id="759"/>
        <w:r>
          <w:t>ed as CIR BODs are not versioned separately from releases.</w:t>
        </w:r>
      </w:ins>
    </w:p>
    <w:p w:rsidR="00587F13" w:rsidRDefault="00587F13" w:rsidP="00C20988">
      <w:pPr>
        <w:pStyle w:val="Heading3"/>
        <w:numPr>
          <w:ilvl w:val="0"/>
          <w:numId w:val="0"/>
        </w:numPr>
        <w:ind w:left="720" w:hanging="720"/>
        <w:rPr>
          <w:ins w:id="760" w:author="Avin Mathew" w:date="2012-06-26T12:44:00Z"/>
        </w:rPr>
      </w:pPr>
      <w:bookmarkStart w:id="761" w:name="_Toc329256905"/>
      <w:ins w:id="762" w:author="Avin Mathew" w:date="2012-06-26T12:44:00Z">
        <w:r>
          <w:t>Application Area</w:t>
        </w:r>
        <w:bookmarkEnd w:id="761"/>
      </w:ins>
    </w:p>
    <w:p w:rsidR="00327228" w:rsidRDefault="008E4DAF" w:rsidP="00327228">
      <w:pPr>
        <w:pStyle w:val="ListParagraph"/>
        <w:numPr>
          <w:ilvl w:val="0"/>
          <w:numId w:val="32"/>
        </w:numPr>
        <w:rPr>
          <w:ins w:id="763" w:author="Avin Mathew" w:date="2012-06-26T12:42:00Z"/>
        </w:rPr>
      </w:pPr>
      <w:ins w:id="764" w:author="Avin Mathew" w:date="2012-06-26T12:36:00Z">
        <w:r>
          <w:t xml:space="preserve">CIR server implementations </w:t>
        </w:r>
      </w:ins>
      <w:ins w:id="765" w:author="Avin Mathew" w:date="2012-06-26T14:36:00Z">
        <w:r w:rsidR="00025359">
          <w:t>must support a</w:t>
        </w:r>
      </w:ins>
      <w:ins w:id="766" w:author="Avin Mathew" w:date="2012-06-26T14:37:00Z">
        <w:r w:rsidR="00025359">
          <w:t xml:space="preserve">ll </w:t>
        </w:r>
      </w:ins>
      <w:proofErr w:type="spellStart"/>
      <w:ins w:id="767" w:author="Avin Mathew" w:date="2012-06-26T12:37:00Z">
        <w:r w:rsidRPr="00C20988">
          <w:rPr>
            <w:rStyle w:val="CodeChar"/>
          </w:rPr>
          <w:t>SenderType</w:t>
        </w:r>
        <w:proofErr w:type="spellEnd"/>
        <w:r>
          <w:t xml:space="preserve"> </w:t>
        </w:r>
      </w:ins>
      <w:proofErr w:type="spellStart"/>
      <w:ins w:id="768" w:author="Avin Mathew" w:date="2012-06-26T12:36:00Z">
        <w:r w:rsidRPr="00C20988">
          <w:rPr>
            <w:rStyle w:val="CodeChar"/>
          </w:rPr>
          <w:t>C</w:t>
        </w:r>
      </w:ins>
      <w:ins w:id="769" w:author="Avin Mathew" w:date="2012-06-26T12:37:00Z">
        <w:r w:rsidRPr="00C20988">
          <w:rPr>
            <w:rStyle w:val="CodeChar"/>
          </w:rPr>
          <w:t>onfirmationCode</w:t>
        </w:r>
        <w:r w:rsidRPr="004E5403">
          <w:t>s</w:t>
        </w:r>
      </w:ins>
      <w:proofErr w:type="spellEnd"/>
      <w:ins w:id="770" w:author="Avin Mathew" w:date="2012-06-26T12:39:00Z">
        <w:r>
          <w:t xml:space="preserve"> for message confirmation</w:t>
        </w:r>
      </w:ins>
      <w:ins w:id="771" w:author="Avin Mathew" w:date="2012-06-26T14:37:00Z">
        <w:r w:rsidR="00025359">
          <w:t xml:space="preserve"> and error reporting</w:t>
        </w:r>
      </w:ins>
      <w:ins w:id="772" w:author="Avin Mathew" w:date="2012-07-12T06:26:00Z">
        <w:r w:rsidR="00176174">
          <w:t xml:space="preserve"> for </w:t>
        </w:r>
      </w:ins>
      <w:ins w:id="773" w:author="Avin Mathew" w:date="2012-07-17T13:29:00Z">
        <w:r w:rsidR="00327228">
          <w:t xml:space="preserve">Process, Change and </w:t>
        </w:r>
      </w:ins>
      <w:ins w:id="774" w:author="Avin Mathew" w:date="2012-07-12T06:26:00Z">
        <w:r w:rsidR="00176174">
          <w:t xml:space="preserve">Cancel BOD </w:t>
        </w:r>
      </w:ins>
      <w:ins w:id="775" w:author="Avin Mathew" w:date="2012-07-12T06:38:00Z">
        <w:r w:rsidR="00712895">
          <w:t>requests/responses</w:t>
        </w:r>
      </w:ins>
      <w:ins w:id="776" w:author="Avin Mathew" w:date="2012-06-26T12:39:00Z">
        <w:r>
          <w:t>.</w:t>
        </w:r>
      </w:ins>
      <w:ins w:id="777" w:author="Avin Mathew" w:date="2012-07-17T13:33:00Z">
        <w:r w:rsidR="00327228">
          <w:t xml:space="preserve"> A </w:t>
        </w:r>
        <w:proofErr w:type="spellStart"/>
        <w:r w:rsidR="00327228" w:rsidRPr="00B75BED">
          <w:rPr>
            <w:rStyle w:val="CodeChar"/>
          </w:rPr>
          <w:t>ConfirmationCode</w:t>
        </w:r>
        <w:proofErr w:type="spellEnd"/>
        <w:r w:rsidR="00327228">
          <w:t xml:space="preserve"> </w:t>
        </w:r>
      </w:ins>
      <w:ins w:id="778" w:author="Avin Mathew" w:date="2012-07-17T13:35:00Z">
        <w:r w:rsidR="00327228">
          <w:t xml:space="preserve">set to </w:t>
        </w:r>
      </w:ins>
      <w:proofErr w:type="gramStart"/>
      <w:ins w:id="779" w:author="Avin Mathew" w:date="2012-07-17T13:33:00Z">
        <w:r w:rsidR="00327228" w:rsidRPr="00B75BED">
          <w:rPr>
            <w:rStyle w:val="CodeChar"/>
          </w:rPr>
          <w:t>Always</w:t>
        </w:r>
        <w:proofErr w:type="gramEnd"/>
        <w:r w:rsidR="00327228">
          <w:t xml:space="preserve"> </w:t>
        </w:r>
      </w:ins>
      <w:ins w:id="780" w:author="Avin Mathew" w:date="2012-07-17T13:45:00Z">
        <w:r w:rsidR="00B75BED">
          <w:t>will</w:t>
        </w:r>
      </w:ins>
      <w:ins w:id="781" w:author="Avin Mathew" w:date="2012-07-17T13:35:00Z">
        <w:r w:rsidR="00327228">
          <w:t xml:space="preserve"> a produce </w:t>
        </w:r>
      </w:ins>
      <w:ins w:id="782" w:author="Avin Mathew" w:date="2012-07-17T13:33:00Z">
        <w:r w:rsidR="00327228">
          <w:t xml:space="preserve">a </w:t>
        </w:r>
        <w:proofErr w:type="spellStart"/>
        <w:r w:rsidR="00327228">
          <w:t>ConfirmBOD</w:t>
        </w:r>
        <w:proofErr w:type="spellEnd"/>
        <w:r w:rsidR="00327228">
          <w:t xml:space="preserve"> with </w:t>
        </w:r>
      </w:ins>
      <w:ins w:id="783" w:author="Avin Mathew" w:date="2012-07-17T13:35:00Z">
        <w:r w:rsidR="00327228">
          <w:t xml:space="preserve">an optional </w:t>
        </w:r>
        <w:proofErr w:type="spellStart"/>
        <w:r w:rsidR="00327228" w:rsidRPr="00B75BED">
          <w:rPr>
            <w:rStyle w:val="CodeChar"/>
          </w:rPr>
          <w:t>BODSuc</w:t>
        </w:r>
      </w:ins>
      <w:ins w:id="784" w:author="Avin Mathew" w:date="2012-07-17T13:36:00Z">
        <w:r w:rsidR="00327228" w:rsidRPr="00B75BED">
          <w:rPr>
            <w:rStyle w:val="CodeChar"/>
          </w:rPr>
          <w:t>c</w:t>
        </w:r>
      </w:ins>
      <w:ins w:id="785" w:author="Avin Mathew" w:date="2012-07-17T13:35:00Z">
        <w:r w:rsidR="00327228" w:rsidRPr="00B75BED">
          <w:rPr>
            <w:rStyle w:val="CodeChar"/>
          </w:rPr>
          <w:t>essMessage</w:t>
        </w:r>
      </w:ins>
      <w:proofErr w:type="spellEnd"/>
      <w:ins w:id="786" w:author="Avin Mathew" w:date="2012-07-17T13:36:00Z">
        <w:r w:rsidR="00327228">
          <w:t xml:space="preserve"> element populated in the event of a successful operation.</w:t>
        </w:r>
      </w:ins>
    </w:p>
    <w:p w:rsidR="00587F13" w:rsidRDefault="00587F13" w:rsidP="00C20988">
      <w:pPr>
        <w:pStyle w:val="Heading3"/>
        <w:numPr>
          <w:ilvl w:val="0"/>
          <w:numId w:val="0"/>
        </w:numPr>
        <w:ind w:left="720" w:hanging="720"/>
        <w:rPr>
          <w:ins w:id="787" w:author="Avin Mathew" w:date="2012-06-26T12:44:00Z"/>
        </w:rPr>
      </w:pPr>
      <w:bookmarkStart w:id="788" w:name="_Toc329256906"/>
      <w:ins w:id="789" w:author="Avin Mathew" w:date="2012-06-26T12:44:00Z">
        <w:r>
          <w:t>Verbs</w:t>
        </w:r>
        <w:bookmarkEnd w:id="788"/>
      </w:ins>
    </w:p>
    <w:p w:rsidR="008E4DAF" w:rsidRDefault="008E4DAF" w:rsidP="00C20988">
      <w:pPr>
        <w:pStyle w:val="ListParagraph"/>
        <w:numPr>
          <w:ilvl w:val="0"/>
          <w:numId w:val="32"/>
        </w:numPr>
        <w:rPr>
          <w:ins w:id="790" w:author="Avin Mathew" w:date="2012-06-26T13:13:00Z"/>
        </w:rPr>
      </w:pPr>
      <w:ins w:id="791" w:author="Avin Mathew" w:date="2012-06-26T12:42:00Z">
        <w:r>
          <w:t>All Process</w:t>
        </w:r>
      </w:ins>
      <w:ins w:id="792" w:author="Avin Mathew" w:date="2012-07-09T11:29:00Z">
        <w:r w:rsidR="00954EAF">
          <w:t>, Change and Cancel</w:t>
        </w:r>
      </w:ins>
      <w:ins w:id="793" w:author="Avin Mathew" w:date="2012-06-26T12:42:00Z">
        <w:r>
          <w:t xml:space="preserve"> verbs should only use a snapshot approach (where the full entity is sent)</w:t>
        </w:r>
      </w:ins>
      <w:ins w:id="794" w:author="Avin Mathew" w:date="2012-06-26T12:48:00Z">
        <w:r w:rsidR="00587F13">
          <w:t xml:space="preserve">. An </w:t>
        </w:r>
        <w:proofErr w:type="spellStart"/>
        <w:r w:rsidR="00587F13" w:rsidRPr="00C20988">
          <w:rPr>
            <w:rStyle w:val="CodeChar"/>
          </w:rPr>
          <w:t>ActionExpression</w:t>
        </w:r>
        <w:proofErr w:type="spellEnd"/>
        <w:r w:rsidR="00587F13">
          <w:t xml:space="preserve"> is not required</w:t>
        </w:r>
      </w:ins>
      <w:ins w:id="795" w:author="Avin Mathew" w:date="2012-06-26T12:52:00Z">
        <w:r w:rsidR="00587F13">
          <w:t xml:space="preserve"> (and should be ignored)</w:t>
        </w:r>
      </w:ins>
      <w:ins w:id="796" w:author="Avin Mathew" w:date="2012-06-26T12:48:00Z">
        <w:r w:rsidR="00587F13">
          <w:t xml:space="preserve"> as the noun will be implicitly</w:t>
        </w:r>
      </w:ins>
      <w:ins w:id="797" w:author="Avin Mathew" w:date="2012-06-26T12:49:00Z">
        <w:r w:rsidR="00587F13">
          <w:t xml:space="preserve"> processed according to the CIR service invoked (e.g. </w:t>
        </w:r>
      </w:ins>
      <w:ins w:id="798" w:author="Avin Mathew" w:date="2012-07-09T11:30:00Z">
        <w:r w:rsidR="00954EAF">
          <w:t xml:space="preserve">the </w:t>
        </w:r>
      </w:ins>
      <w:proofErr w:type="spellStart"/>
      <w:ins w:id="799" w:author="Avin Mathew" w:date="2012-06-26T12:49:00Z">
        <w:r w:rsidR="00587F13">
          <w:t>ProcessRegistry</w:t>
        </w:r>
        <w:proofErr w:type="spellEnd"/>
        <w:r w:rsidR="00587F13">
          <w:t xml:space="preserve"> </w:t>
        </w:r>
      </w:ins>
      <w:ins w:id="800" w:author="Avin Mathew" w:date="2012-07-09T11:30:00Z">
        <w:r w:rsidR="00954EAF">
          <w:t xml:space="preserve">BOD </w:t>
        </w:r>
      </w:ins>
      <w:ins w:id="801" w:author="Avin Mathew" w:date="2012-07-09T11:29:00Z">
        <w:r w:rsidR="00954EAF">
          <w:t xml:space="preserve">with a </w:t>
        </w:r>
        <w:proofErr w:type="spellStart"/>
        <w:r w:rsidR="00954EAF">
          <w:t>CreateRegistry</w:t>
        </w:r>
        <w:proofErr w:type="spellEnd"/>
        <w:r w:rsidR="00954EAF">
          <w:t xml:space="preserve"> noun </w:t>
        </w:r>
      </w:ins>
      <w:ins w:id="802" w:author="Avin Mathew" w:date="2012-06-26T12:49:00Z">
        <w:r w:rsidR="00587F13">
          <w:t xml:space="preserve">will </w:t>
        </w:r>
        <w:r w:rsidR="00587F13" w:rsidRPr="00C20988">
          <w:rPr>
            <w:i/>
          </w:rPr>
          <w:t>add</w:t>
        </w:r>
        <w:r w:rsidR="00587F13">
          <w:t xml:space="preserve"> a new registry)</w:t>
        </w:r>
      </w:ins>
      <w:ins w:id="803" w:author="Avin Mathew" w:date="2012-06-26T12:50:00Z">
        <w:r w:rsidR="00587F13">
          <w:t>.</w:t>
        </w:r>
      </w:ins>
    </w:p>
    <w:p w:rsidR="004E5403" w:rsidRDefault="004E5403" w:rsidP="00C20988">
      <w:pPr>
        <w:pStyle w:val="ListParagraph"/>
        <w:numPr>
          <w:ilvl w:val="0"/>
          <w:numId w:val="32"/>
        </w:numPr>
        <w:rPr>
          <w:ins w:id="804" w:author="Avin Mathew" w:date="2012-06-26T12:50:00Z"/>
        </w:rPr>
      </w:pPr>
      <w:proofErr w:type="spellStart"/>
      <w:ins w:id="805" w:author="Avin Mathew" w:date="2012-06-26T13:13:00Z">
        <w:r w:rsidRPr="00C20988">
          <w:rPr>
            <w:rStyle w:val="CodeChar"/>
          </w:rPr>
          <w:t>ProcessType</w:t>
        </w:r>
        <w:proofErr w:type="spellEnd"/>
        <w:r>
          <w:t xml:space="preserve"> </w:t>
        </w:r>
        <w:proofErr w:type="spellStart"/>
        <w:r w:rsidRPr="00C20988">
          <w:rPr>
            <w:rStyle w:val="CodeChar"/>
          </w:rPr>
          <w:t>acknowledgeCode</w:t>
        </w:r>
        <w:r>
          <w:t>s</w:t>
        </w:r>
        <w:proofErr w:type="spellEnd"/>
        <w:r>
          <w:t xml:space="preserve"> </w:t>
        </w:r>
      </w:ins>
      <w:ins w:id="806" w:author="Avin Mathew" w:date="2012-07-12T06:26:00Z">
        <w:r w:rsidR="00176174">
          <w:t xml:space="preserve">and </w:t>
        </w:r>
        <w:proofErr w:type="spellStart"/>
        <w:r w:rsidR="00176174" w:rsidRPr="00B75BED">
          <w:rPr>
            <w:rStyle w:val="CodeChar"/>
          </w:rPr>
          <w:t>ChangeType</w:t>
        </w:r>
        <w:proofErr w:type="spellEnd"/>
        <w:r w:rsidR="00176174">
          <w:t xml:space="preserve"> </w:t>
        </w:r>
        <w:proofErr w:type="spellStart"/>
        <w:r w:rsidR="00176174" w:rsidRPr="00B75BED">
          <w:rPr>
            <w:rStyle w:val="CodeChar"/>
          </w:rPr>
          <w:t>responseCode</w:t>
        </w:r>
        <w:r w:rsidR="00176174">
          <w:t>s</w:t>
        </w:r>
        <w:proofErr w:type="spellEnd"/>
        <w:r w:rsidR="00176174">
          <w:t xml:space="preserve"> </w:t>
        </w:r>
      </w:ins>
      <w:ins w:id="807" w:author="Avin Mathew" w:date="2012-07-17T13:42:00Z">
        <w:r w:rsidR="00B75BED">
          <w:t xml:space="preserve">are not supported </w:t>
        </w:r>
      </w:ins>
      <w:ins w:id="808" w:author="Avin Mathew" w:date="2012-07-17T13:43:00Z">
        <w:r w:rsidR="00B75BED">
          <w:t>as there are no return values for the invoked operations.</w:t>
        </w:r>
      </w:ins>
    </w:p>
    <w:p w:rsidR="00587F13" w:rsidRDefault="00E005C6" w:rsidP="00C20988">
      <w:pPr>
        <w:pStyle w:val="ListParagraph"/>
        <w:numPr>
          <w:ilvl w:val="0"/>
          <w:numId w:val="32"/>
        </w:numPr>
        <w:rPr>
          <w:ins w:id="809" w:author="Avin Mathew" w:date="2012-06-26T12:56:00Z"/>
        </w:rPr>
      </w:pPr>
      <w:ins w:id="810" w:author="Avin Mathew" w:date="2012-06-26T12:52:00Z">
        <w:r>
          <w:t xml:space="preserve">The result paging </w:t>
        </w:r>
      </w:ins>
      <w:ins w:id="811" w:author="Avin Mathew" w:date="2012-06-26T12:54:00Z">
        <w:r>
          <w:t>attributes of the Get and Show verbs are not supported</w:t>
        </w:r>
      </w:ins>
      <w:ins w:id="812" w:author="Avin Mathew" w:date="2012-06-26T12:55:00Z">
        <w:r>
          <w:t xml:space="preserve"> due to the nested structure of the result set.</w:t>
        </w:r>
      </w:ins>
    </w:p>
    <w:p w:rsidR="00B75BED" w:rsidRDefault="00E005C6" w:rsidP="00B75BED">
      <w:pPr>
        <w:pStyle w:val="ListParagraph"/>
        <w:numPr>
          <w:ilvl w:val="0"/>
          <w:numId w:val="32"/>
        </w:numPr>
        <w:rPr>
          <w:ins w:id="813" w:author="Avin Mathew" w:date="2012-07-17T13:46:00Z"/>
        </w:rPr>
      </w:pPr>
      <w:ins w:id="814" w:author="Avin Mathew" w:date="2012-06-26T12:56:00Z">
        <w:r>
          <w:t xml:space="preserve">The </w:t>
        </w:r>
        <w:proofErr w:type="spellStart"/>
        <w:r w:rsidRPr="00C20988">
          <w:rPr>
            <w:rStyle w:val="CodeChar"/>
          </w:rPr>
          <w:t>OriginalApplicationArea</w:t>
        </w:r>
        <w:proofErr w:type="spellEnd"/>
        <w:r>
          <w:t xml:space="preserve"> from </w:t>
        </w:r>
        <w:proofErr w:type="spellStart"/>
        <w:r w:rsidRPr="00C20988">
          <w:rPr>
            <w:rStyle w:val="CodeChar"/>
          </w:rPr>
          <w:t>ShowType</w:t>
        </w:r>
        <w:proofErr w:type="spellEnd"/>
        <w:r>
          <w:t xml:space="preserve"> can be omitted if other message correlation functionality is used</w:t>
        </w:r>
      </w:ins>
      <w:ins w:id="815" w:author="Avin Mathew" w:date="2012-07-17T13:44:00Z">
        <w:r w:rsidR="00B75BED">
          <w:t>.</w:t>
        </w:r>
      </w:ins>
    </w:p>
    <w:p w:rsidR="00B75BED" w:rsidRDefault="00B75BED" w:rsidP="00B75BED">
      <w:pPr>
        <w:pStyle w:val="Heading3"/>
        <w:numPr>
          <w:ilvl w:val="0"/>
          <w:numId w:val="0"/>
        </w:numPr>
        <w:ind w:left="720" w:hanging="720"/>
        <w:rPr>
          <w:ins w:id="816" w:author="Avin Mathew" w:date="2012-07-17T13:46:00Z"/>
        </w:rPr>
      </w:pPr>
      <w:ins w:id="817" w:author="Avin Mathew" w:date="2012-07-17T13:46:00Z">
        <w:r>
          <w:t>Error Handling</w:t>
        </w:r>
      </w:ins>
    </w:p>
    <w:p w:rsidR="00B75BED" w:rsidRDefault="00B75BED" w:rsidP="00B75BED">
      <w:pPr>
        <w:pStyle w:val="ListParagraph"/>
        <w:numPr>
          <w:ilvl w:val="0"/>
          <w:numId w:val="32"/>
        </w:numPr>
        <w:rPr>
          <w:ins w:id="818" w:author="Avin Mathew" w:date="2012-07-17T13:46:00Z"/>
        </w:rPr>
      </w:pPr>
      <w:ins w:id="819" w:author="Avin Mathew" w:date="2012-07-17T13:46:00Z">
        <w:r>
          <w:t xml:space="preserve">As opposed to the WSDL implementation which can only return a single fault during an operation, this message model allows for multiple faults in a response. A CIR server implementation can choose to return single or multiple faults in a </w:t>
        </w:r>
        <w:proofErr w:type="spellStart"/>
        <w:r>
          <w:t>ConfirmBOD</w:t>
        </w:r>
        <w:proofErr w:type="spellEnd"/>
        <w:r>
          <w:t xml:space="preserve"> response.</w:t>
        </w:r>
      </w:ins>
    </w:p>
    <w:p w:rsidR="00B75BED" w:rsidRDefault="00B75BED" w:rsidP="00B75BED">
      <w:pPr>
        <w:pStyle w:val="ListParagraph"/>
        <w:numPr>
          <w:ilvl w:val="0"/>
          <w:numId w:val="32"/>
        </w:numPr>
        <w:rPr>
          <w:ins w:id="820" w:author="Avin Mathew" w:date="2012-07-17T13:46:00Z"/>
        </w:rPr>
      </w:pPr>
      <w:ins w:id="821" w:author="Avin Mathew" w:date="2012-07-17T13:46:00Z">
        <w:r>
          <w:t xml:space="preserve">CIR fault elements should be placed in the failure user area of </w:t>
        </w:r>
        <w:proofErr w:type="spellStart"/>
        <w:r>
          <w:t>ConfirmBOD</w:t>
        </w:r>
        <w:proofErr w:type="spellEnd"/>
        <w:r>
          <w:t>:</w:t>
        </w:r>
      </w:ins>
    </w:p>
    <w:p w:rsidR="00B75BED" w:rsidRDefault="00B75BED" w:rsidP="00B75BED">
      <w:pPr>
        <w:pStyle w:val="Code"/>
        <w:rPr>
          <w:ins w:id="822" w:author="Avin Mathew" w:date="2012-07-17T13:46:00Z"/>
        </w:rPr>
      </w:pPr>
      <w:ins w:id="823" w:author="Avin Mathew" w:date="2012-07-17T13:46:00Z">
        <w:r>
          <w:tab/>
          <w:t>/</w:t>
        </w:r>
        <w:proofErr w:type="spellStart"/>
        <w:r>
          <w:t>ConfirmBOD</w:t>
        </w:r>
        <w:proofErr w:type="spellEnd"/>
        <w:r>
          <w:t>/</w:t>
        </w:r>
        <w:proofErr w:type="spellStart"/>
        <w:r>
          <w:t>DataArea</w:t>
        </w:r>
        <w:proofErr w:type="spellEnd"/>
        <w:r>
          <w:t>/BOD/</w:t>
        </w:r>
        <w:proofErr w:type="spellStart"/>
        <w:r>
          <w:t>BODFailureMessage</w:t>
        </w:r>
        <w:proofErr w:type="spellEnd"/>
        <w:r>
          <w:t>/</w:t>
        </w:r>
        <w:proofErr w:type="spellStart"/>
        <w:r>
          <w:t>UserArea</w:t>
        </w:r>
        <w:proofErr w:type="spellEnd"/>
      </w:ins>
    </w:p>
    <w:p w:rsidR="00B75BED" w:rsidRPr="007E1383" w:rsidRDefault="00B75BED" w:rsidP="00B75BED">
      <w:pPr>
        <w:pStyle w:val="ListParagraph"/>
        <w:numPr>
          <w:ilvl w:val="0"/>
          <w:numId w:val="32"/>
        </w:numPr>
      </w:pPr>
      <w:ins w:id="824" w:author="Avin Mathew" w:date="2012-07-17T13:46:00Z">
        <w:r>
          <w:t xml:space="preserve">The </w:t>
        </w:r>
        <w:proofErr w:type="spellStart"/>
        <w:r w:rsidRPr="00C20988">
          <w:rPr>
            <w:rStyle w:val="CodeChar"/>
          </w:rPr>
          <w:t>OriginalApplicationArea</w:t>
        </w:r>
        <w:proofErr w:type="spellEnd"/>
        <w:r>
          <w:t xml:space="preserve"> from </w:t>
        </w:r>
        <w:proofErr w:type="spellStart"/>
        <w:r>
          <w:t>ConfirmBOD</w:t>
        </w:r>
        <w:proofErr w:type="spellEnd"/>
        <w:r>
          <w:t xml:space="preserve"> can be omitted if other message correlation functionality is used.</w:t>
        </w:r>
      </w:ins>
    </w:p>
    <w:sectPr w:rsidR="00B75BED" w:rsidRPr="007E1383" w:rsidSect="00A97BE0">
      <w:headerReference w:type="default" r:id="rId12"/>
      <w:footerReference w:type="default" r:id="rId13"/>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5D43" w:rsidRDefault="00E05D43">
      <w:r>
        <w:separator/>
      </w:r>
    </w:p>
  </w:endnote>
  <w:endnote w:type="continuationSeparator" w:id="0">
    <w:p w:rsidR="00E05D43" w:rsidRDefault="00E05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CD1" w:rsidRDefault="004F7CD1" w:rsidP="001A0BA9">
    <w:pPr>
      <w:pStyle w:val="Footer"/>
    </w:pPr>
    <w:r>
      <w:t>© 201</w:t>
    </w:r>
    <w:del w:id="825" w:author="Avin Mathew" w:date="2012-05-16T09:24:00Z">
      <w:r w:rsidDel="00524D99">
        <w:delText>1</w:delText>
      </w:r>
    </w:del>
    <w:ins w:id="826" w:author="Avin Mathew" w:date="2012-05-16T09:24:00Z">
      <w:r>
        <w:t>2</w:t>
      </w:r>
    </w:ins>
    <w:r>
      <w:t xml:space="preserve"> MIMOSA</w:t>
    </w:r>
    <w:r>
      <w:tab/>
      <w:t>v1.0 RC</w:t>
    </w:r>
    <w:del w:id="827" w:author="Avin Mathew" w:date="2012-05-16T07:58:00Z">
      <w:r w:rsidDel="0027453A">
        <w:delText>3</w:delText>
      </w:r>
    </w:del>
    <w:ins w:id="828" w:author="Avin Mathew" w:date="2012-05-16T07:58:00Z">
      <w:r>
        <w:t>4</w:t>
      </w:r>
    </w:ins>
    <w:r>
      <w:tab/>
    </w:r>
    <w:ins w:id="829" w:author="Avin Mathew" w:date="2012-07-05T13:18:00Z">
      <w:r>
        <w:t xml:space="preserve">Page </w:t>
      </w:r>
      <w:r>
        <w:rPr>
          <w:rStyle w:val="PageNumber"/>
        </w:rPr>
        <w:fldChar w:fldCharType="begin"/>
      </w:r>
      <w:r>
        <w:rPr>
          <w:rStyle w:val="PageNumber"/>
        </w:rPr>
        <w:instrText xml:space="preserve"> PAGE </w:instrText>
      </w:r>
      <w:r>
        <w:rPr>
          <w:rStyle w:val="PageNumber"/>
        </w:rPr>
        <w:fldChar w:fldCharType="separate"/>
      </w:r>
    </w:ins>
    <w:r w:rsidR="00592645">
      <w:rPr>
        <w:rStyle w:val="PageNumber"/>
        <w:noProof/>
      </w:rPr>
      <w:t>22</w:t>
    </w:r>
    <w:ins w:id="830" w:author="Avin Mathew" w:date="2012-07-05T13:18:00Z">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ins>
    <w:r w:rsidR="00592645">
      <w:rPr>
        <w:rStyle w:val="PageNumber"/>
        <w:noProof/>
      </w:rPr>
      <w:t>23</w:t>
    </w:r>
    <w:ins w:id="831" w:author="Avin Mathew" w:date="2012-07-05T13:18:00Z">
      <w:r>
        <w:rPr>
          <w:rStyle w:val="PageNumber"/>
        </w:rPr>
        <w:fldChar w:fldCharType="end"/>
      </w:r>
    </w:ins>
    <w:del w:id="832" w:author="Avin Mathew" w:date="2012-07-05T13:18:00Z">
      <w:r w:rsidDel="00F5314C">
        <w:rPr>
          <w:rStyle w:val="PageNumber"/>
        </w:rPr>
        <w:fldChar w:fldCharType="begin"/>
      </w:r>
      <w:r w:rsidDel="00F5314C">
        <w:rPr>
          <w:rStyle w:val="PageNumber"/>
        </w:rPr>
        <w:delInstrText xml:space="preserve"> PAGE </w:delInstrText>
      </w:r>
      <w:r w:rsidDel="00F5314C">
        <w:rPr>
          <w:rStyle w:val="PageNumber"/>
        </w:rPr>
        <w:fldChar w:fldCharType="separate"/>
      </w:r>
      <w:r w:rsidDel="00F5314C">
        <w:rPr>
          <w:rStyle w:val="PageNumber"/>
          <w:noProof/>
        </w:rPr>
        <w:delText>3</w:delText>
      </w:r>
      <w:r w:rsidDel="00F5314C">
        <w:rPr>
          <w:rStyle w:val="PageNumber"/>
        </w:rPr>
        <w:fldChar w:fldCharType="end"/>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5D43" w:rsidRDefault="00E05D43">
      <w:r>
        <w:separator/>
      </w:r>
    </w:p>
  </w:footnote>
  <w:footnote w:type="continuationSeparator" w:id="0">
    <w:p w:rsidR="00E05D43" w:rsidRDefault="00E05D43">
      <w:r>
        <w:continuationSeparator/>
      </w:r>
    </w:p>
  </w:footnote>
  <w:footnote w:id="1">
    <w:p w:rsidR="004F7CD1" w:rsidRPr="00416985" w:rsidRDefault="004F7CD1">
      <w:pPr>
        <w:pStyle w:val="FootnoteText"/>
        <w:rPr>
          <w:lang w:val="en-AU"/>
        </w:rPr>
      </w:pPr>
      <w:r>
        <w:rPr>
          <w:rStyle w:val="FootnoteReference"/>
        </w:rPr>
        <w:footnoteRef/>
      </w:r>
      <w:r>
        <w:t xml:space="preserve"> Alternatively, a CIR implementation can use its own physical data model</w:t>
      </w:r>
      <w:del w:id="287" w:author="Avin Mathew" w:date="2012-06-26T11:35:00Z">
        <w:r w:rsidDel="00716A84">
          <w:delText xml:space="preserve"> (with appropriate optimizations)</w:delText>
        </w:r>
      </w:del>
      <w:r>
        <w:t xml:space="preserve"> for data persistence.</w:t>
      </w:r>
    </w:p>
  </w:footnote>
  <w:footnote w:id="2">
    <w:p w:rsidR="004F7CD1" w:rsidRPr="00591163" w:rsidRDefault="004F7CD1">
      <w:pPr>
        <w:pStyle w:val="FootnoteText"/>
        <w:rPr>
          <w:lang w:val="en-AU"/>
          <w:rPrChange w:id="312" w:author="Avin Mathew" w:date="2012-07-09T10:11:00Z">
            <w:rPr/>
          </w:rPrChange>
        </w:rPr>
      </w:pPr>
      <w:ins w:id="313" w:author="Avin Mathew" w:date="2012-07-09T10:11:00Z">
        <w:r>
          <w:rPr>
            <w:rStyle w:val="FootnoteReference"/>
          </w:rPr>
          <w:footnoteRef/>
        </w:r>
        <w:r>
          <w:t xml:space="preserve"> </w:t>
        </w:r>
        <w:r w:rsidRPr="00591163">
          <w:t>For non-trivial objects, a JSON representation can be used</w:t>
        </w:r>
        <w:r>
          <w:t>,</w:t>
        </w:r>
        <w:r w:rsidRPr="00591163">
          <w:t xml:space="preserve"> similar to the </w:t>
        </w:r>
        <w:proofErr w:type="spellStart"/>
        <w:r w:rsidRPr="00591163">
          <w:t>OpenO&amp;M</w:t>
        </w:r>
        <w:proofErr w:type="spellEnd"/>
        <w:r w:rsidRPr="00591163">
          <w:t xml:space="preserve"> Defined Properties in Appendix A</w:t>
        </w:r>
        <w:r>
          <w:t>.</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7CD1" w:rsidRDefault="004F7CD1" w:rsidP="001A0BA9">
    <w:pPr>
      <w:pStyle w:val="Header"/>
      <w:tabs>
        <w:tab w:val="clear" w:pos="4320"/>
        <w:tab w:val="clear" w:pos="8640"/>
      </w:tabs>
    </w:pPr>
    <w:proofErr w:type="spellStart"/>
    <w:r>
      <w:t>OpenO&amp;M</w:t>
    </w:r>
    <w:proofErr w:type="spellEnd"/>
    <w:r>
      <w:t xml:space="preserve"> Common Interoperability Registry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1pt;height:11.1pt" o:bullet="t">
        <v:imagedata r:id="rId1" o:title="msoC6"/>
      </v:shape>
    </w:pict>
  </w:numPicBullet>
  <w:abstractNum w:abstractNumId="0">
    <w:nsid w:val="FFFFFF7C"/>
    <w:multiLevelType w:val="singleLevel"/>
    <w:tmpl w:val="3A040DB0"/>
    <w:lvl w:ilvl="0">
      <w:start w:val="1"/>
      <w:numFmt w:val="decimal"/>
      <w:lvlText w:val="%1."/>
      <w:lvlJc w:val="left"/>
      <w:pPr>
        <w:tabs>
          <w:tab w:val="num" w:pos="1492"/>
        </w:tabs>
        <w:ind w:left="1492" w:hanging="360"/>
      </w:pPr>
    </w:lvl>
  </w:abstractNum>
  <w:abstractNum w:abstractNumId="1">
    <w:nsid w:val="FFFFFF7D"/>
    <w:multiLevelType w:val="singleLevel"/>
    <w:tmpl w:val="27F8995E"/>
    <w:lvl w:ilvl="0">
      <w:start w:val="1"/>
      <w:numFmt w:val="decimal"/>
      <w:lvlText w:val="%1."/>
      <w:lvlJc w:val="left"/>
      <w:pPr>
        <w:tabs>
          <w:tab w:val="num" w:pos="1209"/>
        </w:tabs>
        <w:ind w:left="1209" w:hanging="360"/>
      </w:pPr>
    </w:lvl>
  </w:abstractNum>
  <w:abstractNum w:abstractNumId="2">
    <w:nsid w:val="FFFFFF7F"/>
    <w:multiLevelType w:val="singleLevel"/>
    <w:tmpl w:val="C854C4B2"/>
    <w:lvl w:ilvl="0">
      <w:start w:val="1"/>
      <w:numFmt w:val="decimal"/>
      <w:lvlText w:val="%1."/>
      <w:lvlJc w:val="left"/>
      <w:pPr>
        <w:tabs>
          <w:tab w:val="num" w:pos="643"/>
        </w:tabs>
        <w:ind w:left="643" w:hanging="360"/>
      </w:pPr>
    </w:lvl>
  </w:abstractNum>
  <w:abstractNum w:abstractNumId="3">
    <w:nsid w:val="FFFFFF80"/>
    <w:multiLevelType w:val="singleLevel"/>
    <w:tmpl w:val="37702BF0"/>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2BD601A8"/>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76AC2F4E"/>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0DD2AFC4"/>
    <w:lvl w:ilvl="0">
      <w:start w:val="1"/>
      <w:numFmt w:val="bullet"/>
      <w:lvlText w:val=""/>
      <w:lvlJc w:val="left"/>
      <w:pPr>
        <w:tabs>
          <w:tab w:val="num" w:pos="643"/>
        </w:tabs>
        <w:ind w:left="643" w:hanging="360"/>
      </w:pPr>
      <w:rPr>
        <w:rFonts w:ascii="Symbol" w:hAnsi="Symbol" w:hint="default"/>
      </w:rPr>
    </w:lvl>
  </w:abstractNum>
  <w:abstractNum w:abstractNumId="7">
    <w:nsid w:val="FFFFFF88"/>
    <w:multiLevelType w:val="singleLevel"/>
    <w:tmpl w:val="7F02D93C"/>
    <w:lvl w:ilvl="0">
      <w:start w:val="1"/>
      <w:numFmt w:val="decimal"/>
      <w:lvlText w:val="%1."/>
      <w:lvlJc w:val="left"/>
      <w:pPr>
        <w:tabs>
          <w:tab w:val="num" w:pos="360"/>
        </w:tabs>
        <w:ind w:left="360" w:hanging="360"/>
      </w:pPr>
    </w:lvl>
  </w:abstractNum>
  <w:abstractNum w:abstractNumId="8">
    <w:nsid w:val="FFFFFF89"/>
    <w:multiLevelType w:val="singleLevel"/>
    <w:tmpl w:val="02C46C28"/>
    <w:lvl w:ilvl="0">
      <w:start w:val="1"/>
      <w:numFmt w:val="bullet"/>
      <w:lvlText w:val=""/>
      <w:lvlJc w:val="left"/>
      <w:pPr>
        <w:tabs>
          <w:tab w:val="num" w:pos="360"/>
        </w:tabs>
        <w:ind w:left="360" w:hanging="360"/>
      </w:pPr>
      <w:rPr>
        <w:rFonts w:ascii="Symbol" w:hAnsi="Symbol" w:hint="default"/>
      </w:rPr>
    </w:lvl>
  </w:abstractNum>
  <w:abstractNum w:abstractNumId="9">
    <w:nsid w:val="034345E0"/>
    <w:multiLevelType w:val="hybridMultilevel"/>
    <w:tmpl w:val="E0D83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3BC78D3"/>
    <w:multiLevelType w:val="hybridMultilevel"/>
    <w:tmpl w:val="15781F76"/>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42D708A"/>
    <w:multiLevelType w:val="hybridMultilevel"/>
    <w:tmpl w:val="60168F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16322BD3"/>
    <w:multiLevelType w:val="hybridMultilevel"/>
    <w:tmpl w:val="DCB82A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nsid w:val="1951638A"/>
    <w:multiLevelType w:val="hybridMultilevel"/>
    <w:tmpl w:val="FABC834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197B4A0C"/>
    <w:multiLevelType w:val="hybridMultilevel"/>
    <w:tmpl w:val="C1906B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1BB75FA8"/>
    <w:multiLevelType w:val="hybridMultilevel"/>
    <w:tmpl w:val="00C4DB7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FD14FF8"/>
    <w:multiLevelType w:val="hybridMultilevel"/>
    <w:tmpl w:val="E7E289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25915925"/>
    <w:multiLevelType w:val="hybridMultilevel"/>
    <w:tmpl w:val="11740994"/>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9">
    <w:nsid w:val="2D555F42"/>
    <w:multiLevelType w:val="hybridMultilevel"/>
    <w:tmpl w:val="719ABE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31844DA5"/>
    <w:multiLevelType w:val="hybridMultilevel"/>
    <w:tmpl w:val="12B27D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2CA3893"/>
    <w:multiLevelType w:val="hybridMultilevel"/>
    <w:tmpl w:val="555073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nsid w:val="3AAC2852"/>
    <w:multiLevelType w:val="hybridMultilevel"/>
    <w:tmpl w:val="340C0964"/>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43D57347"/>
    <w:multiLevelType w:val="multilevel"/>
    <w:tmpl w:val="88FC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E90874"/>
    <w:multiLevelType w:val="hybridMultilevel"/>
    <w:tmpl w:val="17965D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FA5004C"/>
    <w:multiLevelType w:val="hybridMultilevel"/>
    <w:tmpl w:val="4864B8B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nsid w:val="64B8279E"/>
    <w:multiLevelType w:val="hybridMultilevel"/>
    <w:tmpl w:val="47366628"/>
    <w:lvl w:ilvl="0" w:tplc="04090005">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nsid w:val="6A9650CA"/>
    <w:multiLevelType w:val="multilevel"/>
    <w:tmpl w:val="9B02379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6C024E8B"/>
    <w:multiLevelType w:val="hybridMultilevel"/>
    <w:tmpl w:val="FA0C24B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70262E8B"/>
    <w:multiLevelType w:val="hybridMultilevel"/>
    <w:tmpl w:val="AA9A53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0C804F5"/>
    <w:multiLevelType w:val="hybridMultilevel"/>
    <w:tmpl w:val="DB62D8B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764802B4"/>
    <w:multiLevelType w:val="hybridMultilevel"/>
    <w:tmpl w:val="814E08EA"/>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1"/>
  </w:num>
  <w:num w:numId="2">
    <w:abstractNumId w:val="27"/>
  </w:num>
  <w:num w:numId="3">
    <w:abstractNumId w:val="18"/>
  </w:num>
  <w:num w:numId="4">
    <w:abstractNumId w:val="29"/>
  </w:num>
  <w:num w:numId="5">
    <w:abstractNumId w:val="9"/>
  </w:num>
  <w:num w:numId="6">
    <w:abstractNumId w:val="23"/>
  </w:num>
  <w:num w:numId="7">
    <w:abstractNumId w:val="13"/>
  </w:num>
  <w:num w:numId="8">
    <w:abstractNumId w:val="20"/>
  </w:num>
  <w:num w:numId="9">
    <w:abstractNumId w:val="19"/>
  </w:num>
  <w:num w:numId="10">
    <w:abstractNumId w:val="16"/>
  </w:num>
  <w:num w:numId="11">
    <w:abstractNumId w:val="12"/>
  </w:num>
  <w:num w:numId="12">
    <w:abstractNumId w:val="25"/>
  </w:num>
  <w:num w:numId="13">
    <w:abstractNumId w:val="26"/>
  </w:num>
  <w:num w:numId="14">
    <w:abstractNumId w:val="22"/>
  </w:num>
  <w:num w:numId="15">
    <w:abstractNumId w:val="15"/>
  </w:num>
  <w:num w:numId="16">
    <w:abstractNumId w:val="10"/>
  </w:num>
  <w:num w:numId="17">
    <w:abstractNumId w:val="21"/>
  </w:num>
  <w:num w:numId="18">
    <w:abstractNumId w:val="14"/>
  </w:num>
  <w:num w:numId="19">
    <w:abstractNumId w:val="11"/>
  </w:num>
  <w:num w:numId="20">
    <w:abstractNumId w:val="30"/>
  </w:num>
  <w:num w:numId="21">
    <w:abstractNumId w:val="28"/>
  </w:num>
  <w:num w:numId="22">
    <w:abstractNumId w:val="8"/>
  </w:num>
  <w:num w:numId="23">
    <w:abstractNumId w:val="6"/>
  </w:num>
  <w:num w:numId="24">
    <w:abstractNumId w:val="5"/>
  </w:num>
  <w:num w:numId="25">
    <w:abstractNumId w:val="4"/>
  </w:num>
  <w:num w:numId="26">
    <w:abstractNumId w:val="3"/>
  </w:num>
  <w:num w:numId="27">
    <w:abstractNumId w:val="7"/>
  </w:num>
  <w:num w:numId="28">
    <w:abstractNumId w:val="2"/>
  </w:num>
  <w:num w:numId="29">
    <w:abstractNumId w:val="1"/>
  </w:num>
  <w:num w:numId="30">
    <w:abstractNumId w:val="0"/>
  </w:num>
  <w:num w:numId="31">
    <w:abstractNumId w:val="1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0D2"/>
    <w:rsid w:val="0000224D"/>
    <w:rsid w:val="000033C4"/>
    <w:rsid w:val="00021B11"/>
    <w:rsid w:val="00025359"/>
    <w:rsid w:val="000306E5"/>
    <w:rsid w:val="000314C9"/>
    <w:rsid w:val="00034D71"/>
    <w:rsid w:val="0003781C"/>
    <w:rsid w:val="00041538"/>
    <w:rsid w:val="00041D9C"/>
    <w:rsid w:val="00052A55"/>
    <w:rsid w:val="00053FBD"/>
    <w:rsid w:val="0005526D"/>
    <w:rsid w:val="0006324F"/>
    <w:rsid w:val="0006594E"/>
    <w:rsid w:val="00072E2D"/>
    <w:rsid w:val="00086650"/>
    <w:rsid w:val="00087381"/>
    <w:rsid w:val="000876EE"/>
    <w:rsid w:val="00090650"/>
    <w:rsid w:val="000B3BF8"/>
    <w:rsid w:val="000C7E73"/>
    <w:rsid w:val="000D25A2"/>
    <w:rsid w:val="000D3D6A"/>
    <w:rsid w:val="000D52D4"/>
    <w:rsid w:val="000E4193"/>
    <w:rsid w:val="000E44A9"/>
    <w:rsid w:val="000E63C8"/>
    <w:rsid w:val="000F0C42"/>
    <w:rsid w:val="000F3DD5"/>
    <w:rsid w:val="000F614E"/>
    <w:rsid w:val="00100EF1"/>
    <w:rsid w:val="0010218B"/>
    <w:rsid w:val="001073C3"/>
    <w:rsid w:val="0012306F"/>
    <w:rsid w:val="00125305"/>
    <w:rsid w:val="001359FA"/>
    <w:rsid w:val="0014020E"/>
    <w:rsid w:val="00146D85"/>
    <w:rsid w:val="0015068D"/>
    <w:rsid w:val="001565F5"/>
    <w:rsid w:val="001653D6"/>
    <w:rsid w:val="00170435"/>
    <w:rsid w:val="00176174"/>
    <w:rsid w:val="001825E4"/>
    <w:rsid w:val="001848C1"/>
    <w:rsid w:val="00191AC3"/>
    <w:rsid w:val="00197C19"/>
    <w:rsid w:val="001A0BA9"/>
    <w:rsid w:val="001B5721"/>
    <w:rsid w:val="001C5476"/>
    <w:rsid w:val="001C707C"/>
    <w:rsid w:val="001C7242"/>
    <w:rsid w:val="001D05F9"/>
    <w:rsid w:val="001D344F"/>
    <w:rsid w:val="001E0F34"/>
    <w:rsid w:val="002027F4"/>
    <w:rsid w:val="002178A2"/>
    <w:rsid w:val="00217EFE"/>
    <w:rsid w:val="00222822"/>
    <w:rsid w:val="0022692E"/>
    <w:rsid w:val="00226F55"/>
    <w:rsid w:val="00226FD3"/>
    <w:rsid w:val="00227E2F"/>
    <w:rsid w:val="002318C0"/>
    <w:rsid w:val="00241911"/>
    <w:rsid w:val="00246C65"/>
    <w:rsid w:val="00246D76"/>
    <w:rsid w:val="0025000F"/>
    <w:rsid w:val="00252587"/>
    <w:rsid w:val="0025262E"/>
    <w:rsid w:val="002726E8"/>
    <w:rsid w:val="00272E8F"/>
    <w:rsid w:val="0027453A"/>
    <w:rsid w:val="00277C7C"/>
    <w:rsid w:val="00283E18"/>
    <w:rsid w:val="0029293E"/>
    <w:rsid w:val="002A4A9D"/>
    <w:rsid w:val="002A5454"/>
    <w:rsid w:val="002B4D11"/>
    <w:rsid w:val="002C1EFF"/>
    <w:rsid w:val="002D1EE0"/>
    <w:rsid w:val="002E1F02"/>
    <w:rsid w:val="002E2C2F"/>
    <w:rsid w:val="003220F8"/>
    <w:rsid w:val="0032218D"/>
    <w:rsid w:val="00324918"/>
    <w:rsid w:val="00327228"/>
    <w:rsid w:val="003310D0"/>
    <w:rsid w:val="00344329"/>
    <w:rsid w:val="00353584"/>
    <w:rsid w:val="003576B7"/>
    <w:rsid w:val="00364CC5"/>
    <w:rsid w:val="0037002D"/>
    <w:rsid w:val="00372D2F"/>
    <w:rsid w:val="003739CA"/>
    <w:rsid w:val="00380FE3"/>
    <w:rsid w:val="003950D2"/>
    <w:rsid w:val="00395C43"/>
    <w:rsid w:val="003A26BB"/>
    <w:rsid w:val="003B3797"/>
    <w:rsid w:val="003C4BC9"/>
    <w:rsid w:val="003D2CB3"/>
    <w:rsid w:val="003E0DC6"/>
    <w:rsid w:val="003E2AC1"/>
    <w:rsid w:val="003E3EFC"/>
    <w:rsid w:val="00403761"/>
    <w:rsid w:val="00415361"/>
    <w:rsid w:val="00416985"/>
    <w:rsid w:val="0042723C"/>
    <w:rsid w:val="00430D33"/>
    <w:rsid w:val="00433869"/>
    <w:rsid w:val="004355D6"/>
    <w:rsid w:val="004424B3"/>
    <w:rsid w:val="004429EA"/>
    <w:rsid w:val="00444524"/>
    <w:rsid w:val="00444C6C"/>
    <w:rsid w:val="00447778"/>
    <w:rsid w:val="00467E83"/>
    <w:rsid w:val="0047106C"/>
    <w:rsid w:val="00471FF5"/>
    <w:rsid w:val="00475B30"/>
    <w:rsid w:val="004842A5"/>
    <w:rsid w:val="00485A8E"/>
    <w:rsid w:val="00487C0F"/>
    <w:rsid w:val="004A21A5"/>
    <w:rsid w:val="004A24A2"/>
    <w:rsid w:val="004B1BAE"/>
    <w:rsid w:val="004B1EFE"/>
    <w:rsid w:val="004C26DC"/>
    <w:rsid w:val="004C3885"/>
    <w:rsid w:val="004D1B33"/>
    <w:rsid w:val="004D6AB7"/>
    <w:rsid w:val="004E0284"/>
    <w:rsid w:val="004E2826"/>
    <w:rsid w:val="004E3A78"/>
    <w:rsid w:val="004E5403"/>
    <w:rsid w:val="004F215F"/>
    <w:rsid w:val="004F7CD1"/>
    <w:rsid w:val="004F7D49"/>
    <w:rsid w:val="00517FCF"/>
    <w:rsid w:val="00521A14"/>
    <w:rsid w:val="00524D99"/>
    <w:rsid w:val="005250E0"/>
    <w:rsid w:val="005415AF"/>
    <w:rsid w:val="00556A99"/>
    <w:rsid w:val="00574F5B"/>
    <w:rsid w:val="00585ECE"/>
    <w:rsid w:val="00587F13"/>
    <w:rsid w:val="00591163"/>
    <w:rsid w:val="00592645"/>
    <w:rsid w:val="0059544D"/>
    <w:rsid w:val="00595B57"/>
    <w:rsid w:val="005B1880"/>
    <w:rsid w:val="005B451A"/>
    <w:rsid w:val="005B5313"/>
    <w:rsid w:val="005C33F9"/>
    <w:rsid w:val="005C37EF"/>
    <w:rsid w:val="005C640D"/>
    <w:rsid w:val="005C7DB1"/>
    <w:rsid w:val="005D3BF4"/>
    <w:rsid w:val="005D3E5C"/>
    <w:rsid w:val="005F47CD"/>
    <w:rsid w:val="00604747"/>
    <w:rsid w:val="006058E5"/>
    <w:rsid w:val="00606FAA"/>
    <w:rsid w:val="0061176C"/>
    <w:rsid w:val="00624800"/>
    <w:rsid w:val="0062619F"/>
    <w:rsid w:val="00633E66"/>
    <w:rsid w:val="00635D39"/>
    <w:rsid w:val="00641976"/>
    <w:rsid w:val="00647EA9"/>
    <w:rsid w:val="0068474F"/>
    <w:rsid w:val="00684A99"/>
    <w:rsid w:val="00687C89"/>
    <w:rsid w:val="006949A4"/>
    <w:rsid w:val="006A26B8"/>
    <w:rsid w:val="006B4DA5"/>
    <w:rsid w:val="006C1299"/>
    <w:rsid w:val="006C298F"/>
    <w:rsid w:val="006C3B14"/>
    <w:rsid w:val="006D2ADB"/>
    <w:rsid w:val="006D5A69"/>
    <w:rsid w:val="006D6CFD"/>
    <w:rsid w:val="006E24A5"/>
    <w:rsid w:val="006E7018"/>
    <w:rsid w:val="006E73D3"/>
    <w:rsid w:val="006F792E"/>
    <w:rsid w:val="00701DA5"/>
    <w:rsid w:val="00703947"/>
    <w:rsid w:val="007063A1"/>
    <w:rsid w:val="00712895"/>
    <w:rsid w:val="0071635F"/>
    <w:rsid w:val="00716A84"/>
    <w:rsid w:val="00717136"/>
    <w:rsid w:val="0072296A"/>
    <w:rsid w:val="007233FD"/>
    <w:rsid w:val="00742BDB"/>
    <w:rsid w:val="00743522"/>
    <w:rsid w:val="00752C41"/>
    <w:rsid w:val="0077401D"/>
    <w:rsid w:val="00775093"/>
    <w:rsid w:val="00776D90"/>
    <w:rsid w:val="00780749"/>
    <w:rsid w:val="00783207"/>
    <w:rsid w:val="00783A53"/>
    <w:rsid w:val="00792F04"/>
    <w:rsid w:val="00794EDA"/>
    <w:rsid w:val="007A4D8A"/>
    <w:rsid w:val="007B2F43"/>
    <w:rsid w:val="007C109B"/>
    <w:rsid w:val="007C1254"/>
    <w:rsid w:val="007D03F8"/>
    <w:rsid w:val="007D3984"/>
    <w:rsid w:val="007E1383"/>
    <w:rsid w:val="007E16A1"/>
    <w:rsid w:val="007E1A5A"/>
    <w:rsid w:val="00806160"/>
    <w:rsid w:val="00806CE9"/>
    <w:rsid w:val="00825EBD"/>
    <w:rsid w:val="00837E46"/>
    <w:rsid w:val="00855366"/>
    <w:rsid w:val="0085618A"/>
    <w:rsid w:val="00885B3A"/>
    <w:rsid w:val="00887CB1"/>
    <w:rsid w:val="00895841"/>
    <w:rsid w:val="008A1145"/>
    <w:rsid w:val="008A4AE8"/>
    <w:rsid w:val="008B296C"/>
    <w:rsid w:val="008B6018"/>
    <w:rsid w:val="008B66E7"/>
    <w:rsid w:val="008C7739"/>
    <w:rsid w:val="008D4AFF"/>
    <w:rsid w:val="008E4DAF"/>
    <w:rsid w:val="008F11EC"/>
    <w:rsid w:val="008F2D6F"/>
    <w:rsid w:val="0090051F"/>
    <w:rsid w:val="009149CB"/>
    <w:rsid w:val="0091757E"/>
    <w:rsid w:val="00925F56"/>
    <w:rsid w:val="00927365"/>
    <w:rsid w:val="00930ABB"/>
    <w:rsid w:val="00932FB0"/>
    <w:rsid w:val="00941405"/>
    <w:rsid w:val="0094719C"/>
    <w:rsid w:val="00951373"/>
    <w:rsid w:val="009515D1"/>
    <w:rsid w:val="00954EAF"/>
    <w:rsid w:val="00964BA9"/>
    <w:rsid w:val="0098065A"/>
    <w:rsid w:val="00991274"/>
    <w:rsid w:val="00992281"/>
    <w:rsid w:val="009A2B6D"/>
    <w:rsid w:val="009B0AE7"/>
    <w:rsid w:val="009B7A4C"/>
    <w:rsid w:val="009C05C7"/>
    <w:rsid w:val="009C24F0"/>
    <w:rsid w:val="009C5498"/>
    <w:rsid w:val="009D3CA6"/>
    <w:rsid w:val="009D4A86"/>
    <w:rsid w:val="009D4CF6"/>
    <w:rsid w:val="009D75D6"/>
    <w:rsid w:val="009E0F54"/>
    <w:rsid w:val="009E565D"/>
    <w:rsid w:val="009E6976"/>
    <w:rsid w:val="009F5951"/>
    <w:rsid w:val="00A24EAB"/>
    <w:rsid w:val="00A25D56"/>
    <w:rsid w:val="00A302BF"/>
    <w:rsid w:val="00A32473"/>
    <w:rsid w:val="00A3780C"/>
    <w:rsid w:val="00A4614B"/>
    <w:rsid w:val="00A570F7"/>
    <w:rsid w:val="00A67E31"/>
    <w:rsid w:val="00A717C8"/>
    <w:rsid w:val="00A81367"/>
    <w:rsid w:val="00A85CA8"/>
    <w:rsid w:val="00A925C1"/>
    <w:rsid w:val="00A93298"/>
    <w:rsid w:val="00A94A0C"/>
    <w:rsid w:val="00A97BE0"/>
    <w:rsid w:val="00AA0181"/>
    <w:rsid w:val="00AA580C"/>
    <w:rsid w:val="00AA62C1"/>
    <w:rsid w:val="00AB2091"/>
    <w:rsid w:val="00AB39E3"/>
    <w:rsid w:val="00AC1BEE"/>
    <w:rsid w:val="00AD39C5"/>
    <w:rsid w:val="00AE4E52"/>
    <w:rsid w:val="00AF447D"/>
    <w:rsid w:val="00AF6281"/>
    <w:rsid w:val="00B15356"/>
    <w:rsid w:val="00B22B76"/>
    <w:rsid w:val="00B40128"/>
    <w:rsid w:val="00B57C58"/>
    <w:rsid w:val="00B70707"/>
    <w:rsid w:val="00B70C54"/>
    <w:rsid w:val="00B75BED"/>
    <w:rsid w:val="00B760B0"/>
    <w:rsid w:val="00B861E0"/>
    <w:rsid w:val="00B87DA4"/>
    <w:rsid w:val="00B900BC"/>
    <w:rsid w:val="00B924D8"/>
    <w:rsid w:val="00BB1A58"/>
    <w:rsid w:val="00BB333A"/>
    <w:rsid w:val="00BB4166"/>
    <w:rsid w:val="00BC1064"/>
    <w:rsid w:val="00BC5948"/>
    <w:rsid w:val="00BC5DB9"/>
    <w:rsid w:val="00BC5FC2"/>
    <w:rsid w:val="00C02368"/>
    <w:rsid w:val="00C02D9D"/>
    <w:rsid w:val="00C046BB"/>
    <w:rsid w:val="00C0474C"/>
    <w:rsid w:val="00C049C1"/>
    <w:rsid w:val="00C074D2"/>
    <w:rsid w:val="00C15D86"/>
    <w:rsid w:val="00C20988"/>
    <w:rsid w:val="00C22E55"/>
    <w:rsid w:val="00C32150"/>
    <w:rsid w:val="00C54569"/>
    <w:rsid w:val="00C6385F"/>
    <w:rsid w:val="00C67B1A"/>
    <w:rsid w:val="00C774DA"/>
    <w:rsid w:val="00C80354"/>
    <w:rsid w:val="00C81944"/>
    <w:rsid w:val="00C91168"/>
    <w:rsid w:val="00CA3682"/>
    <w:rsid w:val="00CA66A5"/>
    <w:rsid w:val="00CA6BBC"/>
    <w:rsid w:val="00CB1FC7"/>
    <w:rsid w:val="00CB2F39"/>
    <w:rsid w:val="00CB4C58"/>
    <w:rsid w:val="00CB5C3C"/>
    <w:rsid w:val="00CB69BC"/>
    <w:rsid w:val="00CD0782"/>
    <w:rsid w:val="00CD10CD"/>
    <w:rsid w:val="00CD267D"/>
    <w:rsid w:val="00CE7B1D"/>
    <w:rsid w:val="00CF1F13"/>
    <w:rsid w:val="00CF5E22"/>
    <w:rsid w:val="00CF63E9"/>
    <w:rsid w:val="00D043F5"/>
    <w:rsid w:val="00D2007B"/>
    <w:rsid w:val="00D21F97"/>
    <w:rsid w:val="00D26D4E"/>
    <w:rsid w:val="00D3073F"/>
    <w:rsid w:val="00D37DEE"/>
    <w:rsid w:val="00D4018E"/>
    <w:rsid w:val="00D4063F"/>
    <w:rsid w:val="00D43317"/>
    <w:rsid w:val="00D540C9"/>
    <w:rsid w:val="00D56AC3"/>
    <w:rsid w:val="00D622CC"/>
    <w:rsid w:val="00D738EC"/>
    <w:rsid w:val="00D75CAE"/>
    <w:rsid w:val="00D81805"/>
    <w:rsid w:val="00D854A2"/>
    <w:rsid w:val="00D86BF4"/>
    <w:rsid w:val="00D90103"/>
    <w:rsid w:val="00D919AC"/>
    <w:rsid w:val="00D95BAD"/>
    <w:rsid w:val="00DA32DE"/>
    <w:rsid w:val="00DB1351"/>
    <w:rsid w:val="00DB28C7"/>
    <w:rsid w:val="00DB5707"/>
    <w:rsid w:val="00DC6D83"/>
    <w:rsid w:val="00DC7219"/>
    <w:rsid w:val="00DD2641"/>
    <w:rsid w:val="00DF444E"/>
    <w:rsid w:val="00E005C6"/>
    <w:rsid w:val="00E0426B"/>
    <w:rsid w:val="00E05D43"/>
    <w:rsid w:val="00E05EF4"/>
    <w:rsid w:val="00E17E81"/>
    <w:rsid w:val="00E20EFD"/>
    <w:rsid w:val="00E21139"/>
    <w:rsid w:val="00E2258D"/>
    <w:rsid w:val="00E340FB"/>
    <w:rsid w:val="00E41FA3"/>
    <w:rsid w:val="00E61796"/>
    <w:rsid w:val="00E64F9F"/>
    <w:rsid w:val="00E674C5"/>
    <w:rsid w:val="00E80120"/>
    <w:rsid w:val="00E835EF"/>
    <w:rsid w:val="00E91295"/>
    <w:rsid w:val="00EA0E84"/>
    <w:rsid w:val="00EB0717"/>
    <w:rsid w:val="00EC4808"/>
    <w:rsid w:val="00ED3627"/>
    <w:rsid w:val="00ED5ADB"/>
    <w:rsid w:val="00ED637C"/>
    <w:rsid w:val="00ED68DD"/>
    <w:rsid w:val="00EE2C8C"/>
    <w:rsid w:val="00EE7D55"/>
    <w:rsid w:val="00EF4909"/>
    <w:rsid w:val="00F02170"/>
    <w:rsid w:val="00F02950"/>
    <w:rsid w:val="00F07C65"/>
    <w:rsid w:val="00F146C7"/>
    <w:rsid w:val="00F222B8"/>
    <w:rsid w:val="00F23978"/>
    <w:rsid w:val="00F268D8"/>
    <w:rsid w:val="00F26F99"/>
    <w:rsid w:val="00F37392"/>
    <w:rsid w:val="00F402A0"/>
    <w:rsid w:val="00F5314C"/>
    <w:rsid w:val="00F5342C"/>
    <w:rsid w:val="00F563C8"/>
    <w:rsid w:val="00F64D16"/>
    <w:rsid w:val="00F6694A"/>
    <w:rsid w:val="00F753D1"/>
    <w:rsid w:val="00F77401"/>
    <w:rsid w:val="00F8503F"/>
    <w:rsid w:val="00F92ABA"/>
    <w:rsid w:val="00F94DE0"/>
    <w:rsid w:val="00F96AD0"/>
    <w:rsid w:val="00FA66CA"/>
    <w:rsid w:val="00FB0F0A"/>
    <w:rsid w:val="00FB1B81"/>
    <w:rsid w:val="00FB32F2"/>
    <w:rsid w:val="00FB4CEE"/>
    <w:rsid w:val="00FE156C"/>
    <w:rsid w:val="00FF214C"/>
    <w:rsid w:val="00FF4C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FF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07B"/>
    <w:pPr>
      <w:spacing w:before="60" w:after="60"/>
      <w:jc w:val="both"/>
    </w:pPr>
    <w:rPr>
      <w:sz w:val="22"/>
      <w:szCs w:val="24"/>
    </w:rPr>
  </w:style>
  <w:style w:type="paragraph" w:styleId="Heading1">
    <w:name w:val="heading 1"/>
    <w:basedOn w:val="Normal"/>
    <w:next w:val="Normal"/>
    <w:qFormat/>
    <w:rsid w:val="00B40128"/>
    <w:pPr>
      <w:keepNext/>
      <w:numPr>
        <w:numId w:val="2"/>
      </w:numPr>
      <w:spacing w:before="240"/>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2"/>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2"/>
      </w:numPr>
      <w:spacing w:before="240"/>
      <w:outlineLvl w:val="2"/>
    </w:pPr>
    <w:rPr>
      <w:rFonts w:ascii="Arial" w:hAnsi="Arial" w:cs="Arial"/>
      <w:b/>
      <w:bCs/>
      <w:sz w:val="26"/>
      <w:szCs w:val="26"/>
    </w:rPr>
  </w:style>
  <w:style w:type="paragraph" w:styleId="Heading4">
    <w:name w:val="heading 4"/>
    <w:basedOn w:val="Normal"/>
    <w:next w:val="Normal"/>
    <w:qFormat/>
    <w:rsid w:val="00170435"/>
    <w:pPr>
      <w:keepNext/>
      <w:numPr>
        <w:ilvl w:val="3"/>
        <w:numId w:val="2"/>
      </w:numPr>
      <w:spacing w:before="240"/>
      <w:outlineLvl w:val="3"/>
    </w:pPr>
    <w:rPr>
      <w:b/>
      <w:bCs/>
      <w:sz w:val="28"/>
      <w:szCs w:val="28"/>
    </w:rPr>
  </w:style>
  <w:style w:type="paragraph" w:styleId="Heading5">
    <w:name w:val="heading 5"/>
    <w:basedOn w:val="Normal"/>
    <w:next w:val="Normal"/>
    <w:qFormat/>
    <w:rsid w:val="00170435"/>
    <w:pPr>
      <w:numPr>
        <w:ilvl w:val="4"/>
        <w:numId w:val="2"/>
      </w:numPr>
      <w:spacing w:before="240"/>
      <w:outlineLvl w:val="4"/>
    </w:pPr>
    <w:rPr>
      <w:b/>
      <w:bCs/>
      <w:i/>
      <w:iCs/>
      <w:sz w:val="26"/>
      <w:szCs w:val="26"/>
    </w:rPr>
  </w:style>
  <w:style w:type="paragraph" w:styleId="Heading6">
    <w:name w:val="heading 6"/>
    <w:basedOn w:val="Normal"/>
    <w:next w:val="Normal"/>
    <w:qFormat/>
    <w:rsid w:val="00170435"/>
    <w:pPr>
      <w:numPr>
        <w:ilvl w:val="5"/>
        <w:numId w:val="2"/>
      </w:numPr>
      <w:spacing w:before="240"/>
      <w:outlineLvl w:val="5"/>
    </w:pPr>
    <w:rPr>
      <w:b/>
      <w:bCs/>
      <w:szCs w:val="22"/>
    </w:rPr>
  </w:style>
  <w:style w:type="paragraph" w:styleId="Heading7">
    <w:name w:val="heading 7"/>
    <w:basedOn w:val="Normal"/>
    <w:next w:val="Normal"/>
    <w:qFormat/>
    <w:rsid w:val="00170435"/>
    <w:pPr>
      <w:numPr>
        <w:ilvl w:val="6"/>
        <w:numId w:val="2"/>
      </w:numPr>
      <w:spacing w:before="240"/>
      <w:outlineLvl w:val="6"/>
    </w:pPr>
    <w:rPr>
      <w:sz w:val="24"/>
    </w:rPr>
  </w:style>
  <w:style w:type="paragraph" w:styleId="Heading8">
    <w:name w:val="heading 8"/>
    <w:basedOn w:val="Normal"/>
    <w:next w:val="Normal"/>
    <w:qFormat/>
    <w:rsid w:val="00170435"/>
    <w:pPr>
      <w:numPr>
        <w:ilvl w:val="7"/>
        <w:numId w:val="2"/>
      </w:numPr>
      <w:spacing w:before="240"/>
      <w:outlineLvl w:val="7"/>
    </w:pPr>
    <w:rPr>
      <w:i/>
      <w:iCs/>
      <w:sz w:val="24"/>
    </w:rPr>
  </w:style>
  <w:style w:type="paragraph" w:styleId="Heading9">
    <w:name w:val="heading 9"/>
    <w:basedOn w:val="Normal"/>
    <w:next w:val="Normal"/>
    <w:qFormat/>
    <w:rsid w:val="00170435"/>
    <w:pPr>
      <w:numPr>
        <w:ilvl w:val="8"/>
        <w:numId w:val="2"/>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D3BF4"/>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b/>
        <w:color w:val="FFFFFF" w:themeColor="background1"/>
      </w:rPr>
      <w:tblPr/>
      <w:tcPr>
        <w:shd w:val="clear" w:color="auto" w:fill="595959" w:themeFill="text1" w:themeFillTint="A6"/>
      </w:tcPr>
    </w:tblStyle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BC5948"/>
    <w:rPr>
      <w:rFonts w:ascii="Tahoma" w:hAnsi="Tahoma" w:cs="Tahoma"/>
      <w:sz w:val="24"/>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F5314C"/>
    <w:pPr>
      <w:pBdr>
        <w:bottom w:val="single" w:sz="8" w:space="1" w:color="auto"/>
      </w:pBdr>
      <w:tabs>
        <w:tab w:val="center" w:pos="4320"/>
        <w:tab w:val="right" w:pos="8640"/>
      </w:tabs>
      <w:jc w:val="center"/>
    </w:pPr>
    <w:rPr>
      <w:sz w:val="18"/>
    </w:rPr>
  </w:style>
  <w:style w:type="paragraph" w:styleId="Footer">
    <w:name w:val="footer"/>
    <w:basedOn w:val="Normal"/>
    <w:rsid w:val="00F5314C"/>
    <w:pPr>
      <w:pBdr>
        <w:top w:val="single" w:sz="8" w:space="1" w:color="auto"/>
      </w:pBdr>
      <w:tabs>
        <w:tab w:val="center" w:pos="4320"/>
        <w:tab w:val="right" w:pos="8640"/>
      </w:tabs>
    </w:pPr>
    <w:rPr>
      <w:sz w:val="18"/>
    </w:rPr>
  </w:style>
  <w:style w:type="character" w:styleId="PageNumber">
    <w:name w:val="page number"/>
    <w:basedOn w:val="DefaultParagraphFont"/>
    <w:rsid w:val="005F47CD"/>
  </w:style>
  <w:style w:type="paragraph" w:customStyle="1" w:styleId="Schema">
    <w:name w:val="Schema"/>
    <w:basedOn w:val="Normal"/>
    <w:rsid w:val="001C7242"/>
    <w:pPr>
      <w:spacing w:before="0" w:after="0"/>
      <w:jc w:val="left"/>
    </w:pPr>
    <w:rPr>
      <w:rFonts w:ascii="Courier New" w:hAnsi="Courier New" w:cs="Courier New"/>
      <w:sz w:val="18"/>
      <w:szCs w:val="18"/>
    </w:r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customStyle="1" w:styleId="PARAGRAPH">
    <w:name w:val="PARAGRAPH"/>
    <w:link w:val="PARAGRAPHChar"/>
    <w:rsid w:val="00AD39C5"/>
    <w:pPr>
      <w:snapToGrid w:val="0"/>
      <w:spacing w:before="100" w:after="200"/>
      <w:jc w:val="both"/>
    </w:pPr>
    <w:rPr>
      <w:rFonts w:ascii="Arial" w:hAnsi="Arial" w:cs="Arial"/>
      <w:spacing w:val="8"/>
      <w:lang w:val="en-GB" w:eastAsia="zh-CN"/>
    </w:rPr>
  </w:style>
  <w:style w:type="paragraph" w:customStyle="1" w:styleId="NOTE0">
    <w:name w:val="NOTE"/>
    <w:basedOn w:val="PARAGRAPH"/>
    <w:link w:val="NOTEChar"/>
    <w:rsid w:val="0090051F"/>
    <w:pPr>
      <w:pBdr>
        <w:top w:val="single" w:sz="4" w:space="1" w:color="808080"/>
        <w:left w:val="single" w:sz="4" w:space="4" w:color="808080"/>
        <w:bottom w:val="single" w:sz="4" w:space="1" w:color="808080"/>
        <w:right w:val="single" w:sz="4" w:space="4" w:color="808080"/>
      </w:pBdr>
      <w:spacing w:before="0" w:after="100"/>
      <w:ind w:left="864" w:hanging="864"/>
    </w:pPr>
    <w:rPr>
      <w:szCs w:val="16"/>
    </w:rPr>
  </w:style>
  <w:style w:type="paragraph" w:styleId="ListNumber3">
    <w:name w:val="List Number 3"/>
    <w:basedOn w:val="List3"/>
    <w:rsid w:val="00AD39C5"/>
    <w:pPr>
      <w:numPr>
        <w:numId w:val="3"/>
      </w:numPr>
      <w:tabs>
        <w:tab w:val="clear" w:pos="720"/>
        <w:tab w:val="left" w:pos="1021"/>
      </w:tabs>
      <w:snapToGrid w:val="0"/>
      <w:spacing w:before="0" w:after="100"/>
      <w:ind w:left="1020" w:hanging="340"/>
    </w:pPr>
    <w:rPr>
      <w:rFonts w:ascii="Arial" w:hAnsi="Arial" w:cs="Arial"/>
      <w:spacing w:val="8"/>
      <w:sz w:val="20"/>
      <w:szCs w:val="20"/>
      <w:lang w:val="en-GB" w:eastAsia="zh-CN"/>
    </w:rPr>
  </w:style>
  <w:style w:type="character" w:customStyle="1" w:styleId="PARAGRAPHChar">
    <w:name w:val="PARAGRAPH Char"/>
    <w:basedOn w:val="DefaultParagraphFont"/>
    <w:link w:val="PARAGRAPH"/>
    <w:rsid w:val="00AD39C5"/>
    <w:rPr>
      <w:rFonts w:ascii="Arial" w:hAnsi="Arial" w:cs="Arial"/>
      <w:spacing w:val="8"/>
      <w:lang w:val="en-GB" w:eastAsia="zh-CN" w:bidi="ar-SA"/>
    </w:rPr>
  </w:style>
  <w:style w:type="character" w:customStyle="1" w:styleId="NOTEChar">
    <w:name w:val="NOTE Char"/>
    <w:basedOn w:val="PARAGRAPHChar"/>
    <w:link w:val="NOTE0"/>
    <w:rsid w:val="0090051F"/>
    <w:rPr>
      <w:rFonts w:ascii="Arial" w:hAnsi="Arial" w:cs="Arial"/>
      <w:spacing w:val="8"/>
      <w:szCs w:val="16"/>
      <w:lang w:val="en-GB" w:eastAsia="zh-CN" w:bidi="ar-SA"/>
    </w:rPr>
  </w:style>
  <w:style w:type="paragraph" w:styleId="List3">
    <w:name w:val="List 3"/>
    <w:basedOn w:val="Normal"/>
    <w:rsid w:val="00AD39C5"/>
    <w:pPr>
      <w:ind w:left="1080" w:hanging="360"/>
    </w:pPr>
  </w:style>
  <w:style w:type="paragraph" w:styleId="NormalWeb">
    <w:name w:val="Normal (Web)"/>
    <w:basedOn w:val="Normal"/>
    <w:uiPriority w:val="99"/>
    <w:rsid w:val="008D4AFF"/>
    <w:pPr>
      <w:spacing w:before="100" w:beforeAutospacing="1" w:after="100" w:afterAutospacing="1"/>
      <w:jc w:val="left"/>
    </w:pPr>
    <w:rPr>
      <w:rFonts w:eastAsia="MS Mincho"/>
      <w:sz w:val="24"/>
      <w:lang w:eastAsia="ja-JP"/>
    </w:rPr>
  </w:style>
  <w:style w:type="character" w:customStyle="1" w:styleId="klink">
    <w:name w:val="klink"/>
    <w:basedOn w:val="DefaultParagraphFont"/>
    <w:rsid w:val="008D4AFF"/>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TOC4">
    <w:name w:val="toc 4"/>
    <w:basedOn w:val="Normal"/>
    <w:next w:val="Normal"/>
    <w:autoRedefine/>
    <w:semiHidden/>
    <w:rsid w:val="009D4A86"/>
    <w:pPr>
      <w:spacing w:before="0" w:after="0"/>
      <w:ind w:left="720"/>
      <w:jc w:val="left"/>
    </w:pPr>
    <w:rPr>
      <w:rFonts w:eastAsia="MS Mincho"/>
      <w:sz w:val="24"/>
      <w:lang w:eastAsia="ja-JP"/>
    </w:rPr>
  </w:style>
  <w:style w:type="paragraph" w:styleId="TOC5">
    <w:name w:val="toc 5"/>
    <w:basedOn w:val="Normal"/>
    <w:next w:val="Normal"/>
    <w:autoRedefine/>
    <w:semiHidden/>
    <w:rsid w:val="009D4A86"/>
    <w:pPr>
      <w:spacing w:before="0" w:after="0"/>
      <w:ind w:left="960"/>
      <w:jc w:val="left"/>
    </w:pPr>
    <w:rPr>
      <w:rFonts w:eastAsia="MS Mincho"/>
      <w:sz w:val="24"/>
      <w:lang w:eastAsia="ja-JP"/>
    </w:rPr>
  </w:style>
  <w:style w:type="paragraph" w:styleId="TOC6">
    <w:name w:val="toc 6"/>
    <w:basedOn w:val="Normal"/>
    <w:next w:val="Normal"/>
    <w:autoRedefine/>
    <w:semiHidden/>
    <w:rsid w:val="009D4A86"/>
    <w:pPr>
      <w:spacing w:before="0" w:after="0"/>
      <w:ind w:left="1200"/>
      <w:jc w:val="left"/>
    </w:pPr>
    <w:rPr>
      <w:rFonts w:eastAsia="MS Mincho"/>
      <w:sz w:val="24"/>
      <w:lang w:eastAsia="ja-JP"/>
    </w:rPr>
  </w:style>
  <w:style w:type="paragraph" w:styleId="TOC7">
    <w:name w:val="toc 7"/>
    <w:basedOn w:val="Normal"/>
    <w:next w:val="Normal"/>
    <w:autoRedefine/>
    <w:semiHidden/>
    <w:rsid w:val="009D4A86"/>
    <w:pPr>
      <w:spacing w:before="0" w:after="0"/>
      <w:ind w:left="1440"/>
      <w:jc w:val="left"/>
    </w:pPr>
    <w:rPr>
      <w:rFonts w:eastAsia="MS Mincho"/>
      <w:sz w:val="24"/>
      <w:lang w:eastAsia="ja-JP"/>
    </w:rPr>
  </w:style>
  <w:style w:type="paragraph" w:styleId="TOC8">
    <w:name w:val="toc 8"/>
    <w:basedOn w:val="Normal"/>
    <w:next w:val="Normal"/>
    <w:autoRedefine/>
    <w:semiHidden/>
    <w:rsid w:val="009D4A86"/>
    <w:pPr>
      <w:spacing w:before="0" w:after="0"/>
      <w:ind w:left="1680"/>
      <w:jc w:val="left"/>
    </w:pPr>
    <w:rPr>
      <w:rFonts w:eastAsia="MS Mincho"/>
      <w:sz w:val="24"/>
      <w:lang w:eastAsia="ja-JP"/>
    </w:rPr>
  </w:style>
  <w:style w:type="paragraph" w:styleId="TOC9">
    <w:name w:val="toc 9"/>
    <w:basedOn w:val="Normal"/>
    <w:next w:val="Normal"/>
    <w:autoRedefine/>
    <w:semiHidden/>
    <w:rsid w:val="009D4A86"/>
    <w:pPr>
      <w:spacing w:before="0" w:after="0"/>
      <w:ind w:left="1920"/>
      <w:jc w:val="left"/>
    </w:pPr>
    <w:rPr>
      <w:rFonts w:eastAsia="MS Mincho"/>
      <w:sz w:val="24"/>
      <w:lang w:eastAsia="ja-JP"/>
    </w:rPr>
  </w:style>
  <w:style w:type="paragraph" w:customStyle="1" w:styleId="XML">
    <w:name w:val="XML"/>
    <w:basedOn w:val="Normal"/>
    <w:rsid w:val="00E0426B"/>
    <w:pPr>
      <w:tabs>
        <w:tab w:val="left" w:pos="360"/>
        <w:tab w:val="left" w:pos="720"/>
        <w:tab w:val="left" w:pos="1440"/>
        <w:tab w:val="left" w:pos="2160"/>
        <w:tab w:val="left" w:pos="2520"/>
        <w:tab w:val="left" w:pos="2880"/>
        <w:tab w:val="left" w:pos="3240"/>
        <w:tab w:val="left" w:pos="3600"/>
        <w:tab w:val="left" w:pos="3960"/>
        <w:tab w:val="left" w:pos="4320"/>
        <w:tab w:val="left" w:pos="5760"/>
        <w:tab w:val="left" w:pos="6480"/>
        <w:tab w:val="left" w:pos="7200"/>
        <w:tab w:val="left" w:pos="7920"/>
        <w:tab w:val="left" w:pos="8640"/>
        <w:tab w:val="left" w:pos="9360"/>
      </w:tabs>
      <w:spacing w:before="0" w:after="0"/>
      <w:jc w:val="left"/>
    </w:pPr>
    <w:rPr>
      <w:rFonts w:ascii="Courier New" w:hAnsi="Courier New" w:cs="Courier New"/>
      <w:sz w:val="14"/>
      <w:szCs w:val="16"/>
    </w:rPr>
  </w:style>
  <w:style w:type="character" w:styleId="CommentReference">
    <w:name w:val="annotation reference"/>
    <w:basedOn w:val="DefaultParagraphFont"/>
    <w:uiPriority w:val="99"/>
    <w:semiHidden/>
    <w:unhideWhenUsed/>
    <w:rsid w:val="001B5721"/>
    <w:rPr>
      <w:sz w:val="16"/>
      <w:szCs w:val="16"/>
    </w:rPr>
  </w:style>
  <w:style w:type="paragraph" w:styleId="CommentText">
    <w:name w:val="annotation text"/>
    <w:basedOn w:val="Normal"/>
    <w:link w:val="CommentTextChar"/>
    <w:uiPriority w:val="99"/>
    <w:unhideWhenUsed/>
    <w:rsid w:val="001B5721"/>
    <w:rPr>
      <w:sz w:val="20"/>
      <w:szCs w:val="20"/>
    </w:rPr>
  </w:style>
  <w:style w:type="character" w:customStyle="1" w:styleId="CommentTextChar">
    <w:name w:val="Comment Text Char"/>
    <w:basedOn w:val="DefaultParagraphFont"/>
    <w:link w:val="CommentText"/>
    <w:uiPriority w:val="99"/>
    <w:rsid w:val="001B5721"/>
  </w:style>
  <w:style w:type="paragraph" w:styleId="CommentSubject">
    <w:name w:val="annotation subject"/>
    <w:basedOn w:val="CommentText"/>
    <w:next w:val="CommentText"/>
    <w:link w:val="CommentSubjectChar"/>
    <w:uiPriority w:val="99"/>
    <w:semiHidden/>
    <w:unhideWhenUsed/>
    <w:rsid w:val="001B5721"/>
    <w:rPr>
      <w:b/>
      <w:bCs/>
    </w:rPr>
  </w:style>
  <w:style w:type="character" w:customStyle="1" w:styleId="CommentSubjectChar">
    <w:name w:val="Comment Subject Char"/>
    <w:basedOn w:val="CommentTextChar"/>
    <w:link w:val="CommentSubject"/>
    <w:uiPriority w:val="99"/>
    <w:semiHidden/>
    <w:rsid w:val="001B5721"/>
    <w:rPr>
      <w:b/>
      <w:bCs/>
    </w:rPr>
  </w:style>
  <w:style w:type="paragraph" w:customStyle="1" w:styleId="Style1">
    <w:name w:val="Style1"/>
    <w:basedOn w:val="Title"/>
    <w:rsid w:val="00776D90"/>
  </w:style>
  <w:style w:type="paragraph" w:styleId="Title">
    <w:name w:val="Title"/>
    <w:basedOn w:val="Normal"/>
    <w:qFormat/>
    <w:rsid w:val="00776D90"/>
    <w:pPr>
      <w:spacing w:before="240"/>
      <w:jc w:val="center"/>
      <w:outlineLvl w:val="0"/>
    </w:pPr>
    <w:rPr>
      <w:rFonts w:ascii="Arial" w:hAnsi="Arial" w:cs="Arial"/>
      <w:b/>
      <w:bCs/>
      <w:kern w:val="28"/>
      <w:sz w:val="32"/>
      <w:szCs w:val="32"/>
    </w:rPr>
  </w:style>
  <w:style w:type="paragraph" w:styleId="ListParagraph">
    <w:name w:val="List Paragraph"/>
    <w:basedOn w:val="Normal"/>
    <w:uiPriority w:val="34"/>
    <w:qFormat/>
    <w:rsid w:val="00471FF5"/>
    <w:pPr>
      <w:ind w:left="720"/>
      <w:contextualSpacing/>
    </w:pPr>
  </w:style>
  <w:style w:type="paragraph" w:styleId="Revision">
    <w:name w:val="Revision"/>
    <w:hidden/>
    <w:uiPriority w:val="99"/>
    <w:semiHidden/>
    <w:rsid w:val="00BC5948"/>
    <w:rPr>
      <w:sz w:val="22"/>
      <w:szCs w:val="24"/>
    </w:rPr>
  </w:style>
  <w:style w:type="paragraph" w:customStyle="1" w:styleId="License">
    <w:name w:val="License"/>
    <w:basedOn w:val="Normal"/>
    <w:rsid w:val="00A97BE0"/>
    <w:pPr>
      <w:spacing w:before="240" w:after="240"/>
    </w:pPr>
    <w:rPr>
      <w:rFonts w:ascii="Arial" w:hAnsi="Arial"/>
      <w:i/>
      <w:sz w:val="20"/>
      <w:szCs w:val="20"/>
    </w:rPr>
  </w:style>
  <w:style w:type="table" w:styleId="LightShading">
    <w:name w:val="Light Shading"/>
    <w:basedOn w:val="TableNormal"/>
    <w:uiPriority w:val="60"/>
    <w:rsid w:val="005D3B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99"/>
    <w:unhideWhenUsed/>
    <w:qFormat/>
    <w:rsid w:val="003739CA"/>
    <w:pPr>
      <w:spacing w:before="120" w:after="120" w:line="264" w:lineRule="auto"/>
    </w:pPr>
    <w:rPr>
      <w:rFonts w:asciiTheme="minorHAnsi" w:eastAsiaTheme="minorEastAsia" w:hAnsiTheme="minorHAnsi" w:cstheme="minorBidi"/>
      <w:szCs w:val="22"/>
      <w:lang w:val="en-AU"/>
    </w:rPr>
  </w:style>
  <w:style w:type="character" w:customStyle="1" w:styleId="BodyTextChar">
    <w:name w:val="Body Text Char"/>
    <w:basedOn w:val="DefaultParagraphFont"/>
    <w:link w:val="BodyText"/>
    <w:uiPriority w:val="99"/>
    <w:rsid w:val="003739CA"/>
    <w:rPr>
      <w:rFonts w:asciiTheme="minorHAnsi" w:eastAsiaTheme="minorEastAsia" w:hAnsiTheme="minorHAnsi" w:cstheme="minorBidi"/>
      <w:sz w:val="22"/>
      <w:szCs w:val="22"/>
      <w:lang w:val="en-AU"/>
    </w:rPr>
  </w:style>
  <w:style w:type="paragraph" w:customStyle="1" w:styleId="Code">
    <w:name w:val="Code"/>
    <w:basedOn w:val="Normal"/>
    <w:link w:val="CodeChar"/>
    <w:qFormat/>
    <w:rsid w:val="00837E46"/>
    <w:rPr>
      <w:rFonts w:ascii="Courier New" w:hAnsi="Courier New"/>
      <w:sz w:val="18"/>
    </w:rPr>
  </w:style>
  <w:style w:type="character" w:customStyle="1" w:styleId="CodeChar">
    <w:name w:val="Code Char"/>
    <w:basedOn w:val="DefaultParagraphFont"/>
    <w:link w:val="Code"/>
    <w:rsid w:val="00837E46"/>
    <w:rPr>
      <w:rFonts w:ascii="Courier New" w:hAnsi="Courier New"/>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84184">
      <w:bodyDiv w:val="1"/>
      <w:marLeft w:val="0"/>
      <w:marRight w:val="0"/>
      <w:marTop w:val="0"/>
      <w:marBottom w:val="0"/>
      <w:divBdr>
        <w:top w:val="none" w:sz="0" w:space="0" w:color="auto"/>
        <w:left w:val="none" w:sz="0" w:space="0" w:color="auto"/>
        <w:bottom w:val="none" w:sz="0" w:space="0" w:color="auto"/>
        <w:right w:val="none" w:sz="0" w:space="0" w:color="auto"/>
      </w:divBdr>
    </w:div>
    <w:div w:id="796459311">
      <w:bodyDiv w:val="1"/>
      <w:marLeft w:val="0"/>
      <w:marRight w:val="0"/>
      <w:marTop w:val="0"/>
      <w:marBottom w:val="0"/>
      <w:divBdr>
        <w:top w:val="none" w:sz="0" w:space="0" w:color="auto"/>
        <w:left w:val="none" w:sz="0" w:space="0" w:color="auto"/>
        <w:bottom w:val="none" w:sz="0" w:space="0" w:color="auto"/>
        <w:right w:val="none" w:sz="0" w:space="0" w:color="auto"/>
      </w:divBdr>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BB358-DD61-44C0-AC7A-AEF4EAB0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Pages>
  <Words>5513</Words>
  <Characters>31425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OpenO&amp;M Common Interoperability Registry</vt:lpstr>
    </vt:vector>
  </TitlesOfParts>
  <Company>BR&amp;L Consulting, Inc.</Company>
  <LinksUpToDate>false</LinksUpToDate>
  <CharactersWithSpaces>36865</CharactersWithSpaces>
  <SharedDoc>false</SharedDoc>
  <HLinks>
    <vt:vector size="240" baseType="variant">
      <vt:variant>
        <vt:i4>1966134</vt:i4>
      </vt:variant>
      <vt:variant>
        <vt:i4>224</vt:i4>
      </vt:variant>
      <vt:variant>
        <vt:i4>0</vt:i4>
      </vt:variant>
      <vt:variant>
        <vt:i4>5</vt:i4>
      </vt:variant>
      <vt:variant>
        <vt:lpwstr/>
      </vt:variant>
      <vt:variant>
        <vt:lpwstr>_Toc244410194</vt:lpwstr>
      </vt:variant>
      <vt:variant>
        <vt:i4>1966134</vt:i4>
      </vt:variant>
      <vt:variant>
        <vt:i4>218</vt:i4>
      </vt:variant>
      <vt:variant>
        <vt:i4>0</vt:i4>
      </vt:variant>
      <vt:variant>
        <vt:i4>5</vt:i4>
      </vt:variant>
      <vt:variant>
        <vt:lpwstr/>
      </vt:variant>
      <vt:variant>
        <vt:lpwstr>_Toc244410193</vt:lpwstr>
      </vt:variant>
      <vt:variant>
        <vt:i4>1966134</vt:i4>
      </vt:variant>
      <vt:variant>
        <vt:i4>212</vt:i4>
      </vt:variant>
      <vt:variant>
        <vt:i4>0</vt:i4>
      </vt:variant>
      <vt:variant>
        <vt:i4>5</vt:i4>
      </vt:variant>
      <vt:variant>
        <vt:lpwstr/>
      </vt:variant>
      <vt:variant>
        <vt:lpwstr>_Toc244410192</vt:lpwstr>
      </vt:variant>
      <vt:variant>
        <vt:i4>1966134</vt:i4>
      </vt:variant>
      <vt:variant>
        <vt:i4>206</vt:i4>
      </vt:variant>
      <vt:variant>
        <vt:i4>0</vt:i4>
      </vt:variant>
      <vt:variant>
        <vt:i4>5</vt:i4>
      </vt:variant>
      <vt:variant>
        <vt:lpwstr/>
      </vt:variant>
      <vt:variant>
        <vt:lpwstr>_Toc244410191</vt:lpwstr>
      </vt:variant>
      <vt:variant>
        <vt:i4>1966134</vt:i4>
      </vt:variant>
      <vt:variant>
        <vt:i4>200</vt:i4>
      </vt:variant>
      <vt:variant>
        <vt:i4>0</vt:i4>
      </vt:variant>
      <vt:variant>
        <vt:i4>5</vt:i4>
      </vt:variant>
      <vt:variant>
        <vt:lpwstr/>
      </vt:variant>
      <vt:variant>
        <vt:lpwstr>_Toc244410190</vt:lpwstr>
      </vt:variant>
      <vt:variant>
        <vt:i4>2031670</vt:i4>
      </vt:variant>
      <vt:variant>
        <vt:i4>194</vt:i4>
      </vt:variant>
      <vt:variant>
        <vt:i4>0</vt:i4>
      </vt:variant>
      <vt:variant>
        <vt:i4>5</vt:i4>
      </vt:variant>
      <vt:variant>
        <vt:lpwstr/>
      </vt:variant>
      <vt:variant>
        <vt:lpwstr>_Toc244410189</vt:lpwstr>
      </vt:variant>
      <vt:variant>
        <vt:i4>2031670</vt:i4>
      </vt:variant>
      <vt:variant>
        <vt:i4>188</vt:i4>
      </vt:variant>
      <vt:variant>
        <vt:i4>0</vt:i4>
      </vt:variant>
      <vt:variant>
        <vt:i4>5</vt:i4>
      </vt:variant>
      <vt:variant>
        <vt:lpwstr/>
      </vt:variant>
      <vt:variant>
        <vt:lpwstr>_Toc244410188</vt:lpwstr>
      </vt:variant>
      <vt:variant>
        <vt:i4>2031670</vt:i4>
      </vt:variant>
      <vt:variant>
        <vt:i4>182</vt:i4>
      </vt:variant>
      <vt:variant>
        <vt:i4>0</vt:i4>
      </vt:variant>
      <vt:variant>
        <vt:i4>5</vt:i4>
      </vt:variant>
      <vt:variant>
        <vt:lpwstr/>
      </vt:variant>
      <vt:variant>
        <vt:lpwstr>_Toc244410187</vt:lpwstr>
      </vt:variant>
      <vt:variant>
        <vt:i4>2031670</vt:i4>
      </vt:variant>
      <vt:variant>
        <vt:i4>176</vt:i4>
      </vt:variant>
      <vt:variant>
        <vt:i4>0</vt:i4>
      </vt:variant>
      <vt:variant>
        <vt:i4>5</vt:i4>
      </vt:variant>
      <vt:variant>
        <vt:lpwstr/>
      </vt:variant>
      <vt:variant>
        <vt:lpwstr>_Toc244410186</vt:lpwstr>
      </vt:variant>
      <vt:variant>
        <vt:i4>2031670</vt:i4>
      </vt:variant>
      <vt:variant>
        <vt:i4>170</vt:i4>
      </vt:variant>
      <vt:variant>
        <vt:i4>0</vt:i4>
      </vt:variant>
      <vt:variant>
        <vt:i4>5</vt:i4>
      </vt:variant>
      <vt:variant>
        <vt:lpwstr/>
      </vt:variant>
      <vt:variant>
        <vt:lpwstr>_Toc244410185</vt:lpwstr>
      </vt:variant>
      <vt:variant>
        <vt:i4>2031670</vt:i4>
      </vt:variant>
      <vt:variant>
        <vt:i4>164</vt:i4>
      </vt:variant>
      <vt:variant>
        <vt:i4>0</vt:i4>
      </vt:variant>
      <vt:variant>
        <vt:i4>5</vt:i4>
      </vt:variant>
      <vt:variant>
        <vt:lpwstr/>
      </vt:variant>
      <vt:variant>
        <vt:lpwstr>_Toc244410184</vt:lpwstr>
      </vt:variant>
      <vt:variant>
        <vt:i4>2031670</vt:i4>
      </vt:variant>
      <vt:variant>
        <vt:i4>158</vt:i4>
      </vt:variant>
      <vt:variant>
        <vt:i4>0</vt:i4>
      </vt:variant>
      <vt:variant>
        <vt:i4>5</vt:i4>
      </vt:variant>
      <vt:variant>
        <vt:lpwstr/>
      </vt:variant>
      <vt:variant>
        <vt:lpwstr>_Toc244410183</vt:lpwstr>
      </vt:variant>
      <vt:variant>
        <vt:i4>2031670</vt:i4>
      </vt:variant>
      <vt:variant>
        <vt:i4>152</vt:i4>
      </vt:variant>
      <vt:variant>
        <vt:i4>0</vt:i4>
      </vt:variant>
      <vt:variant>
        <vt:i4>5</vt:i4>
      </vt:variant>
      <vt:variant>
        <vt:lpwstr/>
      </vt:variant>
      <vt:variant>
        <vt:lpwstr>_Toc244410182</vt:lpwstr>
      </vt:variant>
      <vt:variant>
        <vt:i4>2031670</vt:i4>
      </vt:variant>
      <vt:variant>
        <vt:i4>146</vt:i4>
      </vt:variant>
      <vt:variant>
        <vt:i4>0</vt:i4>
      </vt:variant>
      <vt:variant>
        <vt:i4>5</vt:i4>
      </vt:variant>
      <vt:variant>
        <vt:lpwstr/>
      </vt:variant>
      <vt:variant>
        <vt:lpwstr>_Toc244410181</vt:lpwstr>
      </vt:variant>
      <vt:variant>
        <vt:i4>2031670</vt:i4>
      </vt:variant>
      <vt:variant>
        <vt:i4>140</vt:i4>
      </vt:variant>
      <vt:variant>
        <vt:i4>0</vt:i4>
      </vt:variant>
      <vt:variant>
        <vt:i4>5</vt:i4>
      </vt:variant>
      <vt:variant>
        <vt:lpwstr/>
      </vt:variant>
      <vt:variant>
        <vt:lpwstr>_Toc244410180</vt:lpwstr>
      </vt:variant>
      <vt:variant>
        <vt:i4>1048630</vt:i4>
      </vt:variant>
      <vt:variant>
        <vt:i4>134</vt:i4>
      </vt:variant>
      <vt:variant>
        <vt:i4>0</vt:i4>
      </vt:variant>
      <vt:variant>
        <vt:i4>5</vt:i4>
      </vt:variant>
      <vt:variant>
        <vt:lpwstr/>
      </vt:variant>
      <vt:variant>
        <vt:lpwstr>_Toc244410179</vt:lpwstr>
      </vt:variant>
      <vt:variant>
        <vt:i4>1048630</vt:i4>
      </vt:variant>
      <vt:variant>
        <vt:i4>128</vt:i4>
      </vt:variant>
      <vt:variant>
        <vt:i4>0</vt:i4>
      </vt:variant>
      <vt:variant>
        <vt:i4>5</vt:i4>
      </vt:variant>
      <vt:variant>
        <vt:lpwstr/>
      </vt:variant>
      <vt:variant>
        <vt:lpwstr>_Toc244410178</vt:lpwstr>
      </vt:variant>
      <vt:variant>
        <vt:i4>1048630</vt:i4>
      </vt:variant>
      <vt:variant>
        <vt:i4>122</vt:i4>
      </vt:variant>
      <vt:variant>
        <vt:i4>0</vt:i4>
      </vt:variant>
      <vt:variant>
        <vt:i4>5</vt:i4>
      </vt:variant>
      <vt:variant>
        <vt:lpwstr/>
      </vt:variant>
      <vt:variant>
        <vt:lpwstr>_Toc244410177</vt:lpwstr>
      </vt:variant>
      <vt:variant>
        <vt:i4>1048630</vt:i4>
      </vt:variant>
      <vt:variant>
        <vt:i4>116</vt:i4>
      </vt:variant>
      <vt:variant>
        <vt:i4>0</vt:i4>
      </vt:variant>
      <vt:variant>
        <vt:i4>5</vt:i4>
      </vt:variant>
      <vt:variant>
        <vt:lpwstr/>
      </vt:variant>
      <vt:variant>
        <vt:lpwstr>_Toc244410176</vt:lpwstr>
      </vt:variant>
      <vt:variant>
        <vt:i4>1048630</vt:i4>
      </vt:variant>
      <vt:variant>
        <vt:i4>110</vt:i4>
      </vt:variant>
      <vt:variant>
        <vt:i4>0</vt:i4>
      </vt:variant>
      <vt:variant>
        <vt:i4>5</vt:i4>
      </vt:variant>
      <vt:variant>
        <vt:lpwstr/>
      </vt:variant>
      <vt:variant>
        <vt:lpwstr>_Toc244410175</vt:lpwstr>
      </vt:variant>
      <vt:variant>
        <vt:i4>1048630</vt:i4>
      </vt:variant>
      <vt:variant>
        <vt:i4>104</vt:i4>
      </vt:variant>
      <vt:variant>
        <vt:i4>0</vt:i4>
      </vt:variant>
      <vt:variant>
        <vt:i4>5</vt:i4>
      </vt:variant>
      <vt:variant>
        <vt:lpwstr/>
      </vt:variant>
      <vt:variant>
        <vt:lpwstr>_Toc244410174</vt:lpwstr>
      </vt:variant>
      <vt:variant>
        <vt:i4>1048630</vt:i4>
      </vt:variant>
      <vt:variant>
        <vt:i4>98</vt:i4>
      </vt:variant>
      <vt:variant>
        <vt:i4>0</vt:i4>
      </vt:variant>
      <vt:variant>
        <vt:i4>5</vt:i4>
      </vt:variant>
      <vt:variant>
        <vt:lpwstr/>
      </vt:variant>
      <vt:variant>
        <vt:lpwstr>_Toc244410173</vt:lpwstr>
      </vt:variant>
      <vt:variant>
        <vt:i4>1048630</vt:i4>
      </vt:variant>
      <vt:variant>
        <vt:i4>92</vt:i4>
      </vt:variant>
      <vt:variant>
        <vt:i4>0</vt:i4>
      </vt:variant>
      <vt:variant>
        <vt:i4>5</vt:i4>
      </vt:variant>
      <vt:variant>
        <vt:lpwstr/>
      </vt:variant>
      <vt:variant>
        <vt:lpwstr>_Toc244410172</vt:lpwstr>
      </vt:variant>
      <vt:variant>
        <vt:i4>1048630</vt:i4>
      </vt:variant>
      <vt:variant>
        <vt:i4>86</vt:i4>
      </vt:variant>
      <vt:variant>
        <vt:i4>0</vt:i4>
      </vt:variant>
      <vt:variant>
        <vt:i4>5</vt:i4>
      </vt:variant>
      <vt:variant>
        <vt:lpwstr/>
      </vt:variant>
      <vt:variant>
        <vt:lpwstr>_Toc244410171</vt:lpwstr>
      </vt:variant>
      <vt:variant>
        <vt:i4>1048630</vt:i4>
      </vt:variant>
      <vt:variant>
        <vt:i4>80</vt:i4>
      </vt:variant>
      <vt:variant>
        <vt:i4>0</vt:i4>
      </vt:variant>
      <vt:variant>
        <vt:i4>5</vt:i4>
      </vt:variant>
      <vt:variant>
        <vt:lpwstr/>
      </vt:variant>
      <vt:variant>
        <vt:lpwstr>_Toc244410170</vt:lpwstr>
      </vt:variant>
      <vt:variant>
        <vt:i4>1114166</vt:i4>
      </vt:variant>
      <vt:variant>
        <vt:i4>74</vt:i4>
      </vt:variant>
      <vt:variant>
        <vt:i4>0</vt:i4>
      </vt:variant>
      <vt:variant>
        <vt:i4>5</vt:i4>
      </vt:variant>
      <vt:variant>
        <vt:lpwstr/>
      </vt:variant>
      <vt:variant>
        <vt:lpwstr>_Toc244410169</vt:lpwstr>
      </vt:variant>
      <vt:variant>
        <vt:i4>1114166</vt:i4>
      </vt:variant>
      <vt:variant>
        <vt:i4>68</vt:i4>
      </vt:variant>
      <vt:variant>
        <vt:i4>0</vt:i4>
      </vt:variant>
      <vt:variant>
        <vt:i4>5</vt:i4>
      </vt:variant>
      <vt:variant>
        <vt:lpwstr/>
      </vt:variant>
      <vt:variant>
        <vt:lpwstr>_Toc244410168</vt:lpwstr>
      </vt:variant>
      <vt:variant>
        <vt:i4>1114166</vt:i4>
      </vt:variant>
      <vt:variant>
        <vt:i4>62</vt:i4>
      </vt:variant>
      <vt:variant>
        <vt:i4>0</vt:i4>
      </vt:variant>
      <vt:variant>
        <vt:i4>5</vt:i4>
      </vt:variant>
      <vt:variant>
        <vt:lpwstr/>
      </vt:variant>
      <vt:variant>
        <vt:lpwstr>_Toc244410167</vt:lpwstr>
      </vt:variant>
      <vt:variant>
        <vt:i4>1114166</vt:i4>
      </vt:variant>
      <vt:variant>
        <vt:i4>56</vt:i4>
      </vt:variant>
      <vt:variant>
        <vt:i4>0</vt:i4>
      </vt:variant>
      <vt:variant>
        <vt:i4>5</vt:i4>
      </vt:variant>
      <vt:variant>
        <vt:lpwstr/>
      </vt:variant>
      <vt:variant>
        <vt:lpwstr>_Toc244410166</vt:lpwstr>
      </vt:variant>
      <vt:variant>
        <vt:i4>1114166</vt:i4>
      </vt:variant>
      <vt:variant>
        <vt:i4>50</vt:i4>
      </vt:variant>
      <vt:variant>
        <vt:i4>0</vt:i4>
      </vt:variant>
      <vt:variant>
        <vt:i4>5</vt:i4>
      </vt:variant>
      <vt:variant>
        <vt:lpwstr/>
      </vt:variant>
      <vt:variant>
        <vt:lpwstr>_Toc244410165</vt:lpwstr>
      </vt:variant>
      <vt:variant>
        <vt:i4>1114166</vt:i4>
      </vt:variant>
      <vt:variant>
        <vt:i4>44</vt:i4>
      </vt:variant>
      <vt:variant>
        <vt:i4>0</vt:i4>
      </vt:variant>
      <vt:variant>
        <vt:i4>5</vt:i4>
      </vt:variant>
      <vt:variant>
        <vt:lpwstr/>
      </vt:variant>
      <vt:variant>
        <vt:lpwstr>_Toc244410164</vt:lpwstr>
      </vt:variant>
      <vt:variant>
        <vt:i4>1114166</vt:i4>
      </vt:variant>
      <vt:variant>
        <vt:i4>38</vt:i4>
      </vt:variant>
      <vt:variant>
        <vt:i4>0</vt:i4>
      </vt:variant>
      <vt:variant>
        <vt:i4>5</vt:i4>
      </vt:variant>
      <vt:variant>
        <vt:lpwstr/>
      </vt:variant>
      <vt:variant>
        <vt:lpwstr>_Toc244410163</vt:lpwstr>
      </vt:variant>
      <vt:variant>
        <vt:i4>1114166</vt:i4>
      </vt:variant>
      <vt:variant>
        <vt:i4>32</vt:i4>
      </vt:variant>
      <vt:variant>
        <vt:i4>0</vt:i4>
      </vt:variant>
      <vt:variant>
        <vt:i4>5</vt:i4>
      </vt:variant>
      <vt:variant>
        <vt:lpwstr/>
      </vt:variant>
      <vt:variant>
        <vt:lpwstr>_Toc244410162</vt:lpwstr>
      </vt:variant>
      <vt:variant>
        <vt:i4>1114166</vt:i4>
      </vt:variant>
      <vt:variant>
        <vt:i4>26</vt:i4>
      </vt:variant>
      <vt:variant>
        <vt:i4>0</vt:i4>
      </vt:variant>
      <vt:variant>
        <vt:i4>5</vt:i4>
      </vt:variant>
      <vt:variant>
        <vt:lpwstr/>
      </vt:variant>
      <vt:variant>
        <vt:lpwstr>_Toc244410161</vt:lpwstr>
      </vt:variant>
      <vt:variant>
        <vt:i4>1114166</vt:i4>
      </vt:variant>
      <vt:variant>
        <vt:i4>20</vt:i4>
      </vt:variant>
      <vt:variant>
        <vt:i4>0</vt:i4>
      </vt:variant>
      <vt:variant>
        <vt:i4>5</vt:i4>
      </vt:variant>
      <vt:variant>
        <vt:lpwstr/>
      </vt:variant>
      <vt:variant>
        <vt:lpwstr>_Toc244410160</vt:lpwstr>
      </vt:variant>
      <vt:variant>
        <vt:i4>1179702</vt:i4>
      </vt:variant>
      <vt:variant>
        <vt:i4>14</vt:i4>
      </vt:variant>
      <vt:variant>
        <vt:i4>0</vt:i4>
      </vt:variant>
      <vt:variant>
        <vt:i4>5</vt:i4>
      </vt:variant>
      <vt:variant>
        <vt:lpwstr/>
      </vt:variant>
      <vt:variant>
        <vt:lpwstr>_Toc244410159</vt:lpwstr>
      </vt:variant>
      <vt:variant>
        <vt:i4>1179702</vt:i4>
      </vt:variant>
      <vt:variant>
        <vt:i4>8</vt:i4>
      </vt:variant>
      <vt:variant>
        <vt:i4>0</vt:i4>
      </vt:variant>
      <vt:variant>
        <vt:i4>5</vt:i4>
      </vt:variant>
      <vt:variant>
        <vt:lpwstr/>
      </vt:variant>
      <vt:variant>
        <vt:lpwstr>_Toc244410158</vt:lpwstr>
      </vt:variant>
      <vt:variant>
        <vt:i4>1179702</vt:i4>
      </vt:variant>
      <vt:variant>
        <vt:i4>2</vt:i4>
      </vt:variant>
      <vt:variant>
        <vt:i4>0</vt:i4>
      </vt:variant>
      <vt:variant>
        <vt:i4>5</vt:i4>
      </vt:variant>
      <vt:variant>
        <vt:lpwstr/>
      </vt:variant>
      <vt:variant>
        <vt:lpwstr>_Toc244410157</vt:lpwstr>
      </vt:variant>
      <vt:variant>
        <vt:i4>65538</vt:i4>
      </vt:variant>
      <vt:variant>
        <vt:i4>3</vt:i4>
      </vt:variant>
      <vt:variant>
        <vt:i4>0</vt:i4>
      </vt:variant>
      <vt:variant>
        <vt:i4>5</vt:i4>
      </vt:variant>
      <vt:variant>
        <vt:lpwstr>http://www.ecma-international.org/publications/files/ecma-st/ECMA-262.pdf</vt:lpwstr>
      </vt:variant>
      <vt:variant>
        <vt:lpwstr/>
      </vt:variant>
      <vt:variant>
        <vt:i4>196629</vt:i4>
      </vt:variant>
      <vt:variant>
        <vt:i4>0</vt:i4>
      </vt:variant>
      <vt:variant>
        <vt:i4>0</vt:i4>
      </vt:variant>
      <vt:variant>
        <vt:i4>5</vt:i4>
      </vt:variant>
      <vt:variant>
        <vt:lpwstr>http://javascript.crockford.com/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Common Interoperability Registry</dc:title>
  <dc:creator>MIMOSA</dc:creator>
  <cp:lastModifiedBy>Avin Mathew</cp:lastModifiedBy>
  <cp:revision>42</cp:revision>
  <cp:lastPrinted>2011-10-05T03:24:00Z</cp:lastPrinted>
  <dcterms:created xsi:type="dcterms:W3CDTF">2011-08-16T03:04:00Z</dcterms:created>
  <dcterms:modified xsi:type="dcterms:W3CDTF">2012-07-17T04:08:00Z</dcterms:modified>
</cp:coreProperties>
</file>