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0F96DD9F" wp14:editId="29C0DF87">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proofErr w:type="gramStart"/>
      <w:r>
        <w:rPr>
          <w:b/>
          <w:sz w:val="32"/>
          <w:szCs w:val="32"/>
        </w:rPr>
        <w:t>v</w:t>
      </w:r>
      <w:r w:rsidR="00AA62C1">
        <w:rPr>
          <w:b/>
          <w:sz w:val="32"/>
          <w:szCs w:val="32"/>
        </w:rPr>
        <w:t>1.0</w:t>
      </w:r>
      <w:proofErr w:type="gramEnd"/>
      <w:r w:rsidR="00AA62C1">
        <w:rPr>
          <w:b/>
          <w:sz w:val="32"/>
          <w:szCs w:val="32"/>
        </w:rPr>
        <w:t xml:space="preserve"> </w:t>
      </w:r>
      <w:r>
        <w:rPr>
          <w:b/>
          <w:sz w:val="32"/>
          <w:szCs w:val="32"/>
        </w:rPr>
        <w:t>RC</w:t>
      </w:r>
      <w:del w:id="0" w:author="Avin Mathew" w:date="2012-05-16T07:54:00Z">
        <w:r w:rsidR="006F792E" w:rsidDel="0027453A">
          <w:rPr>
            <w:b/>
            <w:sz w:val="32"/>
            <w:szCs w:val="32"/>
          </w:rPr>
          <w:delText>3</w:delText>
        </w:r>
      </w:del>
      <w:ins w:id="1" w:author="Avin Mathew" w:date="2012-05-16T07:54:00Z">
        <w:r w:rsidR="0027453A">
          <w:rPr>
            <w:b/>
            <w:sz w:val="32"/>
            <w:szCs w:val="32"/>
          </w:rPr>
          <w:t>4</w:t>
        </w:r>
      </w:ins>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t>
      </w:r>
      <w:del w:id="2" w:author="Avin Mathew" w:date="2012-05-16T07:55:00Z">
        <w:r w:rsidDel="0027453A">
          <w:delText xml:space="preserve">web </w:delText>
        </w:r>
      </w:del>
      <w:r>
        <w:t xml:space="preserve">services for the registry, and a normative </w:t>
      </w:r>
      <w:r w:rsidR="005C7DB1">
        <w:t>XML</w:t>
      </w:r>
      <w:r w:rsidR="00100EF1">
        <w:t xml:space="preserve"> Schema/WSDL</w:t>
      </w:r>
      <w:r w:rsidR="005C7DB1">
        <w:t xml:space="preserve"> </w:t>
      </w:r>
      <w:r>
        <w:t xml:space="preserve">specification </w:t>
      </w:r>
      <w:ins w:id="3" w:author="Avin Mathew" w:date="2012-05-16T07:55:00Z">
        <w:r w:rsidR="0027453A">
          <w:t xml:space="preserve">as well as a message model </w:t>
        </w:r>
      </w:ins>
      <w:r>
        <w:t xml:space="preserve">for the </w:t>
      </w:r>
      <w:del w:id="4" w:author="Avin Mathew" w:date="2012-05-16T07:55:00Z">
        <w:r w:rsidDel="0027453A">
          <w:delText xml:space="preserve">web </w:delText>
        </w:r>
      </w:del>
      <w:r>
        <w:t>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r w:rsidRPr="009E6976">
        <w:rPr>
          <w:sz w:val="16"/>
          <w:szCs w:val="16"/>
        </w:rPr>
        <w:t>™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r>
        <w:rPr>
          <w:sz w:val="16"/>
          <w:szCs w:val="16"/>
        </w:rPr>
        <w:t>Copyright 201</w:t>
      </w:r>
      <w:del w:id="5" w:author="Avin Mathew" w:date="2012-06-20T10:43:00Z">
        <w:r w:rsidR="00416985" w:rsidDel="00226F55">
          <w:rPr>
            <w:sz w:val="16"/>
            <w:szCs w:val="16"/>
          </w:rPr>
          <w:delText>1</w:delText>
        </w:r>
      </w:del>
      <w:ins w:id="6" w:author="Avin Mathew" w:date="2012-06-20T10:43:00Z">
        <w:r w:rsidR="00226F55">
          <w:rPr>
            <w:sz w:val="16"/>
            <w:szCs w:val="16"/>
          </w:rPr>
          <w:t>2</w:t>
        </w:r>
      </w:ins>
      <w:r w:rsidR="009E6976" w:rsidRPr="009E6976">
        <w:rPr>
          <w:sz w:val="16"/>
          <w:szCs w:val="16"/>
        </w:rPr>
        <w:t>.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proofErr w:type="gramStart"/>
      <w:r w:rsidRPr="00CB18EC">
        <w:t>Copyright © MIMOSA 201</w:t>
      </w:r>
      <w:del w:id="7" w:author="Avin Mathew" w:date="2012-05-16T09:24:00Z">
        <w:r w:rsidRPr="00CB18EC" w:rsidDel="00524D99">
          <w:delText>1</w:delText>
        </w:r>
      </w:del>
      <w:ins w:id="8" w:author="Avin Mathew" w:date="2012-05-16T09:24:00Z">
        <w:r w:rsidR="00524D99">
          <w:t>2</w:t>
        </w:r>
      </w:ins>
      <w:r w:rsidRPr="00CB18EC">
        <w:t>.</w:t>
      </w:r>
      <w:proofErr w:type="gramEnd"/>
      <w:r w:rsidRPr="00CB18EC">
        <w:t xml:space="preserve">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ins w:id="9" w:author="Avin Mathew" w:date="2012-05-16T09:29:00Z">
        <w:r w:rsidR="00524D99">
          <w:t>s</w:t>
        </w:r>
      </w:ins>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D2007B">
      <w:pPr>
        <w:pStyle w:val="Title"/>
        <w:pPrChange w:id="10" w:author="Avin Mathew" w:date="2012-06-22T10:19:00Z">
          <w:pPr>
            <w:jc w:val="center"/>
          </w:pPr>
        </w:pPrChange>
      </w:pPr>
      <w:r>
        <w:br w:type="page"/>
      </w:r>
      <w:r w:rsidR="00941405" w:rsidRPr="00A97BE0">
        <w:lastRenderedPageBreak/>
        <w:t>Table of Contents</w:t>
      </w:r>
    </w:p>
    <w:p w:rsidR="00524D99" w:rsidRDefault="00941405">
      <w:pPr>
        <w:pStyle w:val="TOC1"/>
        <w:tabs>
          <w:tab w:val="left" w:pos="440"/>
          <w:tab w:val="right" w:leader="dot" w:pos="8630"/>
        </w:tabs>
        <w:rPr>
          <w:ins w:id="11" w:author="Avin Mathew" w:date="2012-05-16T09:30:00Z"/>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ins w:id="12" w:author="Avin Mathew" w:date="2012-05-16T09:30:00Z">
        <w:r w:rsidR="00524D99" w:rsidRPr="00CA59A8">
          <w:rPr>
            <w:rStyle w:val="Hyperlink"/>
            <w:noProof/>
          </w:rPr>
          <w:fldChar w:fldCharType="begin"/>
        </w:r>
        <w:r w:rsidR="00524D99" w:rsidRPr="00CA59A8">
          <w:rPr>
            <w:rStyle w:val="Hyperlink"/>
            <w:noProof/>
          </w:rPr>
          <w:instrText xml:space="preserve"> </w:instrText>
        </w:r>
        <w:r w:rsidR="00524D99">
          <w:rPr>
            <w:noProof/>
          </w:rPr>
          <w:instrText>HYPERLINK \l "_Toc324923944"</w:instrText>
        </w:r>
        <w:r w:rsidR="00524D99" w:rsidRPr="00CA59A8">
          <w:rPr>
            <w:rStyle w:val="Hyperlink"/>
            <w:noProof/>
          </w:rPr>
          <w:instrText xml:space="preserve"> </w:instrText>
        </w:r>
        <w:r w:rsidR="00524D99" w:rsidRPr="00CA59A8">
          <w:rPr>
            <w:rStyle w:val="Hyperlink"/>
            <w:noProof/>
          </w:rPr>
          <w:fldChar w:fldCharType="separate"/>
        </w:r>
        <w:r w:rsidR="00524D99" w:rsidRPr="00CA59A8">
          <w:rPr>
            <w:rStyle w:val="Hyperlink"/>
            <w:noProof/>
          </w:rPr>
          <w:t>1</w:t>
        </w:r>
        <w:r w:rsidR="00524D99">
          <w:rPr>
            <w:rFonts w:asciiTheme="minorHAnsi" w:eastAsiaTheme="minorEastAsia" w:hAnsiTheme="minorHAnsi" w:cstheme="minorBidi"/>
            <w:noProof/>
            <w:szCs w:val="22"/>
            <w:lang w:val="en-AU" w:eastAsia="en-AU"/>
          </w:rPr>
          <w:tab/>
        </w:r>
        <w:r w:rsidR="00524D99" w:rsidRPr="00CA59A8">
          <w:rPr>
            <w:rStyle w:val="Hyperlink"/>
            <w:noProof/>
          </w:rPr>
          <w:t>Common Interoperability Registry</w:t>
        </w:r>
        <w:r w:rsidR="00524D99">
          <w:rPr>
            <w:noProof/>
            <w:webHidden/>
          </w:rPr>
          <w:tab/>
        </w:r>
        <w:r w:rsidR="00524D99">
          <w:rPr>
            <w:noProof/>
            <w:webHidden/>
          </w:rPr>
          <w:fldChar w:fldCharType="begin"/>
        </w:r>
        <w:r w:rsidR="00524D99">
          <w:rPr>
            <w:noProof/>
            <w:webHidden/>
          </w:rPr>
          <w:instrText xml:space="preserve"> PAGEREF _Toc324923944 \h </w:instrText>
        </w:r>
      </w:ins>
      <w:r w:rsidR="00524D99">
        <w:rPr>
          <w:noProof/>
          <w:webHidden/>
        </w:rPr>
      </w:r>
      <w:r w:rsidR="00524D99">
        <w:rPr>
          <w:noProof/>
          <w:webHidden/>
        </w:rPr>
        <w:fldChar w:fldCharType="separate"/>
      </w:r>
      <w:ins w:id="13" w:author="Avin Mathew" w:date="2012-05-16T09:30:00Z">
        <w:r w:rsidR="00524D99">
          <w:rPr>
            <w:noProof/>
            <w:webHidden/>
          </w:rPr>
          <w:t>5</w:t>
        </w:r>
        <w:r w:rsidR="00524D99">
          <w:rPr>
            <w:noProof/>
            <w:webHidden/>
          </w:rPr>
          <w:fldChar w:fldCharType="end"/>
        </w:r>
        <w:r w:rsidR="00524D99" w:rsidRPr="00CA59A8">
          <w:rPr>
            <w:rStyle w:val="Hyperlink"/>
            <w:noProof/>
          </w:rPr>
          <w:fldChar w:fldCharType="end"/>
        </w:r>
      </w:ins>
    </w:p>
    <w:p w:rsidR="00524D99" w:rsidRDefault="00524D99">
      <w:pPr>
        <w:pStyle w:val="TOC1"/>
        <w:tabs>
          <w:tab w:val="left" w:pos="440"/>
          <w:tab w:val="right" w:leader="dot" w:pos="8630"/>
        </w:tabs>
        <w:rPr>
          <w:ins w:id="14" w:author="Avin Mathew" w:date="2012-05-16T09:30:00Z"/>
          <w:rFonts w:asciiTheme="minorHAnsi" w:eastAsiaTheme="minorEastAsia" w:hAnsiTheme="minorHAnsi" w:cstheme="minorBidi"/>
          <w:noProof/>
          <w:szCs w:val="22"/>
          <w:lang w:val="en-AU" w:eastAsia="en-AU"/>
        </w:rPr>
      </w:pPr>
      <w:ins w:id="1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"_Toc324923945"</w:instrText>
        </w:r>
        <w:r w:rsidRPr="00CA59A8">
          <w:rPr>
            <w:rStyle w:val="Hyperlink"/>
            <w:noProof/>
          </w:rPr>
          <w:instrText xml:space="preserve"> </w:instrText>
        </w:r>
        <w:r w:rsidRPr="00CA59A8">
          <w:rPr>
            <w:rStyle w:val="Hyperlink"/>
            <w:noProof/>
          </w:rPr>
          <w:fldChar w:fldCharType="separate"/>
        </w:r>
        <w:r w:rsidRPr="00CA59A8">
          <w:rPr>
            <w:rStyle w:val="Hyperlink"/>
            <w:noProof/>
          </w:rPr>
          <w:t>2</w:t>
        </w:r>
        <w:r>
          <w:rPr>
            <w:rFonts w:asciiTheme="minorHAnsi" w:eastAsiaTheme="minorEastAsia" w:hAnsiTheme="minorHAnsi" w:cstheme="minorBidi"/>
            <w:noProof/>
            <w:szCs w:val="22"/>
            <w:lang w:val="en-AU" w:eastAsia="en-AU"/>
          </w:rPr>
          <w:tab/>
        </w:r>
        <w:r w:rsidRPr="00CA59A8">
          <w:rPr>
            <w:rStyle w:val="Hyperlink"/>
            <w:noProof/>
          </w:rPr>
          <w:t>Logical Data Model</w:t>
        </w:r>
        <w:r>
          <w:rPr>
            <w:noProof/>
            <w:webHidden/>
          </w:rPr>
          <w:tab/>
        </w:r>
        <w:r>
          <w:rPr>
            <w:noProof/>
            <w:webHidden/>
          </w:rPr>
          <w:fldChar w:fldCharType="begin"/>
        </w:r>
        <w:r>
          <w:rPr>
            <w:noProof/>
            <w:webHidden/>
          </w:rPr>
          <w:instrText xml:space="preserve"> PAGEREF _Toc324923945 \h </w:instrText>
        </w:r>
      </w:ins>
      <w:r>
        <w:rPr>
          <w:noProof/>
          <w:webHidden/>
        </w:rPr>
      </w:r>
      <w:r>
        <w:rPr>
          <w:noProof/>
          <w:webHidden/>
        </w:rPr>
        <w:fldChar w:fldCharType="separate"/>
      </w:r>
      <w:ins w:id="16"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17" w:author="Avin Mathew" w:date="2012-05-16T09:30:00Z"/>
          <w:rFonts w:asciiTheme="minorHAnsi" w:eastAsiaTheme="minorEastAsia" w:hAnsiTheme="minorHAnsi" w:cstheme="minorBidi"/>
          <w:noProof/>
          <w:szCs w:val="22"/>
          <w:lang w:val="en-AU" w:eastAsia="en-AU"/>
        </w:rPr>
      </w:pPr>
      <w:ins w:id="1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"_Toc324923946"</w:instrText>
        </w:r>
        <w:r w:rsidRPr="00CA59A8">
          <w:rPr>
            <w:rStyle w:val="Hyperlink"/>
            <w:noProof/>
          </w:rPr>
          <w:instrText xml:space="preserve"> </w:instrText>
        </w:r>
        <w:r w:rsidRPr="00CA59A8">
          <w:rPr>
            <w:rStyle w:val="Hyperlink"/>
            <w:noProof/>
          </w:rPr>
          <w:fldChar w:fldCharType="separate"/>
        </w:r>
        <w:r w:rsidRPr="00CA59A8">
          <w:rPr>
            <w:rStyle w:val="Hyperlink"/>
            <w:noProof/>
          </w:rPr>
          <w:t>2.1</w:t>
        </w:r>
        <w:r>
          <w:rPr>
            <w:rFonts w:asciiTheme="minorHAnsi" w:eastAsiaTheme="minorEastAsia" w:hAnsiTheme="minorHAnsi" w:cstheme="minorBidi"/>
            <w:noProof/>
            <w:szCs w:val="22"/>
            <w:lang w:val="en-AU" w:eastAsia="en-AU"/>
          </w:rPr>
          <w:tab/>
        </w:r>
        <w:r w:rsidRPr="00CA59A8">
          <w:rPr>
            <w:rStyle w:val="Hyperlink"/>
            <w:noProof/>
          </w:rPr>
          <w:t>Primitive Data Types</w:t>
        </w:r>
        <w:r>
          <w:rPr>
            <w:noProof/>
            <w:webHidden/>
          </w:rPr>
          <w:tab/>
        </w:r>
        <w:r>
          <w:rPr>
            <w:noProof/>
            <w:webHidden/>
          </w:rPr>
          <w:fldChar w:fldCharType="begin"/>
        </w:r>
        <w:r>
          <w:rPr>
            <w:noProof/>
            <w:webHidden/>
          </w:rPr>
          <w:instrText xml:space="preserve"> PAGEREF _Toc324923946 \h </w:instrText>
        </w:r>
      </w:ins>
      <w:r>
        <w:rPr>
          <w:noProof/>
          <w:webHidden/>
        </w:rPr>
      </w:r>
      <w:r>
        <w:rPr>
          <w:noProof/>
          <w:webHidden/>
        </w:rPr>
        <w:fldChar w:fldCharType="separate"/>
      </w:r>
      <w:ins w:id="19"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20" w:author="Avin Mathew" w:date="2012-05-16T09:30:00Z"/>
          <w:rFonts w:asciiTheme="minorHAnsi" w:eastAsiaTheme="minorEastAsia" w:hAnsiTheme="minorHAnsi" w:cstheme="minorBidi"/>
          <w:noProof/>
          <w:szCs w:val="22"/>
          <w:lang w:val="en-AU" w:eastAsia="en-AU"/>
        </w:rPr>
      </w:pPr>
      <w:ins w:id="2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"_Toc324923947"</w:instrText>
        </w:r>
        <w:r w:rsidRPr="00CA59A8">
          <w:rPr>
            <w:rStyle w:val="Hyperlink"/>
            <w:noProof/>
          </w:rPr>
          <w:instrText xml:space="preserve"> </w:instrText>
        </w:r>
        <w:r w:rsidRPr="00CA59A8">
          <w:rPr>
            <w:rStyle w:val="Hyperlink"/>
            <w:noProof/>
          </w:rPr>
          <w:fldChar w:fldCharType="separate"/>
        </w:r>
        <w:r w:rsidRPr="00CA59A8">
          <w:rPr>
            <w:rStyle w:val="Hyperlink"/>
            <w:noProof/>
          </w:rPr>
          <w:t>2.1.1</w:t>
        </w:r>
        <w:r>
          <w:rPr>
            <w:rFonts w:asciiTheme="minorHAnsi" w:eastAsiaTheme="minorEastAsia" w:hAnsiTheme="minorHAnsi" w:cstheme="minorBidi"/>
            <w:noProof/>
            <w:szCs w:val="22"/>
            <w:lang w:val="en-AU" w:eastAsia="en-AU"/>
          </w:rPr>
          <w:tab/>
        </w:r>
        <w:r w:rsidRPr="00CA59A8">
          <w:rPr>
            <w:rStyle w:val="Hyperlink"/>
            <w:noProof/>
          </w:rPr>
          <w:t>XML Schema Types</w:t>
        </w:r>
        <w:r>
          <w:rPr>
            <w:noProof/>
            <w:webHidden/>
          </w:rPr>
          <w:tab/>
        </w:r>
        <w:r>
          <w:rPr>
            <w:noProof/>
            <w:webHidden/>
          </w:rPr>
          <w:fldChar w:fldCharType="begin"/>
        </w:r>
        <w:r>
          <w:rPr>
            <w:noProof/>
            <w:webHidden/>
          </w:rPr>
          <w:instrText xml:space="preserve"> PAGEREF _Toc324923947 \h </w:instrText>
        </w:r>
      </w:ins>
      <w:r>
        <w:rPr>
          <w:noProof/>
          <w:webHidden/>
        </w:rPr>
      </w:r>
      <w:r>
        <w:rPr>
          <w:noProof/>
          <w:webHidden/>
        </w:rPr>
        <w:fldChar w:fldCharType="separate"/>
      </w:r>
      <w:ins w:id="22"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23" w:author="Avin Mathew" w:date="2012-05-16T09:30:00Z"/>
          <w:rFonts w:asciiTheme="minorHAnsi" w:eastAsiaTheme="minorEastAsia" w:hAnsiTheme="minorHAnsi" w:cstheme="minorBidi"/>
          <w:noProof/>
          <w:szCs w:val="22"/>
          <w:lang w:val="en-AU" w:eastAsia="en-AU"/>
        </w:rPr>
      </w:pPr>
      <w:ins w:id="2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"_Toc324923948"</w:instrText>
        </w:r>
        <w:r w:rsidRPr="00CA59A8">
          <w:rPr>
            <w:rStyle w:val="Hyperlink"/>
            <w:noProof/>
          </w:rPr>
          <w:instrText xml:space="preserve"> </w:instrText>
        </w:r>
        <w:r w:rsidRPr="00CA59A8">
          <w:rPr>
            <w:rStyle w:val="Hyperlink"/>
            <w:noProof/>
          </w:rPr>
          <w:fldChar w:fldCharType="separate"/>
        </w:r>
        <w:r w:rsidRPr="00CA59A8">
          <w:rPr>
            <w:rStyle w:val="Hyperlink"/>
            <w:noProof/>
          </w:rPr>
          <w:t>2.1.2</w:t>
        </w:r>
        <w:r>
          <w:rPr>
            <w:rFonts w:asciiTheme="minorHAnsi" w:eastAsiaTheme="minorEastAsia" w:hAnsiTheme="minorHAnsi" w:cstheme="minorBidi"/>
            <w:noProof/>
            <w:szCs w:val="22"/>
            <w:lang w:val="en-AU" w:eastAsia="en-AU"/>
          </w:rPr>
          <w:tab/>
        </w:r>
        <w:r w:rsidRPr="00CA59A8">
          <w:rPr>
            <w:rStyle w:val="Hyperlink"/>
            <w:noProof/>
          </w:rPr>
          <w:t>Core Component Types</w:t>
        </w:r>
        <w:r>
          <w:rPr>
            <w:noProof/>
            <w:webHidden/>
          </w:rPr>
          <w:tab/>
        </w:r>
        <w:r>
          <w:rPr>
            <w:noProof/>
            <w:webHidden/>
          </w:rPr>
          <w:fldChar w:fldCharType="begin"/>
        </w:r>
        <w:r>
          <w:rPr>
            <w:noProof/>
            <w:webHidden/>
          </w:rPr>
          <w:instrText xml:space="preserve"> PAGEREF _Toc324923948 \h </w:instrText>
        </w:r>
      </w:ins>
      <w:r>
        <w:rPr>
          <w:noProof/>
          <w:webHidden/>
        </w:rPr>
      </w:r>
      <w:r>
        <w:rPr>
          <w:noProof/>
          <w:webHidden/>
        </w:rPr>
        <w:fldChar w:fldCharType="separate"/>
      </w:r>
      <w:ins w:id="25"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26" w:author="Avin Mathew" w:date="2012-05-16T09:30:00Z"/>
          <w:rFonts w:asciiTheme="minorHAnsi" w:eastAsiaTheme="minorEastAsia" w:hAnsiTheme="minorHAnsi" w:cstheme="minorBidi"/>
          <w:noProof/>
          <w:szCs w:val="22"/>
          <w:lang w:val="en-AU" w:eastAsia="en-AU"/>
        </w:rPr>
      </w:pPr>
      <w:ins w:id="2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"_Toc324923949"</w:instrText>
        </w:r>
        <w:r w:rsidRPr="00CA59A8">
          <w:rPr>
            <w:rStyle w:val="Hyperlink"/>
            <w:noProof/>
          </w:rPr>
          <w:instrText xml:space="preserve"> </w:instrText>
        </w:r>
        <w:r w:rsidRPr="00CA59A8">
          <w:rPr>
            <w:rStyle w:val="Hyperlink"/>
            <w:noProof/>
          </w:rPr>
          <w:fldChar w:fldCharType="separate"/>
        </w:r>
        <w:r w:rsidRPr="00CA59A8">
          <w:rPr>
            <w:rStyle w:val="Hyperlink"/>
            <w:noProof/>
          </w:rPr>
          <w:t>2.2</w:t>
        </w:r>
        <w:r>
          <w:rPr>
            <w:rFonts w:asciiTheme="minorHAnsi" w:eastAsiaTheme="minorEastAsia" w:hAnsiTheme="minorHAnsi" w:cstheme="minorBidi"/>
            <w:noProof/>
            <w:szCs w:val="22"/>
            <w:lang w:val="en-AU" w:eastAsia="en-AU"/>
          </w:rPr>
          <w:tab/>
        </w:r>
        <w:r w:rsidRPr="00CA59A8">
          <w:rPr>
            <w:rStyle w:val="Hyperlink"/>
            <w:noProof/>
          </w:rPr>
          <w:t>UML Model</w:t>
        </w:r>
        <w:r>
          <w:rPr>
            <w:noProof/>
            <w:webHidden/>
          </w:rPr>
          <w:tab/>
        </w:r>
        <w:r>
          <w:rPr>
            <w:noProof/>
            <w:webHidden/>
          </w:rPr>
          <w:fldChar w:fldCharType="begin"/>
        </w:r>
        <w:r>
          <w:rPr>
            <w:noProof/>
            <w:webHidden/>
          </w:rPr>
          <w:instrText xml:space="preserve"> PAGEREF _Toc324923949 \h </w:instrText>
        </w:r>
      </w:ins>
      <w:r>
        <w:rPr>
          <w:noProof/>
          <w:webHidden/>
        </w:rPr>
      </w:r>
      <w:r>
        <w:rPr>
          <w:noProof/>
          <w:webHidden/>
        </w:rPr>
        <w:fldChar w:fldCharType="separate"/>
      </w:r>
      <w:ins w:id="28" w:author="Avin Mathew" w:date="2012-05-16T09:30:00Z">
        <w:r>
          <w:rPr>
            <w:noProof/>
            <w:webHidden/>
          </w:rPr>
          <w:t>6</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29" w:author="Avin Mathew" w:date="2012-05-16T09:30:00Z"/>
          <w:rFonts w:asciiTheme="minorHAnsi" w:eastAsiaTheme="minorEastAsia" w:hAnsiTheme="minorHAnsi" w:cstheme="minorBidi"/>
          <w:noProof/>
          <w:szCs w:val="22"/>
          <w:lang w:val="en-AU" w:eastAsia="en-AU"/>
        </w:rPr>
      </w:pPr>
      <w:ins w:id="3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"_Toc324923950"</w:instrText>
        </w:r>
        <w:r w:rsidRPr="00CA59A8">
          <w:rPr>
            <w:rStyle w:val="Hyperlink"/>
            <w:noProof/>
          </w:rPr>
          <w:instrText xml:space="preserve"> </w:instrText>
        </w:r>
        <w:r w:rsidRPr="00CA59A8">
          <w:rPr>
            <w:rStyle w:val="Hyperlink"/>
            <w:noProof/>
          </w:rPr>
          <w:fldChar w:fldCharType="separate"/>
        </w:r>
        <w:r w:rsidRPr="00CA59A8">
          <w:rPr>
            <w:rStyle w:val="Hyperlink"/>
            <w:noProof/>
          </w:rPr>
          <w:t>2.3</w:t>
        </w:r>
        <w:r>
          <w:rPr>
            <w:rFonts w:asciiTheme="minorHAnsi" w:eastAsiaTheme="minorEastAsia" w:hAnsiTheme="minorHAnsi" w:cstheme="minorBidi"/>
            <w:noProof/>
            <w:szCs w:val="22"/>
            <w:lang w:val="en-AU" w:eastAsia="en-AU"/>
          </w:rPr>
          <w:tab/>
        </w:r>
        <w:r w:rsidRPr="00CA59A8">
          <w:rPr>
            <w:rStyle w:val="Hyperlink"/>
            <w:noProof/>
          </w:rPr>
          <w:t>Registry</w:t>
        </w:r>
        <w:r>
          <w:rPr>
            <w:noProof/>
            <w:webHidden/>
          </w:rPr>
          <w:tab/>
        </w:r>
        <w:r>
          <w:rPr>
            <w:noProof/>
            <w:webHidden/>
          </w:rPr>
          <w:fldChar w:fldCharType="begin"/>
        </w:r>
        <w:r>
          <w:rPr>
            <w:noProof/>
            <w:webHidden/>
          </w:rPr>
          <w:instrText xml:space="preserve"> PAGEREF _Toc324923950 \h </w:instrText>
        </w:r>
      </w:ins>
      <w:r>
        <w:rPr>
          <w:noProof/>
          <w:webHidden/>
        </w:rPr>
      </w:r>
      <w:r>
        <w:rPr>
          <w:noProof/>
          <w:webHidden/>
        </w:rPr>
        <w:fldChar w:fldCharType="separate"/>
      </w:r>
      <w:ins w:id="31" w:author="Avin Mathew" w:date="2012-05-16T09:30:00Z">
        <w:r>
          <w:rPr>
            <w:noProof/>
            <w:webHidden/>
          </w:rPr>
          <w:t>6</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32" w:author="Avin Mathew" w:date="2012-05-16T09:30:00Z"/>
          <w:rFonts w:asciiTheme="minorHAnsi" w:eastAsiaTheme="minorEastAsia" w:hAnsiTheme="minorHAnsi" w:cstheme="minorBidi"/>
          <w:noProof/>
          <w:szCs w:val="22"/>
          <w:lang w:val="en-AU" w:eastAsia="en-AU"/>
        </w:rPr>
      </w:pPr>
      <w:ins w:id="3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"_Toc324923951"</w:instrText>
        </w:r>
        <w:r w:rsidRPr="00CA59A8">
          <w:rPr>
            <w:rStyle w:val="Hyperlink"/>
            <w:noProof/>
          </w:rPr>
          <w:instrText xml:space="preserve"> </w:instrText>
        </w:r>
        <w:r w:rsidRPr="00CA59A8">
          <w:rPr>
            <w:rStyle w:val="Hyperlink"/>
            <w:noProof/>
          </w:rPr>
          <w:fldChar w:fldCharType="separate"/>
        </w:r>
        <w:r w:rsidRPr="00CA59A8">
          <w:rPr>
            <w:rStyle w:val="Hyperlink"/>
            <w:noProof/>
          </w:rPr>
          <w:t>2.4</w:t>
        </w:r>
        <w:r>
          <w:rPr>
            <w:rFonts w:asciiTheme="minorHAnsi" w:eastAsiaTheme="minorEastAsia" w:hAnsiTheme="minorHAnsi" w:cstheme="minorBidi"/>
            <w:noProof/>
            <w:szCs w:val="22"/>
            <w:lang w:val="en-AU" w:eastAsia="en-AU"/>
          </w:rPr>
          <w:tab/>
        </w:r>
        <w:r w:rsidRPr="00CA59A8">
          <w:rPr>
            <w:rStyle w:val="Hyperlink"/>
            <w:noProof/>
          </w:rPr>
          <w:t>Category</w:t>
        </w:r>
        <w:r>
          <w:rPr>
            <w:noProof/>
            <w:webHidden/>
          </w:rPr>
          <w:tab/>
        </w:r>
        <w:r>
          <w:rPr>
            <w:noProof/>
            <w:webHidden/>
          </w:rPr>
          <w:fldChar w:fldCharType="begin"/>
        </w:r>
        <w:r>
          <w:rPr>
            <w:noProof/>
            <w:webHidden/>
          </w:rPr>
          <w:instrText xml:space="preserve"> PAGEREF _Toc324923951 \h </w:instrText>
        </w:r>
      </w:ins>
      <w:r>
        <w:rPr>
          <w:noProof/>
          <w:webHidden/>
        </w:rPr>
      </w:r>
      <w:r>
        <w:rPr>
          <w:noProof/>
          <w:webHidden/>
        </w:rPr>
        <w:fldChar w:fldCharType="separate"/>
      </w:r>
      <w:ins w:id="34" w:author="Avin Mathew" w:date="2012-05-16T09:30:00Z">
        <w:r>
          <w:rPr>
            <w:noProof/>
            <w:webHidden/>
          </w:rPr>
          <w:t>7</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35" w:author="Avin Mathew" w:date="2012-05-16T09:30:00Z"/>
          <w:rFonts w:asciiTheme="minorHAnsi" w:eastAsiaTheme="minorEastAsia" w:hAnsiTheme="minorHAnsi" w:cstheme="minorBidi"/>
          <w:noProof/>
          <w:szCs w:val="22"/>
          <w:lang w:val="en-AU" w:eastAsia="en-AU"/>
        </w:rPr>
      </w:pPr>
      <w:ins w:id="3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"_Toc324923952"</w:instrText>
        </w:r>
        <w:r w:rsidRPr="00CA59A8">
          <w:rPr>
            <w:rStyle w:val="Hyperlink"/>
            <w:noProof/>
          </w:rPr>
          <w:instrText xml:space="preserve"> </w:instrText>
        </w:r>
        <w:r w:rsidRPr="00CA59A8">
          <w:rPr>
            <w:rStyle w:val="Hyperlink"/>
            <w:noProof/>
          </w:rPr>
          <w:fldChar w:fldCharType="separate"/>
        </w:r>
        <w:r w:rsidRPr="00CA59A8">
          <w:rPr>
            <w:rStyle w:val="Hyperlink"/>
            <w:noProof/>
          </w:rPr>
          <w:t>2.5</w:t>
        </w:r>
        <w:r>
          <w:rPr>
            <w:rFonts w:asciiTheme="minorHAnsi" w:eastAsiaTheme="minorEastAsia" w:hAnsiTheme="minorHAnsi" w:cstheme="minorBidi"/>
            <w:noProof/>
            <w:szCs w:val="22"/>
            <w:lang w:val="en-AU" w:eastAsia="en-AU"/>
          </w:rPr>
          <w:tab/>
        </w:r>
        <w:r w:rsidRPr="00CA59A8">
          <w:rPr>
            <w:rStyle w:val="Hyperlink"/>
            <w:noProof/>
          </w:rPr>
          <w:t>Entry</w:t>
        </w:r>
        <w:r>
          <w:rPr>
            <w:noProof/>
            <w:webHidden/>
          </w:rPr>
          <w:tab/>
        </w:r>
        <w:r>
          <w:rPr>
            <w:noProof/>
            <w:webHidden/>
          </w:rPr>
          <w:fldChar w:fldCharType="begin"/>
        </w:r>
        <w:r>
          <w:rPr>
            <w:noProof/>
            <w:webHidden/>
          </w:rPr>
          <w:instrText xml:space="preserve"> PAGEREF _Toc324923952 \h </w:instrText>
        </w:r>
      </w:ins>
      <w:r>
        <w:rPr>
          <w:noProof/>
          <w:webHidden/>
        </w:rPr>
      </w:r>
      <w:r>
        <w:rPr>
          <w:noProof/>
          <w:webHidden/>
        </w:rPr>
        <w:fldChar w:fldCharType="separate"/>
      </w:r>
      <w:ins w:id="37" w:author="Avin Mathew" w:date="2012-05-16T09:30:00Z">
        <w:r>
          <w:rPr>
            <w:noProof/>
            <w:webHidden/>
          </w:rPr>
          <w:t>8</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38" w:author="Avin Mathew" w:date="2012-05-16T09:30:00Z"/>
          <w:rFonts w:asciiTheme="minorHAnsi" w:eastAsiaTheme="minorEastAsia" w:hAnsiTheme="minorHAnsi" w:cstheme="minorBidi"/>
          <w:noProof/>
          <w:szCs w:val="22"/>
          <w:lang w:val="en-AU" w:eastAsia="en-AU"/>
        </w:rPr>
      </w:pPr>
      <w:ins w:id="3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"_Toc324923953"</w:instrText>
        </w:r>
        <w:r w:rsidRPr="00CA59A8">
          <w:rPr>
            <w:rStyle w:val="Hyperlink"/>
            <w:noProof/>
          </w:rPr>
          <w:instrText xml:space="preserve"> </w:instrText>
        </w:r>
        <w:r w:rsidRPr="00CA59A8">
          <w:rPr>
            <w:rStyle w:val="Hyperlink"/>
            <w:noProof/>
          </w:rPr>
          <w:fldChar w:fldCharType="separate"/>
        </w:r>
        <w:r w:rsidRPr="00CA59A8">
          <w:rPr>
            <w:rStyle w:val="Hyperlink"/>
            <w:noProof/>
          </w:rPr>
          <w:t>2.6</w:t>
        </w:r>
        <w:r>
          <w:rPr>
            <w:rFonts w:asciiTheme="minorHAnsi" w:eastAsiaTheme="minorEastAsia" w:hAnsiTheme="minorHAnsi" w:cstheme="minorBidi"/>
            <w:noProof/>
            <w:szCs w:val="22"/>
            <w:lang w:val="en-AU" w:eastAsia="en-AU"/>
          </w:rPr>
          <w:tab/>
        </w:r>
        <w:r w:rsidRPr="00CA59A8">
          <w:rPr>
            <w:rStyle w:val="Hyperlink"/>
            <w:noProof/>
          </w:rPr>
          <w:t>Property</w:t>
        </w:r>
        <w:r>
          <w:rPr>
            <w:noProof/>
            <w:webHidden/>
          </w:rPr>
          <w:tab/>
        </w:r>
        <w:r>
          <w:rPr>
            <w:noProof/>
            <w:webHidden/>
          </w:rPr>
          <w:fldChar w:fldCharType="begin"/>
        </w:r>
        <w:r>
          <w:rPr>
            <w:noProof/>
            <w:webHidden/>
          </w:rPr>
          <w:instrText xml:space="preserve"> PAGEREF _Toc324923953 \h </w:instrText>
        </w:r>
      </w:ins>
      <w:r>
        <w:rPr>
          <w:noProof/>
          <w:webHidden/>
        </w:rPr>
      </w:r>
      <w:r>
        <w:rPr>
          <w:noProof/>
          <w:webHidden/>
        </w:rPr>
        <w:fldChar w:fldCharType="separate"/>
      </w:r>
      <w:ins w:id="40" w:author="Avin Mathew" w:date="2012-05-16T09:30:00Z">
        <w:r>
          <w:rPr>
            <w:noProof/>
            <w:webHidden/>
          </w:rPr>
          <w:t>9</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41" w:author="Avin Mathew" w:date="2012-05-16T09:30:00Z"/>
          <w:rFonts w:asciiTheme="minorHAnsi" w:eastAsiaTheme="minorEastAsia" w:hAnsiTheme="minorHAnsi" w:cstheme="minorBidi"/>
          <w:noProof/>
          <w:szCs w:val="22"/>
          <w:lang w:val="en-AU" w:eastAsia="en-AU"/>
        </w:rPr>
      </w:pPr>
      <w:ins w:id="4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"_Toc324923954"</w:instrText>
        </w:r>
        <w:r w:rsidRPr="00CA59A8">
          <w:rPr>
            <w:rStyle w:val="Hyperlink"/>
            <w:noProof/>
          </w:rPr>
          <w:instrText xml:space="preserve"> </w:instrText>
        </w:r>
        <w:r w:rsidRPr="00CA59A8">
          <w:rPr>
            <w:rStyle w:val="Hyperlink"/>
            <w:noProof/>
          </w:rPr>
          <w:fldChar w:fldCharType="separate"/>
        </w:r>
        <w:r w:rsidRPr="00CA59A8">
          <w:rPr>
            <w:rStyle w:val="Hyperlink"/>
            <w:noProof/>
          </w:rPr>
          <w:t>2.7</w:t>
        </w:r>
        <w:r>
          <w:rPr>
            <w:rFonts w:asciiTheme="minorHAnsi" w:eastAsiaTheme="minorEastAsia" w:hAnsiTheme="minorHAnsi" w:cstheme="minorBidi"/>
            <w:noProof/>
            <w:szCs w:val="22"/>
            <w:lang w:val="en-AU" w:eastAsia="en-AU"/>
          </w:rPr>
          <w:tab/>
        </w:r>
        <w:r w:rsidRPr="00CA59A8">
          <w:rPr>
            <w:rStyle w:val="Hyperlink"/>
            <w:noProof/>
          </w:rPr>
          <w:t>PropertyValue</w:t>
        </w:r>
        <w:r>
          <w:rPr>
            <w:noProof/>
            <w:webHidden/>
          </w:rPr>
          <w:tab/>
        </w:r>
        <w:r>
          <w:rPr>
            <w:noProof/>
            <w:webHidden/>
          </w:rPr>
          <w:fldChar w:fldCharType="begin"/>
        </w:r>
        <w:r>
          <w:rPr>
            <w:noProof/>
            <w:webHidden/>
          </w:rPr>
          <w:instrText xml:space="preserve"> PAGEREF _Toc324923954 \h </w:instrText>
        </w:r>
      </w:ins>
      <w:r>
        <w:rPr>
          <w:noProof/>
          <w:webHidden/>
        </w:rPr>
      </w:r>
      <w:r>
        <w:rPr>
          <w:noProof/>
          <w:webHidden/>
        </w:rPr>
        <w:fldChar w:fldCharType="separate"/>
      </w:r>
      <w:ins w:id="43" w:author="Avin Mathew" w:date="2012-05-16T09:30:00Z">
        <w:r>
          <w:rPr>
            <w:noProof/>
            <w:webHidden/>
          </w:rPr>
          <w:t>9</w:t>
        </w:r>
        <w:r>
          <w:rPr>
            <w:noProof/>
            <w:webHidden/>
          </w:rPr>
          <w:fldChar w:fldCharType="end"/>
        </w:r>
        <w:r w:rsidRPr="00CA59A8">
          <w:rPr>
            <w:rStyle w:val="Hyperlink"/>
            <w:noProof/>
          </w:rPr>
          <w:fldChar w:fldCharType="end"/>
        </w:r>
      </w:ins>
    </w:p>
    <w:p w:rsidR="00524D99" w:rsidRDefault="00524D99">
      <w:pPr>
        <w:pStyle w:val="TOC1"/>
        <w:tabs>
          <w:tab w:val="left" w:pos="440"/>
          <w:tab w:val="right" w:leader="dot" w:pos="8630"/>
        </w:tabs>
        <w:rPr>
          <w:ins w:id="44" w:author="Avin Mathew" w:date="2012-05-16T09:30:00Z"/>
          <w:rFonts w:asciiTheme="minorHAnsi" w:eastAsiaTheme="minorEastAsia" w:hAnsiTheme="minorHAnsi" w:cstheme="minorBidi"/>
          <w:noProof/>
          <w:szCs w:val="22"/>
          <w:lang w:val="en-AU" w:eastAsia="en-AU"/>
        </w:rPr>
      </w:pPr>
      <w:ins w:id="4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"_Toc324923955"</w:instrText>
        </w:r>
        <w:r w:rsidRPr="00CA59A8">
          <w:rPr>
            <w:rStyle w:val="Hyperlink"/>
            <w:noProof/>
          </w:rPr>
          <w:instrText xml:space="preserve"> </w:instrText>
        </w:r>
        <w:r w:rsidRPr="00CA59A8">
          <w:rPr>
            <w:rStyle w:val="Hyperlink"/>
            <w:noProof/>
          </w:rPr>
          <w:fldChar w:fldCharType="separate"/>
        </w:r>
        <w:r w:rsidRPr="00CA59A8">
          <w:rPr>
            <w:rStyle w:val="Hyperlink"/>
            <w:noProof/>
          </w:rPr>
          <w:t>3</w:t>
        </w:r>
        <w:r>
          <w:rPr>
            <w:rFonts w:asciiTheme="minorHAnsi" w:eastAsiaTheme="minorEastAsia" w:hAnsiTheme="minorHAnsi" w:cstheme="minorBidi"/>
            <w:noProof/>
            <w:szCs w:val="22"/>
            <w:lang w:val="en-AU" w:eastAsia="en-AU"/>
          </w:rPr>
          <w:tab/>
        </w:r>
        <w:r w:rsidRPr="00CA59A8">
          <w:rPr>
            <w:rStyle w:val="Hyperlink"/>
            <w:noProof/>
          </w:rPr>
          <w:t>Service Definitions</w:t>
        </w:r>
        <w:r>
          <w:rPr>
            <w:noProof/>
            <w:webHidden/>
          </w:rPr>
          <w:tab/>
        </w:r>
        <w:r>
          <w:rPr>
            <w:noProof/>
            <w:webHidden/>
          </w:rPr>
          <w:fldChar w:fldCharType="begin"/>
        </w:r>
        <w:r>
          <w:rPr>
            <w:noProof/>
            <w:webHidden/>
          </w:rPr>
          <w:instrText xml:space="preserve"> PAGEREF _Toc324923955 \h </w:instrText>
        </w:r>
      </w:ins>
      <w:r>
        <w:rPr>
          <w:noProof/>
          <w:webHidden/>
        </w:rPr>
      </w:r>
      <w:r>
        <w:rPr>
          <w:noProof/>
          <w:webHidden/>
        </w:rPr>
        <w:fldChar w:fldCharType="separate"/>
      </w:r>
      <w:ins w:id="46"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47" w:author="Avin Mathew" w:date="2012-05-16T09:30:00Z"/>
          <w:rFonts w:asciiTheme="minorHAnsi" w:eastAsiaTheme="minorEastAsia" w:hAnsiTheme="minorHAnsi" w:cstheme="minorBidi"/>
          <w:noProof/>
          <w:szCs w:val="22"/>
          <w:lang w:val="en-AU" w:eastAsia="en-AU"/>
        </w:rPr>
      </w:pPr>
      <w:ins w:id="4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"_Toc324923956"</w:instrText>
        </w:r>
        <w:r w:rsidRPr="00CA59A8">
          <w:rPr>
            <w:rStyle w:val="Hyperlink"/>
            <w:noProof/>
          </w:rPr>
          <w:instrText xml:space="preserve"> </w:instrText>
        </w:r>
        <w:r w:rsidRPr="00CA59A8">
          <w:rPr>
            <w:rStyle w:val="Hyperlink"/>
            <w:noProof/>
          </w:rPr>
          <w:fldChar w:fldCharType="separate"/>
        </w:r>
        <w:r w:rsidRPr="00CA59A8">
          <w:rPr>
            <w:rStyle w:val="Hyperlink"/>
            <w:noProof/>
          </w:rPr>
          <w:t>3.1</w:t>
        </w:r>
        <w:r>
          <w:rPr>
            <w:rFonts w:asciiTheme="minorHAnsi" w:eastAsiaTheme="minorEastAsia" w:hAnsiTheme="minorHAnsi" w:cstheme="minorBidi"/>
            <w:noProof/>
            <w:szCs w:val="22"/>
            <w:lang w:val="en-AU" w:eastAsia="en-AU"/>
          </w:rPr>
          <w:tab/>
        </w:r>
        <w:r w:rsidRPr="00CA59A8">
          <w:rPr>
            <w:rStyle w:val="Hyperlink"/>
            <w:noProof/>
          </w:rPr>
          <w:t>CIR Command Services</w:t>
        </w:r>
        <w:r>
          <w:rPr>
            <w:noProof/>
            <w:webHidden/>
          </w:rPr>
          <w:tab/>
        </w:r>
        <w:r>
          <w:rPr>
            <w:noProof/>
            <w:webHidden/>
          </w:rPr>
          <w:fldChar w:fldCharType="begin"/>
        </w:r>
        <w:r>
          <w:rPr>
            <w:noProof/>
            <w:webHidden/>
          </w:rPr>
          <w:instrText xml:space="preserve"> PAGEREF _Toc324923956 \h </w:instrText>
        </w:r>
      </w:ins>
      <w:r>
        <w:rPr>
          <w:noProof/>
          <w:webHidden/>
        </w:rPr>
      </w:r>
      <w:r>
        <w:rPr>
          <w:noProof/>
          <w:webHidden/>
        </w:rPr>
        <w:fldChar w:fldCharType="separate"/>
      </w:r>
      <w:ins w:id="49"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0" w:author="Avin Mathew" w:date="2012-05-16T09:30:00Z"/>
          <w:rFonts w:asciiTheme="minorHAnsi" w:eastAsiaTheme="minorEastAsia" w:hAnsiTheme="minorHAnsi" w:cstheme="minorBidi"/>
          <w:noProof/>
          <w:szCs w:val="22"/>
          <w:lang w:val="en-AU" w:eastAsia="en-AU"/>
        </w:rPr>
      </w:pPr>
      <w:ins w:id="5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"_Toc324923957"</w:instrText>
        </w:r>
        <w:r w:rsidRPr="00CA59A8">
          <w:rPr>
            <w:rStyle w:val="Hyperlink"/>
            <w:noProof/>
          </w:rPr>
          <w:instrText xml:space="preserve"> </w:instrText>
        </w:r>
        <w:r w:rsidRPr="00CA59A8">
          <w:rPr>
            <w:rStyle w:val="Hyperlink"/>
            <w:noProof/>
          </w:rPr>
          <w:fldChar w:fldCharType="separate"/>
        </w:r>
        <w:r w:rsidRPr="00CA59A8">
          <w:rPr>
            <w:rStyle w:val="Hyperlink"/>
            <w:noProof/>
          </w:rPr>
          <w:t>3.1.1</w:t>
        </w:r>
        <w:r>
          <w:rPr>
            <w:rFonts w:asciiTheme="minorHAnsi" w:eastAsiaTheme="minorEastAsia" w:hAnsiTheme="minorHAnsi" w:cstheme="minorBidi"/>
            <w:noProof/>
            <w:szCs w:val="22"/>
            <w:lang w:val="en-AU" w:eastAsia="en-AU"/>
          </w:rPr>
          <w:tab/>
        </w:r>
        <w:r w:rsidRPr="00CA59A8">
          <w:rPr>
            <w:rStyle w:val="Hyperlink"/>
            <w:noProof/>
          </w:rPr>
          <w:t>Create Registry</w:t>
        </w:r>
        <w:r>
          <w:rPr>
            <w:noProof/>
            <w:webHidden/>
          </w:rPr>
          <w:tab/>
        </w:r>
        <w:r>
          <w:rPr>
            <w:noProof/>
            <w:webHidden/>
          </w:rPr>
          <w:fldChar w:fldCharType="begin"/>
        </w:r>
        <w:r>
          <w:rPr>
            <w:noProof/>
            <w:webHidden/>
          </w:rPr>
          <w:instrText xml:space="preserve"> PAGEREF _Toc324923957 \h </w:instrText>
        </w:r>
      </w:ins>
      <w:r>
        <w:rPr>
          <w:noProof/>
          <w:webHidden/>
        </w:rPr>
      </w:r>
      <w:r>
        <w:rPr>
          <w:noProof/>
          <w:webHidden/>
        </w:rPr>
        <w:fldChar w:fldCharType="separate"/>
      </w:r>
      <w:ins w:id="52"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3" w:author="Avin Mathew" w:date="2012-05-16T09:30:00Z"/>
          <w:rFonts w:asciiTheme="minorHAnsi" w:eastAsiaTheme="minorEastAsia" w:hAnsiTheme="minorHAnsi" w:cstheme="minorBidi"/>
          <w:noProof/>
          <w:szCs w:val="22"/>
          <w:lang w:val="en-AU" w:eastAsia="en-AU"/>
        </w:rPr>
      </w:pPr>
      <w:ins w:id="5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"_Toc324923958"</w:instrText>
        </w:r>
        <w:r w:rsidRPr="00CA59A8">
          <w:rPr>
            <w:rStyle w:val="Hyperlink"/>
            <w:noProof/>
          </w:rPr>
          <w:instrText xml:space="preserve"> </w:instrText>
        </w:r>
        <w:r w:rsidRPr="00CA59A8">
          <w:rPr>
            <w:rStyle w:val="Hyperlink"/>
            <w:noProof/>
          </w:rPr>
          <w:fldChar w:fldCharType="separate"/>
        </w:r>
        <w:r w:rsidRPr="00CA59A8">
          <w:rPr>
            <w:rStyle w:val="Hyperlink"/>
            <w:noProof/>
          </w:rPr>
          <w:t>3.1.2</w:t>
        </w:r>
        <w:r>
          <w:rPr>
            <w:rFonts w:asciiTheme="minorHAnsi" w:eastAsiaTheme="minorEastAsia" w:hAnsiTheme="minorHAnsi" w:cstheme="minorBidi"/>
            <w:noProof/>
            <w:szCs w:val="22"/>
            <w:lang w:val="en-AU" w:eastAsia="en-AU"/>
          </w:rPr>
          <w:tab/>
        </w:r>
        <w:r w:rsidRPr="00CA59A8">
          <w:rPr>
            <w:rStyle w:val="Hyperlink"/>
            <w:noProof/>
          </w:rPr>
          <w:t>Create Equivalent Entries</w:t>
        </w:r>
        <w:r>
          <w:rPr>
            <w:noProof/>
            <w:webHidden/>
          </w:rPr>
          <w:tab/>
        </w:r>
        <w:r>
          <w:rPr>
            <w:noProof/>
            <w:webHidden/>
          </w:rPr>
          <w:fldChar w:fldCharType="begin"/>
        </w:r>
        <w:r>
          <w:rPr>
            <w:noProof/>
            <w:webHidden/>
          </w:rPr>
          <w:instrText xml:space="preserve"> PAGEREF _Toc324923958 \h </w:instrText>
        </w:r>
      </w:ins>
      <w:r>
        <w:rPr>
          <w:noProof/>
          <w:webHidden/>
        </w:rPr>
      </w:r>
      <w:r>
        <w:rPr>
          <w:noProof/>
          <w:webHidden/>
        </w:rPr>
        <w:fldChar w:fldCharType="separate"/>
      </w:r>
      <w:ins w:id="55"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6" w:author="Avin Mathew" w:date="2012-05-16T09:30:00Z"/>
          <w:rFonts w:asciiTheme="minorHAnsi" w:eastAsiaTheme="minorEastAsia" w:hAnsiTheme="minorHAnsi" w:cstheme="minorBidi"/>
          <w:noProof/>
          <w:szCs w:val="22"/>
          <w:lang w:val="en-AU" w:eastAsia="en-AU"/>
        </w:rPr>
      </w:pPr>
      <w:ins w:id="5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"_Toc324923959"</w:instrText>
        </w:r>
        <w:r w:rsidRPr="00CA59A8">
          <w:rPr>
            <w:rStyle w:val="Hyperlink"/>
            <w:noProof/>
          </w:rPr>
          <w:instrText xml:space="preserve"> </w:instrText>
        </w:r>
        <w:r w:rsidRPr="00CA59A8">
          <w:rPr>
            <w:rStyle w:val="Hyperlink"/>
            <w:noProof/>
          </w:rPr>
          <w:fldChar w:fldCharType="separate"/>
        </w:r>
        <w:r w:rsidRPr="00CA59A8">
          <w:rPr>
            <w:rStyle w:val="Hyperlink"/>
            <w:noProof/>
          </w:rPr>
          <w:t>3.1.3</w:t>
        </w:r>
        <w:r>
          <w:rPr>
            <w:rFonts w:asciiTheme="minorHAnsi" w:eastAsiaTheme="minorEastAsia" w:hAnsiTheme="minorHAnsi" w:cstheme="minorBidi"/>
            <w:noProof/>
            <w:szCs w:val="22"/>
            <w:lang w:val="en-AU" w:eastAsia="en-AU"/>
          </w:rPr>
          <w:tab/>
        </w:r>
        <w:r w:rsidRPr="00CA59A8">
          <w:rPr>
            <w:rStyle w:val="Hyperlink"/>
            <w:noProof/>
          </w:rPr>
          <w:t>Update Registry</w:t>
        </w:r>
        <w:r>
          <w:rPr>
            <w:noProof/>
            <w:webHidden/>
          </w:rPr>
          <w:tab/>
        </w:r>
        <w:r>
          <w:rPr>
            <w:noProof/>
            <w:webHidden/>
          </w:rPr>
          <w:fldChar w:fldCharType="begin"/>
        </w:r>
        <w:r>
          <w:rPr>
            <w:noProof/>
            <w:webHidden/>
          </w:rPr>
          <w:instrText xml:space="preserve"> PAGEREF _Toc324923959 \h </w:instrText>
        </w:r>
      </w:ins>
      <w:r>
        <w:rPr>
          <w:noProof/>
          <w:webHidden/>
        </w:rPr>
      </w:r>
      <w:r>
        <w:rPr>
          <w:noProof/>
          <w:webHidden/>
        </w:rPr>
        <w:fldChar w:fldCharType="separate"/>
      </w:r>
      <w:ins w:id="58" w:author="Avin Mathew" w:date="2012-05-16T09:30:00Z">
        <w:r>
          <w:rPr>
            <w:noProof/>
            <w:webHidden/>
          </w:rPr>
          <w:t>11</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9" w:author="Avin Mathew" w:date="2012-05-16T09:30:00Z"/>
          <w:rFonts w:asciiTheme="minorHAnsi" w:eastAsiaTheme="minorEastAsia" w:hAnsiTheme="minorHAnsi" w:cstheme="minorBidi"/>
          <w:noProof/>
          <w:szCs w:val="22"/>
          <w:lang w:val="en-AU" w:eastAsia="en-AU"/>
        </w:rPr>
      </w:pPr>
      <w:ins w:id="6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"_Toc324923960"</w:instrText>
        </w:r>
        <w:r w:rsidRPr="00CA59A8">
          <w:rPr>
            <w:rStyle w:val="Hyperlink"/>
            <w:noProof/>
          </w:rPr>
          <w:instrText xml:space="preserve"> </w:instrText>
        </w:r>
        <w:r w:rsidRPr="00CA59A8">
          <w:rPr>
            <w:rStyle w:val="Hyperlink"/>
            <w:noProof/>
          </w:rPr>
          <w:fldChar w:fldCharType="separate"/>
        </w:r>
        <w:r w:rsidRPr="00CA59A8">
          <w:rPr>
            <w:rStyle w:val="Hyperlink"/>
            <w:noProof/>
          </w:rPr>
          <w:t>3.1.4</w:t>
        </w:r>
        <w:r>
          <w:rPr>
            <w:rFonts w:asciiTheme="minorHAnsi" w:eastAsiaTheme="minorEastAsia" w:hAnsiTheme="minorHAnsi" w:cstheme="minorBidi"/>
            <w:noProof/>
            <w:szCs w:val="22"/>
            <w:lang w:val="en-AU" w:eastAsia="en-AU"/>
          </w:rPr>
          <w:tab/>
        </w:r>
        <w:r w:rsidRPr="00CA59A8">
          <w:rPr>
            <w:rStyle w:val="Hyperlink"/>
            <w:noProof/>
          </w:rPr>
          <w:t>Update Entry CIRID</w:t>
        </w:r>
        <w:r>
          <w:rPr>
            <w:noProof/>
            <w:webHidden/>
          </w:rPr>
          <w:tab/>
        </w:r>
        <w:r>
          <w:rPr>
            <w:noProof/>
            <w:webHidden/>
          </w:rPr>
          <w:fldChar w:fldCharType="begin"/>
        </w:r>
        <w:r>
          <w:rPr>
            <w:noProof/>
            <w:webHidden/>
          </w:rPr>
          <w:instrText xml:space="preserve"> PAGEREF _Toc324923960 \h </w:instrText>
        </w:r>
      </w:ins>
      <w:r>
        <w:rPr>
          <w:noProof/>
          <w:webHidden/>
        </w:rPr>
      </w:r>
      <w:r>
        <w:rPr>
          <w:noProof/>
          <w:webHidden/>
        </w:rPr>
        <w:fldChar w:fldCharType="separate"/>
      </w:r>
      <w:ins w:id="61" w:author="Avin Mathew" w:date="2012-05-16T09:30:00Z">
        <w:r>
          <w:rPr>
            <w:noProof/>
            <w:webHidden/>
          </w:rPr>
          <w:t>12</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62" w:author="Avin Mathew" w:date="2012-05-16T09:30:00Z"/>
          <w:rFonts w:asciiTheme="minorHAnsi" w:eastAsiaTheme="minorEastAsia" w:hAnsiTheme="minorHAnsi" w:cstheme="minorBidi"/>
          <w:noProof/>
          <w:szCs w:val="22"/>
          <w:lang w:val="en-AU" w:eastAsia="en-AU"/>
        </w:rPr>
      </w:pPr>
      <w:ins w:id="6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"_Toc324923961"</w:instrText>
        </w:r>
        <w:r w:rsidRPr="00CA59A8">
          <w:rPr>
            <w:rStyle w:val="Hyperlink"/>
            <w:noProof/>
          </w:rPr>
          <w:instrText xml:space="preserve"> </w:instrText>
        </w:r>
        <w:r w:rsidRPr="00CA59A8">
          <w:rPr>
            <w:rStyle w:val="Hyperlink"/>
            <w:noProof/>
          </w:rPr>
          <w:fldChar w:fldCharType="separate"/>
        </w:r>
        <w:r w:rsidRPr="00CA59A8">
          <w:rPr>
            <w:rStyle w:val="Hyperlink"/>
            <w:noProof/>
          </w:rPr>
          <w:t>3.1.5</w:t>
        </w:r>
        <w:r>
          <w:rPr>
            <w:rFonts w:asciiTheme="minorHAnsi" w:eastAsiaTheme="minorEastAsia" w:hAnsiTheme="minorHAnsi" w:cstheme="minorBidi"/>
            <w:noProof/>
            <w:szCs w:val="22"/>
            <w:lang w:val="en-AU" w:eastAsia="en-AU"/>
          </w:rPr>
          <w:tab/>
        </w:r>
        <w:r w:rsidRPr="00CA59A8">
          <w:rPr>
            <w:rStyle w:val="Hyperlink"/>
            <w:noProof/>
          </w:rPr>
          <w:t>Delete Registry</w:t>
        </w:r>
        <w:r>
          <w:rPr>
            <w:noProof/>
            <w:webHidden/>
          </w:rPr>
          <w:tab/>
        </w:r>
        <w:r>
          <w:rPr>
            <w:noProof/>
            <w:webHidden/>
          </w:rPr>
          <w:fldChar w:fldCharType="begin"/>
        </w:r>
        <w:r>
          <w:rPr>
            <w:noProof/>
            <w:webHidden/>
          </w:rPr>
          <w:instrText xml:space="preserve"> PAGEREF _Toc324923961 \h </w:instrText>
        </w:r>
      </w:ins>
      <w:r>
        <w:rPr>
          <w:noProof/>
          <w:webHidden/>
        </w:rPr>
      </w:r>
      <w:r>
        <w:rPr>
          <w:noProof/>
          <w:webHidden/>
        </w:rPr>
        <w:fldChar w:fldCharType="separate"/>
      </w:r>
      <w:ins w:id="64" w:author="Avin Mathew" w:date="2012-05-16T09:30:00Z">
        <w:r>
          <w:rPr>
            <w:noProof/>
            <w:webHidden/>
          </w:rPr>
          <w:t>12</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65" w:author="Avin Mathew" w:date="2012-05-16T09:30:00Z"/>
          <w:rFonts w:asciiTheme="minorHAnsi" w:eastAsiaTheme="minorEastAsia" w:hAnsiTheme="minorHAnsi" w:cstheme="minorBidi"/>
          <w:noProof/>
          <w:szCs w:val="22"/>
          <w:lang w:val="en-AU" w:eastAsia="en-AU"/>
        </w:rPr>
      </w:pPr>
      <w:ins w:id="6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"_Toc324923962"</w:instrText>
        </w:r>
        <w:r w:rsidRPr="00CA59A8">
          <w:rPr>
            <w:rStyle w:val="Hyperlink"/>
            <w:noProof/>
          </w:rPr>
          <w:instrText xml:space="preserve"> </w:instrText>
        </w:r>
        <w:r w:rsidRPr="00CA59A8">
          <w:rPr>
            <w:rStyle w:val="Hyperlink"/>
            <w:noProof/>
          </w:rPr>
          <w:fldChar w:fldCharType="separate"/>
        </w:r>
        <w:r w:rsidRPr="00CA59A8">
          <w:rPr>
            <w:rStyle w:val="Hyperlink"/>
            <w:noProof/>
          </w:rPr>
          <w:t>3.1.6</w:t>
        </w:r>
        <w:r>
          <w:rPr>
            <w:rFonts w:asciiTheme="minorHAnsi" w:eastAsiaTheme="minorEastAsia" w:hAnsiTheme="minorHAnsi" w:cstheme="minorBidi"/>
            <w:noProof/>
            <w:szCs w:val="22"/>
            <w:lang w:val="en-AU" w:eastAsia="en-AU"/>
          </w:rPr>
          <w:tab/>
        </w:r>
        <w:r w:rsidRPr="00CA59A8">
          <w:rPr>
            <w:rStyle w:val="Hyperlink"/>
            <w:noProof/>
          </w:rPr>
          <w:t>Delete Category</w:t>
        </w:r>
        <w:r>
          <w:rPr>
            <w:noProof/>
            <w:webHidden/>
          </w:rPr>
          <w:tab/>
        </w:r>
        <w:r>
          <w:rPr>
            <w:noProof/>
            <w:webHidden/>
          </w:rPr>
          <w:fldChar w:fldCharType="begin"/>
        </w:r>
        <w:r>
          <w:rPr>
            <w:noProof/>
            <w:webHidden/>
          </w:rPr>
          <w:instrText xml:space="preserve"> PAGEREF _Toc324923962 \h </w:instrText>
        </w:r>
      </w:ins>
      <w:r>
        <w:rPr>
          <w:noProof/>
          <w:webHidden/>
        </w:rPr>
      </w:r>
      <w:r>
        <w:rPr>
          <w:noProof/>
          <w:webHidden/>
        </w:rPr>
        <w:fldChar w:fldCharType="separate"/>
      </w:r>
      <w:ins w:id="67" w:author="Avin Mathew" w:date="2012-05-16T09:30:00Z">
        <w:r>
          <w:rPr>
            <w:noProof/>
            <w:webHidden/>
          </w:rPr>
          <w:t>12</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68" w:author="Avin Mathew" w:date="2012-05-16T09:30:00Z"/>
          <w:rFonts w:asciiTheme="minorHAnsi" w:eastAsiaTheme="minorEastAsia" w:hAnsiTheme="minorHAnsi" w:cstheme="minorBidi"/>
          <w:noProof/>
          <w:szCs w:val="22"/>
          <w:lang w:val="en-AU" w:eastAsia="en-AU"/>
        </w:rPr>
      </w:pPr>
      <w:ins w:id="6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"_Toc324923963"</w:instrText>
        </w:r>
        <w:r w:rsidRPr="00CA59A8">
          <w:rPr>
            <w:rStyle w:val="Hyperlink"/>
            <w:noProof/>
          </w:rPr>
          <w:instrText xml:space="preserve"> </w:instrText>
        </w:r>
        <w:r w:rsidRPr="00CA59A8">
          <w:rPr>
            <w:rStyle w:val="Hyperlink"/>
            <w:noProof/>
          </w:rPr>
          <w:fldChar w:fldCharType="separate"/>
        </w:r>
        <w:r w:rsidRPr="00CA59A8">
          <w:rPr>
            <w:rStyle w:val="Hyperlink"/>
            <w:noProof/>
          </w:rPr>
          <w:t>3.1.7</w:t>
        </w:r>
        <w:r>
          <w:rPr>
            <w:rFonts w:asciiTheme="minorHAnsi" w:eastAsiaTheme="minorEastAsia" w:hAnsiTheme="minorHAnsi" w:cstheme="minorBidi"/>
            <w:noProof/>
            <w:szCs w:val="22"/>
            <w:lang w:val="en-AU" w:eastAsia="en-AU"/>
          </w:rPr>
          <w:tab/>
        </w:r>
        <w:r w:rsidRPr="00CA59A8">
          <w:rPr>
            <w:rStyle w:val="Hyperlink"/>
            <w:noProof/>
          </w:rPr>
          <w:t>Delete Entries</w:t>
        </w:r>
        <w:r>
          <w:rPr>
            <w:noProof/>
            <w:webHidden/>
          </w:rPr>
          <w:tab/>
        </w:r>
        <w:r>
          <w:rPr>
            <w:noProof/>
            <w:webHidden/>
          </w:rPr>
          <w:fldChar w:fldCharType="begin"/>
        </w:r>
        <w:r>
          <w:rPr>
            <w:noProof/>
            <w:webHidden/>
          </w:rPr>
          <w:instrText xml:space="preserve"> PAGEREF _Toc324923963 \h </w:instrText>
        </w:r>
      </w:ins>
      <w:r>
        <w:rPr>
          <w:noProof/>
          <w:webHidden/>
        </w:rPr>
      </w:r>
      <w:r>
        <w:rPr>
          <w:noProof/>
          <w:webHidden/>
        </w:rPr>
        <w:fldChar w:fldCharType="separate"/>
      </w:r>
      <w:ins w:id="70" w:author="Avin Mathew" w:date="2012-05-16T09:30:00Z">
        <w:r>
          <w:rPr>
            <w:noProof/>
            <w:webHidden/>
          </w:rPr>
          <w:t>13</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71" w:author="Avin Mathew" w:date="2012-05-16T09:30:00Z"/>
          <w:rFonts w:asciiTheme="minorHAnsi" w:eastAsiaTheme="minorEastAsia" w:hAnsiTheme="minorHAnsi" w:cstheme="minorBidi"/>
          <w:noProof/>
          <w:szCs w:val="22"/>
          <w:lang w:val="en-AU" w:eastAsia="en-AU"/>
        </w:rPr>
      </w:pPr>
      <w:ins w:id="7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"_Toc324923964"</w:instrText>
        </w:r>
        <w:r w:rsidRPr="00CA59A8">
          <w:rPr>
            <w:rStyle w:val="Hyperlink"/>
            <w:noProof/>
          </w:rPr>
          <w:instrText xml:space="preserve"> </w:instrText>
        </w:r>
        <w:r w:rsidRPr="00CA59A8">
          <w:rPr>
            <w:rStyle w:val="Hyperlink"/>
            <w:noProof/>
          </w:rPr>
          <w:fldChar w:fldCharType="separate"/>
        </w:r>
        <w:r w:rsidRPr="00CA59A8">
          <w:rPr>
            <w:rStyle w:val="Hyperlink"/>
            <w:noProof/>
          </w:rPr>
          <w:t>3.1.8</w:t>
        </w:r>
        <w:r>
          <w:rPr>
            <w:rFonts w:asciiTheme="minorHAnsi" w:eastAsiaTheme="minorEastAsia" w:hAnsiTheme="minorHAnsi" w:cstheme="minorBidi"/>
            <w:noProof/>
            <w:szCs w:val="22"/>
            <w:lang w:val="en-AU" w:eastAsia="en-AU"/>
          </w:rPr>
          <w:tab/>
        </w:r>
        <w:r w:rsidRPr="00CA59A8">
          <w:rPr>
            <w:rStyle w:val="Hyperlink"/>
            <w:noProof/>
          </w:rPr>
          <w:t>Delete Properties</w:t>
        </w:r>
        <w:r>
          <w:rPr>
            <w:noProof/>
            <w:webHidden/>
          </w:rPr>
          <w:tab/>
        </w:r>
        <w:r>
          <w:rPr>
            <w:noProof/>
            <w:webHidden/>
          </w:rPr>
          <w:fldChar w:fldCharType="begin"/>
        </w:r>
        <w:r>
          <w:rPr>
            <w:noProof/>
            <w:webHidden/>
          </w:rPr>
          <w:instrText xml:space="preserve"> PAGEREF _Toc324923964 \h </w:instrText>
        </w:r>
      </w:ins>
      <w:r>
        <w:rPr>
          <w:noProof/>
          <w:webHidden/>
        </w:rPr>
      </w:r>
      <w:r>
        <w:rPr>
          <w:noProof/>
          <w:webHidden/>
        </w:rPr>
        <w:fldChar w:fldCharType="separate"/>
      </w:r>
      <w:ins w:id="73" w:author="Avin Mathew" w:date="2012-05-16T09:30:00Z">
        <w:r>
          <w:rPr>
            <w:noProof/>
            <w:webHidden/>
          </w:rPr>
          <w:t>13</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74" w:author="Avin Mathew" w:date="2012-05-16T09:30:00Z"/>
          <w:rFonts w:asciiTheme="minorHAnsi" w:eastAsiaTheme="minorEastAsia" w:hAnsiTheme="minorHAnsi" w:cstheme="minorBidi"/>
          <w:noProof/>
          <w:szCs w:val="22"/>
          <w:lang w:val="en-AU" w:eastAsia="en-AU"/>
        </w:rPr>
      </w:pPr>
      <w:ins w:id="7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"_Toc324923965"</w:instrText>
        </w:r>
        <w:r w:rsidRPr="00CA59A8">
          <w:rPr>
            <w:rStyle w:val="Hyperlink"/>
            <w:noProof/>
          </w:rPr>
          <w:instrText xml:space="preserve"> </w:instrText>
        </w:r>
        <w:r w:rsidRPr="00CA59A8">
          <w:rPr>
            <w:rStyle w:val="Hyperlink"/>
            <w:noProof/>
          </w:rPr>
          <w:fldChar w:fldCharType="separate"/>
        </w:r>
        <w:r w:rsidRPr="00CA59A8">
          <w:rPr>
            <w:rStyle w:val="Hyperlink"/>
            <w:noProof/>
          </w:rPr>
          <w:t>3.2</w:t>
        </w:r>
        <w:r>
          <w:rPr>
            <w:rFonts w:asciiTheme="minorHAnsi" w:eastAsiaTheme="minorEastAsia" w:hAnsiTheme="minorHAnsi" w:cstheme="minorBidi"/>
            <w:noProof/>
            <w:szCs w:val="22"/>
            <w:lang w:val="en-AU" w:eastAsia="en-AU"/>
          </w:rPr>
          <w:tab/>
        </w:r>
        <w:r w:rsidRPr="00CA59A8">
          <w:rPr>
            <w:rStyle w:val="Hyperlink"/>
            <w:noProof/>
          </w:rPr>
          <w:t>CIR Query Services</w:t>
        </w:r>
        <w:r>
          <w:rPr>
            <w:noProof/>
            <w:webHidden/>
          </w:rPr>
          <w:tab/>
        </w:r>
        <w:r>
          <w:rPr>
            <w:noProof/>
            <w:webHidden/>
          </w:rPr>
          <w:fldChar w:fldCharType="begin"/>
        </w:r>
        <w:r>
          <w:rPr>
            <w:noProof/>
            <w:webHidden/>
          </w:rPr>
          <w:instrText xml:space="preserve"> PAGEREF _Toc324923965 \h </w:instrText>
        </w:r>
      </w:ins>
      <w:r>
        <w:rPr>
          <w:noProof/>
          <w:webHidden/>
        </w:rPr>
      </w:r>
      <w:r>
        <w:rPr>
          <w:noProof/>
          <w:webHidden/>
        </w:rPr>
        <w:fldChar w:fldCharType="separate"/>
      </w:r>
      <w:ins w:id="76" w:author="Avin Mathew" w:date="2012-05-16T09:30:00Z">
        <w:r>
          <w:rPr>
            <w:noProof/>
            <w:webHidden/>
          </w:rPr>
          <w:t>14</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77" w:author="Avin Mathew" w:date="2012-05-16T09:30:00Z"/>
          <w:rFonts w:asciiTheme="minorHAnsi" w:eastAsiaTheme="minorEastAsia" w:hAnsiTheme="minorHAnsi" w:cstheme="minorBidi"/>
          <w:noProof/>
          <w:szCs w:val="22"/>
          <w:lang w:val="en-AU" w:eastAsia="en-AU"/>
        </w:rPr>
      </w:pPr>
      <w:ins w:id="7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"_Toc324923966"</w:instrText>
        </w:r>
        <w:r w:rsidRPr="00CA59A8">
          <w:rPr>
            <w:rStyle w:val="Hyperlink"/>
            <w:noProof/>
          </w:rPr>
          <w:instrText xml:space="preserve"> </w:instrText>
        </w:r>
        <w:r w:rsidRPr="00CA59A8">
          <w:rPr>
            <w:rStyle w:val="Hyperlink"/>
            <w:noProof/>
          </w:rPr>
          <w:fldChar w:fldCharType="separate"/>
        </w:r>
        <w:r w:rsidRPr="00CA59A8">
          <w:rPr>
            <w:rStyle w:val="Hyperlink"/>
            <w:noProof/>
          </w:rPr>
          <w:t>3.2.1</w:t>
        </w:r>
        <w:r>
          <w:rPr>
            <w:rFonts w:asciiTheme="minorHAnsi" w:eastAsiaTheme="minorEastAsia" w:hAnsiTheme="minorHAnsi" w:cstheme="minorBidi"/>
            <w:noProof/>
            <w:szCs w:val="22"/>
            <w:lang w:val="en-AU" w:eastAsia="en-AU"/>
          </w:rPr>
          <w:tab/>
        </w:r>
        <w:r w:rsidRPr="00CA59A8">
          <w:rPr>
            <w:rStyle w:val="Hyperlink"/>
            <w:noProof/>
          </w:rPr>
          <w:t>Get Registry</w:t>
        </w:r>
        <w:r>
          <w:rPr>
            <w:noProof/>
            <w:webHidden/>
          </w:rPr>
          <w:tab/>
        </w:r>
        <w:r>
          <w:rPr>
            <w:noProof/>
            <w:webHidden/>
          </w:rPr>
          <w:fldChar w:fldCharType="begin"/>
        </w:r>
        <w:r>
          <w:rPr>
            <w:noProof/>
            <w:webHidden/>
          </w:rPr>
          <w:instrText xml:space="preserve"> PAGEREF _Toc324923966 \h </w:instrText>
        </w:r>
      </w:ins>
      <w:r>
        <w:rPr>
          <w:noProof/>
          <w:webHidden/>
        </w:rPr>
      </w:r>
      <w:r>
        <w:rPr>
          <w:noProof/>
          <w:webHidden/>
        </w:rPr>
        <w:fldChar w:fldCharType="separate"/>
      </w:r>
      <w:ins w:id="79" w:author="Avin Mathew" w:date="2012-05-16T09:30:00Z">
        <w:r>
          <w:rPr>
            <w:noProof/>
            <w:webHidden/>
          </w:rPr>
          <w:t>14</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80" w:author="Avin Mathew" w:date="2012-05-16T09:30:00Z"/>
          <w:rFonts w:asciiTheme="minorHAnsi" w:eastAsiaTheme="minorEastAsia" w:hAnsiTheme="minorHAnsi" w:cstheme="minorBidi"/>
          <w:noProof/>
          <w:szCs w:val="22"/>
          <w:lang w:val="en-AU" w:eastAsia="en-AU"/>
        </w:rPr>
      </w:pPr>
      <w:ins w:id="8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"_Toc324923967"</w:instrText>
        </w:r>
        <w:r w:rsidRPr="00CA59A8">
          <w:rPr>
            <w:rStyle w:val="Hyperlink"/>
            <w:noProof/>
          </w:rPr>
          <w:instrText xml:space="preserve"> </w:instrText>
        </w:r>
        <w:r w:rsidRPr="00CA59A8">
          <w:rPr>
            <w:rStyle w:val="Hyperlink"/>
            <w:noProof/>
          </w:rPr>
          <w:fldChar w:fldCharType="separate"/>
        </w:r>
        <w:r w:rsidRPr="00CA59A8">
          <w:rPr>
            <w:rStyle w:val="Hyperlink"/>
            <w:noProof/>
          </w:rPr>
          <w:t>3.2.2</w:t>
        </w:r>
        <w:r>
          <w:rPr>
            <w:rFonts w:asciiTheme="minorHAnsi" w:eastAsiaTheme="minorEastAsia" w:hAnsiTheme="minorHAnsi" w:cstheme="minorBidi"/>
            <w:noProof/>
            <w:szCs w:val="22"/>
            <w:lang w:val="en-AU" w:eastAsia="en-AU"/>
          </w:rPr>
          <w:tab/>
        </w:r>
        <w:r w:rsidRPr="00CA59A8">
          <w:rPr>
            <w:rStyle w:val="Hyperlink"/>
            <w:noProof/>
          </w:rPr>
          <w:t>Get Equivalent Entries</w:t>
        </w:r>
        <w:r>
          <w:rPr>
            <w:noProof/>
            <w:webHidden/>
          </w:rPr>
          <w:tab/>
        </w:r>
        <w:r>
          <w:rPr>
            <w:noProof/>
            <w:webHidden/>
          </w:rPr>
          <w:fldChar w:fldCharType="begin"/>
        </w:r>
        <w:r>
          <w:rPr>
            <w:noProof/>
            <w:webHidden/>
          </w:rPr>
          <w:instrText xml:space="preserve"> PAGEREF _Toc324923967 \h </w:instrText>
        </w:r>
      </w:ins>
      <w:r>
        <w:rPr>
          <w:noProof/>
          <w:webHidden/>
        </w:rPr>
      </w:r>
      <w:r>
        <w:rPr>
          <w:noProof/>
          <w:webHidden/>
        </w:rPr>
        <w:fldChar w:fldCharType="separate"/>
      </w:r>
      <w:ins w:id="82" w:author="Avin Mathew" w:date="2012-05-16T09:30:00Z">
        <w:r>
          <w:rPr>
            <w:noProof/>
            <w:webHidden/>
          </w:rPr>
          <w:t>14</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83" w:author="Avin Mathew" w:date="2012-05-16T09:30:00Z"/>
          <w:rFonts w:asciiTheme="minorHAnsi" w:eastAsiaTheme="minorEastAsia" w:hAnsiTheme="minorHAnsi" w:cstheme="minorBidi"/>
          <w:noProof/>
          <w:szCs w:val="22"/>
          <w:lang w:val="en-AU" w:eastAsia="en-AU"/>
        </w:rPr>
      </w:pPr>
      <w:ins w:id="8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"_Toc324923968"</w:instrText>
        </w:r>
        <w:r w:rsidRPr="00CA59A8">
          <w:rPr>
            <w:rStyle w:val="Hyperlink"/>
            <w:noProof/>
          </w:rPr>
          <w:instrText xml:space="preserve"> </w:instrText>
        </w:r>
        <w:r w:rsidRPr="00CA59A8">
          <w:rPr>
            <w:rStyle w:val="Hyperlink"/>
            <w:noProof/>
          </w:rPr>
          <w:fldChar w:fldCharType="separate"/>
        </w:r>
        <w:r w:rsidRPr="00CA59A8">
          <w:rPr>
            <w:rStyle w:val="Hyperlink"/>
            <w:noProof/>
          </w:rPr>
          <w:t>3.2.3</w:t>
        </w:r>
        <w:r>
          <w:rPr>
            <w:rFonts w:asciiTheme="minorHAnsi" w:eastAsiaTheme="minorEastAsia" w:hAnsiTheme="minorHAnsi" w:cstheme="minorBidi"/>
            <w:noProof/>
            <w:szCs w:val="22"/>
            <w:lang w:val="en-AU" w:eastAsia="en-AU"/>
          </w:rPr>
          <w:tab/>
        </w:r>
        <w:r w:rsidRPr="00CA59A8">
          <w:rPr>
            <w:rStyle w:val="Hyperlink"/>
            <w:noProof/>
          </w:rPr>
          <w:t>Get Entries By CIRID</w:t>
        </w:r>
        <w:r>
          <w:rPr>
            <w:noProof/>
            <w:webHidden/>
          </w:rPr>
          <w:tab/>
        </w:r>
        <w:r>
          <w:rPr>
            <w:noProof/>
            <w:webHidden/>
          </w:rPr>
          <w:fldChar w:fldCharType="begin"/>
        </w:r>
        <w:r>
          <w:rPr>
            <w:noProof/>
            <w:webHidden/>
          </w:rPr>
          <w:instrText xml:space="preserve"> PAGEREF _Toc324923968 \h </w:instrText>
        </w:r>
      </w:ins>
      <w:r>
        <w:rPr>
          <w:noProof/>
          <w:webHidden/>
        </w:rPr>
      </w:r>
      <w:r>
        <w:rPr>
          <w:noProof/>
          <w:webHidden/>
        </w:rPr>
        <w:fldChar w:fldCharType="separate"/>
      </w:r>
      <w:ins w:id="85" w:author="Avin Mathew" w:date="2012-05-16T09:30:00Z">
        <w:r>
          <w:rPr>
            <w:noProof/>
            <w:webHidden/>
          </w:rPr>
          <w:t>15</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86" w:author="Avin Mathew" w:date="2012-05-16T09:30:00Z"/>
          <w:rFonts w:asciiTheme="minorHAnsi" w:eastAsiaTheme="minorEastAsia" w:hAnsiTheme="minorHAnsi" w:cstheme="minorBidi"/>
          <w:noProof/>
          <w:szCs w:val="22"/>
          <w:lang w:val="en-AU" w:eastAsia="en-AU"/>
        </w:rPr>
      </w:pPr>
      <w:ins w:id="8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"_Toc324923969"</w:instrText>
        </w:r>
        <w:r w:rsidRPr="00CA59A8">
          <w:rPr>
            <w:rStyle w:val="Hyperlink"/>
            <w:noProof/>
          </w:rPr>
          <w:instrText xml:space="preserve"> </w:instrText>
        </w:r>
        <w:r w:rsidRPr="00CA59A8">
          <w:rPr>
            <w:rStyle w:val="Hyperlink"/>
            <w:noProof/>
          </w:rPr>
          <w:fldChar w:fldCharType="separate"/>
        </w:r>
        <w:r w:rsidRPr="00CA59A8">
          <w:rPr>
            <w:rStyle w:val="Hyperlink"/>
            <w:noProof/>
          </w:rPr>
          <w:t>3.2.4</w:t>
        </w:r>
        <w:r>
          <w:rPr>
            <w:rFonts w:asciiTheme="minorHAnsi" w:eastAsiaTheme="minorEastAsia" w:hAnsiTheme="minorHAnsi" w:cstheme="minorBidi"/>
            <w:noProof/>
            <w:szCs w:val="22"/>
            <w:lang w:val="en-AU" w:eastAsia="en-AU"/>
          </w:rPr>
          <w:tab/>
        </w:r>
        <w:r w:rsidRPr="00CA59A8">
          <w:rPr>
            <w:rStyle w:val="Hyperlink"/>
            <w:noProof/>
          </w:rPr>
          <w:t>Wildcard Specification</w:t>
        </w:r>
        <w:r>
          <w:rPr>
            <w:noProof/>
            <w:webHidden/>
          </w:rPr>
          <w:tab/>
        </w:r>
        <w:r>
          <w:rPr>
            <w:noProof/>
            <w:webHidden/>
          </w:rPr>
          <w:fldChar w:fldCharType="begin"/>
        </w:r>
        <w:r>
          <w:rPr>
            <w:noProof/>
            <w:webHidden/>
          </w:rPr>
          <w:instrText xml:space="preserve"> PAGEREF _Toc324923969 \h </w:instrText>
        </w:r>
      </w:ins>
      <w:r>
        <w:rPr>
          <w:noProof/>
          <w:webHidden/>
        </w:rPr>
      </w:r>
      <w:r>
        <w:rPr>
          <w:noProof/>
          <w:webHidden/>
        </w:rPr>
        <w:fldChar w:fldCharType="separate"/>
      </w:r>
      <w:ins w:id="88" w:author="Avin Mathew" w:date="2012-05-16T09:30:00Z">
        <w:r>
          <w:rPr>
            <w:noProof/>
            <w:webHidden/>
          </w:rPr>
          <w:t>15</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89" w:author="Avin Mathew" w:date="2012-05-16T09:30:00Z"/>
          <w:rFonts w:asciiTheme="minorHAnsi" w:eastAsiaTheme="minorEastAsia" w:hAnsiTheme="minorHAnsi" w:cstheme="minorBidi"/>
          <w:noProof/>
          <w:szCs w:val="22"/>
          <w:lang w:val="en-AU" w:eastAsia="en-AU"/>
        </w:rPr>
      </w:pPr>
      <w:ins w:id="9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"_Toc324923970"</w:instrText>
        </w:r>
        <w:r w:rsidRPr="00CA59A8">
          <w:rPr>
            <w:rStyle w:val="Hyperlink"/>
            <w:noProof/>
          </w:rPr>
          <w:instrText xml:space="preserve"> </w:instrText>
        </w:r>
        <w:r w:rsidRPr="00CA59A8">
          <w:rPr>
            <w:rStyle w:val="Hyperlink"/>
            <w:noProof/>
          </w:rPr>
          <w:fldChar w:fldCharType="separate"/>
        </w:r>
        <w:r w:rsidRPr="00CA59A8">
          <w:rPr>
            <w:rStyle w:val="Hyperlink"/>
            <w:noProof/>
          </w:rPr>
          <w:t>3.3</w:t>
        </w:r>
        <w:r>
          <w:rPr>
            <w:rFonts w:asciiTheme="minorHAnsi" w:eastAsiaTheme="minorEastAsia" w:hAnsiTheme="minorHAnsi" w:cstheme="minorBidi"/>
            <w:noProof/>
            <w:szCs w:val="22"/>
            <w:lang w:val="en-AU" w:eastAsia="en-AU"/>
          </w:rPr>
          <w:tab/>
        </w:r>
        <w:r w:rsidRPr="00CA59A8">
          <w:rPr>
            <w:rStyle w:val="Hyperlink"/>
            <w:noProof/>
          </w:rPr>
          <w:t>Fault Definitions</w:t>
        </w:r>
        <w:r>
          <w:rPr>
            <w:noProof/>
            <w:webHidden/>
          </w:rPr>
          <w:tab/>
        </w:r>
        <w:r>
          <w:rPr>
            <w:noProof/>
            <w:webHidden/>
          </w:rPr>
          <w:fldChar w:fldCharType="begin"/>
        </w:r>
        <w:r>
          <w:rPr>
            <w:noProof/>
            <w:webHidden/>
          </w:rPr>
          <w:instrText xml:space="preserve"> PAGEREF _Toc324923970 \h </w:instrText>
        </w:r>
      </w:ins>
      <w:r>
        <w:rPr>
          <w:noProof/>
          <w:webHidden/>
        </w:rPr>
      </w:r>
      <w:r>
        <w:rPr>
          <w:noProof/>
          <w:webHidden/>
        </w:rPr>
        <w:fldChar w:fldCharType="separate"/>
      </w:r>
      <w:ins w:id="91"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92" w:author="Avin Mathew" w:date="2012-05-16T09:30:00Z"/>
          <w:rFonts w:asciiTheme="minorHAnsi" w:eastAsiaTheme="minorEastAsia" w:hAnsiTheme="minorHAnsi" w:cstheme="minorBidi"/>
          <w:noProof/>
          <w:szCs w:val="22"/>
          <w:lang w:val="en-AU" w:eastAsia="en-AU"/>
        </w:rPr>
      </w:pPr>
      <w:ins w:id="9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"_Toc324923971"</w:instrText>
        </w:r>
        <w:r w:rsidRPr="00CA59A8">
          <w:rPr>
            <w:rStyle w:val="Hyperlink"/>
            <w:noProof/>
          </w:rPr>
          <w:instrText xml:space="preserve"> </w:instrText>
        </w:r>
        <w:r w:rsidRPr="00CA59A8">
          <w:rPr>
            <w:rStyle w:val="Hyperlink"/>
            <w:noProof/>
          </w:rPr>
          <w:fldChar w:fldCharType="separate"/>
        </w:r>
        <w:r w:rsidRPr="00CA59A8">
          <w:rPr>
            <w:rStyle w:val="Hyperlink"/>
            <w:noProof/>
          </w:rPr>
          <w:t>3.3.1</w:t>
        </w:r>
        <w:r>
          <w:rPr>
            <w:rFonts w:asciiTheme="minorHAnsi" w:eastAsiaTheme="minorEastAsia" w:hAnsiTheme="minorHAnsi" w:cstheme="minorBidi"/>
            <w:noProof/>
            <w:szCs w:val="22"/>
            <w:lang w:val="en-AU" w:eastAsia="en-AU"/>
          </w:rPr>
          <w:tab/>
        </w:r>
        <w:r w:rsidRPr="00CA59A8">
          <w:rPr>
            <w:rStyle w:val="Hyperlink"/>
            <w:noProof/>
          </w:rPr>
          <w:t>CreateRegistryFault</w:t>
        </w:r>
        <w:r>
          <w:rPr>
            <w:noProof/>
            <w:webHidden/>
          </w:rPr>
          <w:tab/>
        </w:r>
        <w:r>
          <w:rPr>
            <w:noProof/>
            <w:webHidden/>
          </w:rPr>
          <w:fldChar w:fldCharType="begin"/>
        </w:r>
        <w:r>
          <w:rPr>
            <w:noProof/>
            <w:webHidden/>
          </w:rPr>
          <w:instrText xml:space="preserve"> PAGEREF _Toc324923971 \h </w:instrText>
        </w:r>
      </w:ins>
      <w:r>
        <w:rPr>
          <w:noProof/>
          <w:webHidden/>
        </w:rPr>
      </w:r>
      <w:r>
        <w:rPr>
          <w:noProof/>
          <w:webHidden/>
        </w:rPr>
        <w:fldChar w:fldCharType="separate"/>
      </w:r>
      <w:ins w:id="94"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95" w:author="Avin Mathew" w:date="2012-05-16T09:30:00Z"/>
          <w:rFonts w:asciiTheme="minorHAnsi" w:eastAsiaTheme="minorEastAsia" w:hAnsiTheme="minorHAnsi" w:cstheme="minorBidi"/>
          <w:noProof/>
          <w:szCs w:val="22"/>
          <w:lang w:val="en-AU" w:eastAsia="en-AU"/>
        </w:rPr>
      </w:pPr>
      <w:ins w:id="9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"_Toc324923972"</w:instrText>
        </w:r>
        <w:r w:rsidRPr="00CA59A8">
          <w:rPr>
            <w:rStyle w:val="Hyperlink"/>
            <w:noProof/>
          </w:rPr>
          <w:instrText xml:space="preserve"> </w:instrText>
        </w:r>
        <w:r w:rsidRPr="00CA59A8">
          <w:rPr>
            <w:rStyle w:val="Hyperlink"/>
            <w:noProof/>
          </w:rPr>
          <w:fldChar w:fldCharType="separate"/>
        </w:r>
        <w:r w:rsidRPr="00CA59A8">
          <w:rPr>
            <w:rStyle w:val="Hyperlink"/>
            <w:noProof/>
          </w:rPr>
          <w:t>3.3.2</w:t>
        </w:r>
        <w:r>
          <w:rPr>
            <w:rFonts w:asciiTheme="minorHAnsi" w:eastAsiaTheme="minorEastAsia" w:hAnsiTheme="minorHAnsi" w:cstheme="minorBidi"/>
            <w:noProof/>
            <w:szCs w:val="22"/>
            <w:lang w:val="en-AU" w:eastAsia="en-AU"/>
          </w:rPr>
          <w:tab/>
        </w:r>
        <w:r w:rsidRPr="00CA59A8">
          <w:rPr>
            <w:rStyle w:val="Hyperlink"/>
            <w:noProof/>
          </w:rPr>
          <w:t>CreateCategoryFault</w:t>
        </w:r>
        <w:r>
          <w:rPr>
            <w:noProof/>
            <w:webHidden/>
          </w:rPr>
          <w:tab/>
        </w:r>
        <w:r>
          <w:rPr>
            <w:noProof/>
            <w:webHidden/>
          </w:rPr>
          <w:fldChar w:fldCharType="begin"/>
        </w:r>
        <w:r>
          <w:rPr>
            <w:noProof/>
            <w:webHidden/>
          </w:rPr>
          <w:instrText xml:space="preserve"> PAGEREF _Toc324923972 \h </w:instrText>
        </w:r>
      </w:ins>
      <w:r>
        <w:rPr>
          <w:noProof/>
          <w:webHidden/>
        </w:rPr>
      </w:r>
      <w:r>
        <w:rPr>
          <w:noProof/>
          <w:webHidden/>
        </w:rPr>
        <w:fldChar w:fldCharType="separate"/>
      </w:r>
      <w:ins w:id="97"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98" w:author="Avin Mathew" w:date="2012-05-16T09:30:00Z"/>
          <w:rFonts w:asciiTheme="minorHAnsi" w:eastAsiaTheme="minorEastAsia" w:hAnsiTheme="minorHAnsi" w:cstheme="minorBidi"/>
          <w:noProof/>
          <w:szCs w:val="22"/>
          <w:lang w:val="en-AU" w:eastAsia="en-AU"/>
        </w:rPr>
      </w:pPr>
      <w:ins w:id="9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"_Toc324923973"</w:instrText>
        </w:r>
        <w:r w:rsidRPr="00CA59A8">
          <w:rPr>
            <w:rStyle w:val="Hyperlink"/>
            <w:noProof/>
          </w:rPr>
          <w:instrText xml:space="preserve"> </w:instrText>
        </w:r>
        <w:r w:rsidRPr="00CA59A8">
          <w:rPr>
            <w:rStyle w:val="Hyperlink"/>
            <w:noProof/>
          </w:rPr>
          <w:fldChar w:fldCharType="separate"/>
        </w:r>
        <w:r w:rsidRPr="00CA59A8">
          <w:rPr>
            <w:rStyle w:val="Hyperlink"/>
            <w:noProof/>
          </w:rPr>
          <w:t>3.3.3</w:t>
        </w:r>
        <w:r>
          <w:rPr>
            <w:rFonts w:asciiTheme="minorHAnsi" w:eastAsiaTheme="minorEastAsia" w:hAnsiTheme="minorHAnsi" w:cstheme="minorBidi"/>
            <w:noProof/>
            <w:szCs w:val="22"/>
            <w:lang w:val="en-AU" w:eastAsia="en-AU"/>
          </w:rPr>
          <w:tab/>
        </w:r>
        <w:r w:rsidRPr="00CA59A8">
          <w:rPr>
            <w:rStyle w:val="Hyperlink"/>
            <w:noProof/>
          </w:rPr>
          <w:t>RegistryNotFoundFault</w:t>
        </w:r>
        <w:r>
          <w:rPr>
            <w:noProof/>
            <w:webHidden/>
          </w:rPr>
          <w:tab/>
        </w:r>
        <w:r>
          <w:rPr>
            <w:noProof/>
            <w:webHidden/>
          </w:rPr>
          <w:fldChar w:fldCharType="begin"/>
        </w:r>
        <w:r>
          <w:rPr>
            <w:noProof/>
            <w:webHidden/>
          </w:rPr>
          <w:instrText xml:space="preserve"> PAGEREF _Toc324923973 \h </w:instrText>
        </w:r>
      </w:ins>
      <w:r>
        <w:rPr>
          <w:noProof/>
          <w:webHidden/>
        </w:rPr>
      </w:r>
      <w:r>
        <w:rPr>
          <w:noProof/>
          <w:webHidden/>
        </w:rPr>
        <w:fldChar w:fldCharType="separate"/>
      </w:r>
      <w:ins w:id="100"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01" w:author="Avin Mathew" w:date="2012-05-16T09:30:00Z"/>
          <w:rFonts w:asciiTheme="minorHAnsi" w:eastAsiaTheme="minorEastAsia" w:hAnsiTheme="minorHAnsi" w:cstheme="minorBidi"/>
          <w:noProof/>
          <w:szCs w:val="22"/>
          <w:lang w:val="en-AU" w:eastAsia="en-AU"/>
        </w:rPr>
      </w:pPr>
      <w:ins w:id="10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"_Toc324923974"</w:instrText>
        </w:r>
        <w:r w:rsidRPr="00CA59A8">
          <w:rPr>
            <w:rStyle w:val="Hyperlink"/>
            <w:noProof/>
          </w:rPr>
          <w:instrText xml:space="preserve"> </w:instrText>
        </w:r>
        <w:r w:rsidRPr="00CA59A8">
          <w:rPr>
            <w:rStyle w:val="Hyperlink"/>
            <w:noProof/>
          </w:rPr>
          <w:fldChar w:fldCharType="separate"/>
        </w:r>
        <w:r w:rsidRPr="00CA59A8">
          <w:rPr>
            <w:rStyle w:val="Hyperlink"/>
            <w:noProof/>
          </w:rPr>
          <w:t>3.3.4</w:t>
        </w:r>
        <w:r>
          <w:rPr>
            <w:rFonts w:asciiTheme="minorHAnsi" w:eastAsiaTheme="minorEastAsia" w:hAnsiTheme="minorHAnsi" w:cstheme="minorBidi"/>
            <w:noProof/>
            <w:szCs w:val="22"/>
            <w:lang w:val="en-AU" w:eastAsia="en-AU"/>
          </w:rPr>
          <w:tab/>
        </w:r>
        <w:r w:rsidRPr="00CA59A8">
          <w:rPr>
            <w:rStyle w:val="Hyperlink"/>
            <w:noProof/>
          </w:rPr>
          <w:t>CategoryNotFoundFault</w:t>
        </w:r>
        <w:r>
          <w:rPr>
            <w:noProof/>
            <w:webHidden/>
          </w:rPr>
          <w:tab/>
        </w:r>
        <w:r>
          <w:rPr>
            <w:noProof/>
            <w:webHidden/>
          </w:rPr>
          <w:fldChar w:fldCharType="begin"/>
        </w:r>
        <w:r>
          <w:rPr>
            <w:noProof/>
            <w:webHidden/>
          </w:rPr>
          <w:instrText xml:space="preserve"> PAGEREF _Toc324923974 \h </w:instrText>
        </w:r>
      </w:ins>
      <w:r>
        <w:rPr>
          <w:noProof/>
          <w:webHidden/>
        </w:rPr>
      </w:r>
      <w:r>
        <w:rPr>
          <w:noProof/>
          <w:webHidden/>
        </w:rPr>
        <w:fldChar w:fldCharType="separate"/>
      </w:r>
      <w:ins w:id="103"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04" w:author="Avin Mathew" w:date="2012-05-16T09:30:00Z"/>
          <w:rFonts w:asciiTheme="minorHAnsi" w:eastAsiaTheme="minorEastAsia" w:hAnsiTheme="minorHAnsi" w:cstheme="minorBidi"/>
          <w:noProof/>
          <w:szCs w:val="22"/>
          <w:lang w:val="en-AU" w:eastAsia="en-AU"/>
        </w:rPr>
      </w:pPr>
      <w:ins w:id="10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"_Toc324923975"</w:instrText>
        </w:r>
        <w:r w:rsidRPr="00CA59A8">
          <w:rPr>
            <w:rStyle w:val="Hyperlink"/>
            <w:noProof/>
          </w:rPr>
          <w:instrText xml:space="preserve"> </w:instrText>
        </w:r>
        <w:r w:rsidRPr="00CA59A8">
          <w:rPr>
            <w:rStyle w:val="Hyperlink"/>
            <w:noProof/>
          </w:rPr>
          <w:fldChar w:fldCharType="separate"/>
        </w:r>
        <w:r w:rsidRPr="00CA59A8">
          <w:rPr>
            <w:rStyle w:val="Hyperlink"/>
            <w:noProof/>
          </w:rPr>
          <w:t>3.3.5</w:t>
        </w:r>
        <w:r>
          <w:rPr>
            <w:rFonts w:asciiTheme="minorHAnsi" w:eastAsiaTheme="minorEastAsia" w:hAnsiTheme="minorHAnsi" w:cstheme="minorBidi"/>
            <w:noProof/>
            <w:szCs w:val="22"/>
            <w:lang w:val="en-AU" w:eastAsia="en-AU"/>
          </w:rPr>
          <w:tab/>
        </w:r>
        <w:r w:rsidRPr="00CA59A8">
          <w:rPr>
            <w:rStyle w:val="Hyperlink"/>
            <w:noProof/>
          </w:rPr>
          <w:t>EntryNotFoundFault</w:t>
        </w:r>
        <w:r>
          <w:rPr>
            <w:noProof/>
            <w:webHidden/>
          </w:rPr>
          <w:tab/>
        </w:r>
        <w:r>
          <w:rPr>
            <w:noProof/>
            <w:webHidden/>
          </w:rPr>
          <w:fldChar w:fldCharType="begin"/>
        </w:r>
        <w:r>
          <w:rPr>
            <w:noProof/>
            <w:webHidden/>
          </w:rPr>
          <w:instrText xml:space="preserve"> PAGEREF _Toc324923975 \h </w:instrText>
        </w:r>
      </w:ins>
      <w:r>
        <w:rPr>
          <w:noProof/>
          <w:webHidden/>
        </w:rPr>
      </w:r>
      <w:r>
        <w:rPr>
          <w:noProof/>
          <w:webHidden/>
        </w:rPr>
        <w:fldChar w:fldCharType="separate"/>
      </w:r>
      <w:ins w:id="106"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07" w:author="Avin Mathew" w:date="2012-05-16T09:30:00Z"/>
          <w:rFonts w:asciiTheme="minorHAnsi" w:eastAsiaTheme="minorEastAsia" w:hAnsiTheme="minorHAnsi" w:cstheme="minorBidi"/>
          <w:noProof/>
          <w:szCs w:val="22"/>
          <w:lang w:val="en-AU" w:eastAsia="en-AU"/>
        </w:rPr>
      </w:pPr>
      <w:ins w:id="10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"_Toc324923976"</w:instrText>
        </w:r>
        <w:r w:rsidRPr="00CA59A8">
          <w:rPr>
            <w:rStyle w:val="Hyperlink"/>
            <w:noProof/>
          </w:rPr>
          <w:instrText xml:space="preserve"> </w:instrText>
        </w:r>
        <w:r w:rsidRPr="00CA59A8">
          <w:rPr>
            <w:rStyle w:val="Hyperlink"/>
            <w:noProof/>
          </w:rPr>
          <w:fldChar w:fldCharType="separate"/>
        </w:r>
        <w:r w:rsidRPr="00CA59A8">
          <w:rPr>
            <w:rStyle w:val="Hyperlink"/>
            <w:noProof/>
          </w:rPr>
          <w:t>3.3.6</w:t>
        </w:r>
        <w:r>
          <w:rPr>
            <w:rFonts w:asciiTheme="minorHAnsi" w:eastAsiaTheme="minorEastAsia" w:hAnsiTheme="minorHAnsi" w:cstheme="minorBidi"/>
            <w:noProof/>
            <w:szCs w:val="22"/>
            <w:lang w:val="en-AU" w:eastAsia="en-AU"/>
          </w:rPr>
          <w:tab/>
        </w:r>
        <w:r w:rsidRPr="00CA59A8">
          <w:rPr>
            <w:rStyle w:val="Hyperlink"/>
            <w:noProof/>
          </w:rPr>
          <w:t>PropertyNotFoundFault</w:t>
        </w:r>
        <w:r>
          <w:rPr>
            <w:noProof/>
            <w:webHidden/>
          </w:rPr>
          <w:tab/>
        </w:r>
        <w:r>
          <w:rPr>
            <w:noProof/>
            <w:webHidden/>
          </w:rPr>
          <w:fldChar w:fldCharType="begin"/>
        </w:r>
        <w:r>
          <w:rPr>
            <w:noProof/>
            <w:webHidden/>
          </w:rPr>
          <w:instrText xml:space="preserve"> PAGEREF _Toc324923976 \h </w:instrText>
        </w:r>
      </w:ins>
      <w:r>
        <w:rPr>
          <w:noProof/>
          <w:webHidden/>
        </w:rPr>
      </w:r>
      <w:r>
        <w:rPr>
          <w:noProof/>
          <w:webHidden/>
        </w:rPr>
        <w:fldChar w:fldCharType="separate"/>
      </w:r>
      <w:ins w:id="109"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10" w:author="Avin Mathew" w:date="2012-05-16T09:30:00Z"/>
          <w:rFonts w:asciiTheme="minorHAnsi" w:eastAsiaTheme="minorEastAsia" w:hAnsiTheme="minorHAnsi" w:cstheme="minorBidi"/>
          <w:noProof/>
          <w:szCs w:val="22"/>
          <w:lang w:val="en-AU" w:eastAsia="en-AU"/>
        </w:rPr>
      </w:pPr>
      <w:ins w:id="11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"_Toc324923977"</w:instrText>
        </w:r>
        <w:r w:rsidRPr="00CA59A8">
          <w:rPr>
            <w:rStyle w:val="Hyperlink"/>
            <w:noProof/>
          </w:rPr>
          <w:instrText xml:space="preserve"> </w:instrText>
        </w:r>
        <w:r w:rsidRPr="00CA59A8">
          <w:rPr>
            <w:rStyle w:val="Hyperlink"/>
            <w:noProof/>
          </w:rPr>
          <w:fldChar w:fldCharType="separate"/>
        </w:r>
        <w:r w:rsidRPr="00CA59A8">
          <w:rPr>
            <w:rStyle w:val="Hyperlink"/>
            <w:noProof/>
          </w:rPr>
          <w:t>3.3.7</w:t>
        </w:r>
        <w:r>
          <w:rPr>
            <w:rFonts w:asciiTheme="minorHAnsi" w:eastAsiaTheme="minorEastAsia" w:hAnsiTheme="minorHAnsi" w:cstheme="minorBidi"/>
            <w:noProof/>
            <w:szCs w:val="22"/>
            <w:lang w:val="en-AU" w:eastAsia="en-AU"/>
          </w:rPr>
          <w:tab/>
        </w:r>
        <w:r w:rsidRPr="00CA59A8">
          <w:rPr>
            <w:rStyle w:val="Hyperlink"/>
            <w:noProof/>
          </w:rPr>
          <w:t>DuplicateEntryFault</w:t>
        </w:r>
        <w:r>
          <w:rPr>
            <w:noProof/>
            <w:webHidden/>
          </w:rPr>
          <w:tab/>
        </w:r>
        <w:r>
          <w:rPr>
            <w:noProof/>
            <w:webHidden/>
          </w:rPr>
          <w:fldChar w:fldCharType="begin"/>
        </w:r>
        <w:r>
          <w:rPr>
            <w:noProof/>
            <w:webHidden/>
          </w:rPr>
          <w:instrText xml:space="preserve"> PAGEREF _Toc324923977 \h </w:instrText>
        </w:r>
      </w:ins>
      <w:r>
        <w:rPr>
          <w:noProof/>
          <w:webHidden/>
        </w:rPr>
      </w:r>
      <w:r>
        <w:rPr>
          <w:noProof/>
          <w:webHidden/>
        </w:rPr>
        <w:fldChar w:fldCharType="separate"/>
      </w:r>
      <w:ins w:id="112"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13" w:author="Avin Mathew" w:date="2012-05-16T09:30:00Z"/>
          <w:rFonts w:asciiTheme="minorHAnsi" w:eastAsiaTheme="minorEastAsia" w:hAnsiTheme="minorHAnsi" w:cstheme="minorBidi"/>
          <w:noProof/>
          <w:szCs w:val="22"/>
          <w:lang w:val="en-AU" w:eastAsia="en-AU"/>
        </w:rPr>
      </w:pPr>
      <w:ins w:id="11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"_Toc324923978"</w:instrText>
        </w:r>
        <w:r w:rsidRPr="00CA59A8">
          <w:rPr>
            <w:rStyle w:val="Hyperlink"/>
            <w:noProof/>
          </w:rPr>
          <w:instrText xml:space="preserve"> </w:instrText>
        </w:r>
        <w:r w:rsidRPr="00CA59A8">
          <w:rPr>
            <w:rStyle w:val="Hyperlink"/>
            <w:noProof/>
          </w:rPr>
          <w:fldChar w:fldCharType="separate"/>
        </w:r>
        <w:r w:rsidRPr="00CA59A8">
          <w:rPr>
            <w:rStyle w:val="Hyperlink"/>
            <w:noProof/>
          </w:rPr>
          <w:t>3.3.8</w:t>
        </w:r>
        <w:r>
          <w:rPr>
            <w:rFonts w:asciiTheme="minorHAnsi" w:eastAsiaTheme="minorEastAsia" w:hAnsiTheme="minorHAnsi" w:cstheme="minorBidi"/>
            <w:noProof/>
            <w:szCs w:val="22"/>
            <w:lang w:val="en-AU" w:eastAsia="en-AU"/>
          </w:rPr>
          <w:tab/>
        </w:r>
        <w:r w:rsidRPr="00CA59A8">
          <w:rPr>
            <w:rStyle w:val="Hyperlink"/>
            <w:noProof/>
          </w:rPr>
          <w:t>DuplicatePropertyFault</w:t>
        </w:r>
        <w:r>
          <w:rPr>
            <w:noProof/>
            <w:webHidden/>
          </w:rPr>
          <w:tab/>
        </w:r>
        <w:r>
          <w:rPr>
            <w:noProof/>
            <w:webHidden/>
          </w:rPr>
          <w:fldChar w:fldCharType="begin"/>
        </w:r>
        <w:r>
          <w:rPr>
            <w:noProof/>
            <w:webHidden/>
          </w:rPr>
          <w:instrText xml:space="preserve"> PAGEREF _Toc324923978 \h </w:instrText>
        </w:r>
      </w:ins>
      <w:r>
        <w:rPr>
          <w:noProof/>
          <w:webHidden/>
        </w:rPr>
      </w:r>
      <w:r>
        <w:rPr>
          <w:noProof/>
          <w:webHidden/>
        </w:rPr>
        <w:fldChar w:fldCharType="separate"/>
      </w:r>
      <w:ins w:id="115"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1"/>
        <w:tabs>
          <w:tab w:val="right" w:leader="dot" w:pos="8630"/>
        </w:tabs>
        <w:rPr>
          <w:ins w:id="116" w:author="Avin Mathew" w:date="2012-05-16T09:30:00Z"/>
          <w:rFonts w:asciiTheme="minorHAnsi" w:eastAsiaTheme="minorEastAsia" w:hAnsiTheme="minorHAnsi" w:cstheme="minorBidi"/>
          <w:noProof/>
          <w:szCs w:val="22"/>
          <w:lang w:val="en-AU" w:eastAsia="en-AU"/>
        </w:rPr>
      </w:pPr>
      <w:ins w:id="11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"_Toc324923979"</w:instrText>
        </w:r>
        <w:r w:rsidRPr="00CA59A8">
          <w:rPr>
            <w:rStyle w:val="Hyperlink"/>
            <w:noProof/>
          </w:rPr>
          <w:instrText xml:space="preserve"> </w:instrText>
        </w:r>
        <w:r w:rsidRPr="00CA59A8">
          <w:rPr>
            <w:rStyle w:val="Hyperlink"/>
            <w:noProof/>
          </w:rPr>
          <w:fldChar w:fldCharType="separate"/>
        </w:r>
        <w:r w:rsidRPr="00CA59A8">
          <w:rPr>
            <w:rStyle w:val="Hyperlink"/>
            <w:noProof/>
          </w:rPr>
          <w:t>Appendix A: OpenO&amp;M Defined Properties</w:t>
        </w:r>
        <w:r>
          <w:rPr>
            <w:noProof/>
            <w:webHidden/>
          </w:rPr>
          <w:tab/>
        </w:r>
        <w:r>
          <w:rPr>
            <w:noProof/>
            <w:webHidden/>
          </w:rPr>
          <w:fldChar w:fldCharType="begin"/>
        </w:r>
        <w:r>
          <w:rPr>
            <w:noProof/>
            <w:webHidden/>
          </w:rPr>
          <w:instrText xml:space="preserve"> PAGEREF _Toc324923979 \h </w:instrText>
        </w:r>
      </w:ins>
      <w:r>
        <w:rPr>
          <w:noProof/>
          <w:webHidden/>
        </w:rPr>
      </w:r>
      <w:r>
        <w:rPr>
          <w:noProof/>
          <w:webHidden/>
        </w:rPr>
        <w:fldChar w:fldCharType="separate"/>
      </w:r>
      <w:ins w:id="118"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19" w:author="Avin Mathew" w:date="2012-05-16T09:30:00Z"/>
          <w:rFonts w:asciiTheme="minorHAnsi" w:eastAsiaTheme="minorEastAsia" w:hAnsiTheme="minorHAnsi" w:cstheme="minorBidi"/>
          <w:noProof/>
          <w:szCs w:val="22"/>
          <w:lang w:val="en-AU" w:eastAsia="en-AU"/>
        </w:rPr>
      </w:pPr>
      <w:ins w:id="12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"_Toc324923980"</w:instrText>
        </w:r>
        <w:r w:rsidRPr="00CA59A8">
          <w:rPr>
            <w:rStyle w:val="Hyperlink"/>
            <w:noProof/>
          </w:rPr>
          <w:instrText xml:space="preserve"> </w:instrText>
        </w:r>
        <w:r w:rsidRPr="00CA59A8">
          <w:rPr>
            <w:rStyle w:val="Hyperlink"/>
            <w:noProof/>
          </w:rPr>
          <w:fldChar w:fldCharType="separate"/>
        </w:r>
        <w:r w:rsidRPr="00CA59A8">
          <w:rPr>
            <w:rStyle w:val="Hyperlink"/>
            <w:noProof/>
          </w:rPr>
          <w:t>ParentEntityID</w:t>
        </w:r>
        <w:r>
          <w:rPr>
            <w:noProof/>
            <w:webHidden/>
          </w:rPr>
          <w:tab/>
        </w:r>
        <w:r>
          <w:rPr>
            <w:noProof/>
            <w:webHidden/>
          </w:rPr>
          <w:fldChar w:fldCharType="begin"/>
        </w:r>
        <w:r>
          <w:rPr>
            <w:noProof/>
            <w:webHidden/>
          </w:rPr>
          <w:instrText xml:space="preserve"> PAGEREF _Toc324923980 \h </w:instrText>
        </w:r>
      </w:ins>
      <w:r>
        <w:rPr>
          <w:noProof/>
          <w:webHidden/>
        </w:rPr>
      </w:r>
      <w:r>
        <w:rPr>
          <w:noProof/>
          <w:webHidden/>
        </w:rPr>
        <w:fldChar w:fldCharType="separate"/>
      </w:r>
      <w:ins w:id="121"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22" w:author="Avin Mathew" w:date="2012-05-16T09:30:00Z"/>
          <w:rFonts w:asciiTheme="minorHAnsi" w:eastAsiaTheme="minorEastAsia" w:hAnsiTheme="minorHAnsi" w:cstheme="minorBidi"/>
          <w:noProof/>
          <w:szCs w:val="22"/>
          <w:lang w:val="en-AU" w:eastAsia="en-AU"/>
        </w:rPr>
      </w:pPr>
      <w:ins w:id="12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"_Toc324923981"</w:instrText>
        </w:r>
        <w:r w:rsidRPr="00CA59A8">
          <w:rPr>
            <w:rStyle w:val="Hyperlink"/>
            <w:noProof/>
          </w:rPr>
          <w:instrText xml:space="preserve"> </w:instrText>
        </w:r>
        <w:r w:rsidRPr="00CA59A8">
          <w:rPr>
            <w:rStyle w:val="Hyperlink"/>
            <w:noProof/>
          </w:rPr>
          <w:fldChar w:fldCharType="separate"/>
        </w:r>
        <w:r w:rsidRPr="00CA59A8">
          <w:rPr>
            <w:rStyle w:val="Hyperlink"/>
            <w:noProof/>
          </w:rPr>
          <w:t>ChildEntityID</w:t>
        </w:r>
        <w:r>
          <w:rPr>
            <w:noProof/>
            <w:webHidden/>
          </w:rPr>
          <w:tab/>
        </w:r>
        <w:r>
          <w:rPr>
            <w:noProof/>
            <w:webHidden/>
          </w:rPr>
          <w:fldChar w:fldCharType="begin"/>
        </w:r>
        <w:r>
          <w:rPr>
            <w:noProof/>
            <w:webHidden/>
          </w:rPr>
          <w:instrText xml:space="preserve"> PAGEREF _Toc324923981 \h </w:instrText>
        </w:r>
      </w:ins>
      <w:r>
        <w:rPr>
          <w:noProof/>
          <w:webHidden/>
        </w:rPr>
      </w:r>
      <w:r>
        <w:rPr>
          <w:noProof/>
          <w:webHidden/>
        </w:rPr>
        <w:fldChar w:fldCharType="separate"/>
      </w:r>
      <w:ins w:id="124"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25" w:author="Avin Mathew" w:date="2012-05-16T09:30:00Z"/>
          <w:rFonts w:asciiTheme="minorHAnsi" w:eastAsiaTheme="minorEastAsia" w:hAnsiTheme="minorHAnsi" w:cstheme="minorBidi"/>
          <w:noProof/>
          <w:szCs w:val="22"/>
          <w:lang w:val="en-AU" w:eastAsia="en-AU"/>
        </w:rPr>
      </w:pPr>
      <w:ins w:id="12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"_Toc324923982"</w:instrText>
        </w:r>
        <w:r w:rsidRPr="00CA59A8">
          <w:rPr>
            <w:rStyle w:val="Hyperlink"/>
            <w:noProof/>
          </w:rPr>
          <w:instrText xml:space="preserve"> </w:instrText>
        </w:r>
        <w:r w:rsidRPr="00CA59A8">
          <w:rPr>
            <w:rStyle w:val="Hyperlink"/>
            <w:noProof/>
          </w:rPr>
          <w:fldChar w:fldCharType="separate"/>
        </w:r>
        <w:r w:rsidRPr="00CA59A8">
          <w:rPr>
            <w:rStyle w:val="Hyperlink"/>
            <w:noProof/>
          </w:rPr>
          <w:t>PossibleEquivalentEntryID</w:t>
        </w:r>
        <w:r>
          <w:rPr>
            <w:noProof/>
            <w:webHidden/>
          </w:rPr>
          <w:tab/>
        </w:r>
        <w:r>
          <w:rPr>
            <w:noProof/>
            <w:webHidden/>
          </w:rPr>
          <w:fldChar w:fldCharType="begin"/>
        </w:r>
        <w:r>
          <w:rPr>
            <w:noProof/>
            <w:webHidden/>
          </w:rPr>
          <w:instrText xml:space="preserve"> PAGEREF _Toc324923982 \h </w:instrText>
        </w:r>
      </w:ins>
      <w:r>
        <w:rPr>
          <w:noProof/>
          <w:webHidden/>
        </w:rPr>
      </w:r>
      <w:r>
        <w:rPr>
          <w:noProof/>
          <w:webHidden/>
        </w:rPr>
        <w:fldChar w:fldCharType="separate"/>
      </w:r>
      <w:ins w:id="127"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1"/>
        <w:tabs>
          <w:tab w:val="right" w:leader="dot" w:pos="8630"/>
        </w:tabs>
        <w:rPr>
          <w:ins w:id="128" w:author="Avin Mathew" w:date="2012-05-16T09:30:00Z"/>
          <w:rFonts w:asciiTheme="minorHAnsi" w:eastAsiaTheme="minorEastAsia" w:hAnsiTheme="minorHAnsi" w:cstheme="minorBidi"/>
          <w:noProof/>
          <w:szCs w:val="22"/>
          <w:lang w:val="en-AU" w:eastAsia="en-AU"/>
        </w:rPr>
      </w:pPr>
      <w:ins w:id="12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"_Toc324923983"</w:instrText>
        </w:r>
        <w:r w:rsidRPr="00CA59A8">
          <w:rPr>
            <w:rStyle w:val="Hyperlink"/>
            <w:noProof/>
          </w:rPr>
          <w:instrText xml:space="preserve"> </w:instrText>
        </w:r>
        <w:r w:rsidRPr="00CA59A8">
          <w:rPr>
            <w:rStyle w:val="Hyperlink"/>
            <w:noProof/>
          </w:rPr>
          <w:fldChar w:fldCharType="separate"/>
        </w:r>
        <w:r w:rsidRPr="00CA59A8">
          <w:rPr>
            <w:rStyle w:val="Hyperlink"/>
            <w:noProof/>
          </w:rPr>
          <w:t>Annex A: OAGIS-Based Message Model</w:t>
        </w:r>
        <w:r>
          <w:rPr>
            <w:noProof/>
            <w:webHidden/>
          </w:rPr>
          <w:tab/>
        </w:r>
        <w:r>
          <w:rPr>
            <w:noProof/>
            <w:webHidden/>
          </w:rPr>
          <w:fldChar w:fldCharType="begin"/>
        </w:r>
        <w:r>
          <w:rPr>
            <w:noProof/>
            <w:webHidden/>
          </w:rPr>
          <w:instrText xml:space="preserve"> PAGEREF _Toc324923983 \h </w:instrText>
        </w:r>
      </w:ins>
      <w:r>
        <w:rPr>
          <w:noProof/>
          <w:webHidden/>
        </w:rPr>
      </w:r>
      <w:r>
        <w:rPr>
          <w:noProof/>
          <w:webHidden/>
        </w:rPr>
        <w:fldChar w:fldCharType="separate"/>
      </w:r>
      <w:ins w:id="130" w:author="Avin Mathew" w:date="2012-05-16T09:30:00Z">
        <w:r>
          <w:rPr>
            <w:noProof/>
            <w:webHidden/>
          </w:rPr>
          <w:t>20</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31" w:author="Avin Mathew" w:date="2012-05-16T09:30:00Z"/>
          <w:rFonts w:asciiTheme="minorHAnsi" w:eastAsiaTheme="minorEastAsia" w:hAnsiTheme="minorHAnsi" w:cstheme="minorBidi"/>
          <w:noProof/>
          <w:szCs w:val="22"/>
          <w:lang w:val="en-AU" w:eastAsia="en-AU"/>
        </w:rPr>
      </w:pPr>
      <w:ins w:id="132" w:author="Avin Mathew" w:date="2012-05-16T09:30:00Z">
        <w:r w:rsidRPr="00CA59A8">
          <w:rPr>
            <w:rStyle w:val="Hyperlink"/>
            <w:noProof/>
          </w:rPr>
          <w:lastRenderedPageBreak/>
          <w:fldChar w:fldCharType="begin"/>
        </w:r>
        <w:r w:rsidRPr="00CA59A8">
          <w:rPr>
            <w:rStyle w:val="Hyperlink"/>
            <w:noProof/>
          </w:rPr>
          <w:instrText xml:space="preserve"> </w:instrText>
        </w:r>
        <w:r>
          <w:rPr>
            <w:noProof/>
          </w:rPr>
          <w:instrText>HYPERLINK \l "_Toc324923984"</w:instrText>
        </w:r>
        <w:r w:rsidRPr="00CA59A8">
          <w:rPr>
            <w:rStyle w:val="Hyperlink"/>
            <w:noProof/>
          </w:rPr>
          <w:instrText xml:space="preserve"> </w:instrText>
        </w:r>
        <w:r w:rsidRPr="00CA59A8">
          <w:rPr>
            <w:rStyle w:val="Hyperlink"/>
            <w:noProof/>
          </w:rPr>
          <w:fldChar w:fldCharType="separate"/>
        </w:r>
        <w:r w:rsidRPr="00CA59A8">
          <w:rPr>
            <w:rStyle w:val="Hyperlink"/>
            <w:noProof/>
          </w:rPr>
          <w:t>BOD Catalogue</w:t>
        </w:r>
        <w:r>
          <w:rPr>
            <w:noProof/>
            <w:webHidden/>
          </w:rPr>
          <w:tab/>
        </w:r>
        <w:r>
          <w:rPr>
            <w:noProof/>
            <w:webHidden/>
          </w:rPr>
          <w:fldChar w:fldCharType="begin"/>
        </w:r>
        <w:r>
          <w:rPr>
            <w:noProof/>
            <w:webHidden/>
          </w:rPr>
          <w:instrText xml:space="preserve"> PAGEREF _Toc324923984 \h </w:instrText>
        </w:r>
      </w:ins>
      <w:r>
        <w:rPr>
          <w:noProof/>
          <w:webHidden/>
        </w:rPr>
      </w:r>
      <w:r>
        <w:rPr>
          <w:noProof/>
          <w:webHidden/>
        </w:rPr>
        <w:fldChar w:fldCharType="separate"/>
      </w:r>
      <w:ins w:id="133" w:author="Avin Mathew" w:date="2012-05-16T09:30:00Z">
        <w:r>
          <w:rPr>
            <w:noProof/>
            <w:webHidden/>
          </w:rPr>
          <w:t>20</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34" w:author="Avin Mathew" w:date="2012-05-16T09:30:00Z"/>
          <w:rFonts w:asciiTheme="minorHAnsi" w:eastAsiaTheme="minorEastAsia" w:hAnsiTheme="minorHAnsi" w:cstheme="minorBidi"/>
          <w:noProof/>
          <w:szCs w:val="22"/>
          <w:lang w:val="en-AU" w:eastAsia="en-AU"/>
        </w:rPr>
      </w:pPr>
      <w:ins w:id="13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"_Toc324923985"</w:instrText>
        </w:r>
        <w:r w:rsidRPr="00CA59A8">
          <w:rPr>
            <w:rStyle w:val="Hyperlink"/>
            <w:noProof/>
          </w:rPr>
          <w:instrText xml:space="preserve"> </w:instrText>
        </w:r>
        <w:r w:rsidRPr="00CA59A8">
          <w:rPr>
            <w:rStyle w:val="Hyperlink"/>
            <w:noProof/>
          </w:rPr>
          <w:fldChar w:fldCharType="separate"/>
        </w:r>
        <w:r w:rsidRPr="00CA59A8">
          <w:rPr>
            <w:rStyle w:val="Hyperlink"/>
            <w:noProof/>
          </w:rPr>
          <w:t>Request/Response BODs</w:t>
        </w:r>
        <w:r>
          <w:rPr>
            <w:noProof/>
            <w:webHidden/>
          </w:rPr>
          <w:tab/>
        </w:r>
        <w:r>
          <w:rPr>
            <w:noProof/>
            <w:webHidden/>
          </w:rPr>
          <w:fldChar w:fldCharType="begin"/>
        </w:r>
        <w:r>
          <w:rPr>
            <w:noProof/>
            <w:webHidden/>
          </w:rPr>
          <w:instrText xml:space="preserve"> PAGEREF _Toc324923985 \h </w:instrText>
        </w:r>
      </w:ins>
      <w:r>
        <w:rPr>
          <w:noProof/>
          <w:webHidden/>
        </w:rPr>
      </w:r>
      <w:r>
        <w:rPr>
          <w:noProof/>
          <w:webHidden/>
        </w:rPr>
        <w:fldChar w:fldCharType="separate"/>
      </w:r>
      <w:ins w:id="136" w:author="Avin Mathew" w:date="2012-05-16T09:30:00Z">
        <w:r>
          <w:rPr>
            <w:noProof/>
            <w:webHidden/>
          </w:rPr>
          <w:t>20</w:t>
        </w:r>
        <w:r>
          <w:rPr>
            <w:noProof/>
            <w:webHidden/>
          </w:rPr>
          <w:fldChar w:fldCharType="end"/>
        </w:r>
        <w:r w:rsidRPr="00CA59A8">
          <w:rPr>
            <w:rStyle w:val="Hyperlink"/>
            <w:noProof/>
          </w:rPr>
          <w:fldChar w:fldCharType="end"/>
        </w:r>
      </w:ins>
    </w:p>
    <w:p w:rsidR="00825EBD" w:rsidDel="00524D99" w:rsidRDefault="00825EBD">
      <w:pPr>
        <w:pStyle w:val="TOC1"/>
        <w:tabs>
          <w:tab w:val="left" w:pos="440"/>
          <w:tab w:val="right" w:leader="dot" w:pos="8630"/>
        </w:tabs>
        <w:rPr>
          <w:del w:id="137" w:author="Avin Mathew" w:date="2012-05-16T09:30:00Z"/>
          <w:rFonts w:asciiTheme="minorHAnsi" w:eastAsiaTheme="minorEastAsia" w:hAnsiTheme="minorHAnsi" w:cstheme="minorBidi"/>
          <w:noProof/>
          <w:szCs w:val="22"/>
          <w:lang w:val="en-AU" w:eastAsia="en-AU"/>
        </w:rPr>
      </w:pPr>
      <w:del w:id="138" w:author="Avin Mathew" w:date="2012-05-16T09:30:00Z">
        <w:r w:rsidRPr="00524D99" w:rsidDel="00524D99">
          <w:rPr>
            <w:rPrChange w:id="139" w:author="Avin Mathew" w:date="2012-05-16T09:30:00Z">
              <w:rPr>
                <w:rStyle w:val="Hyperlink"/>
                <w:noProof/>
              </w:rPr>
            </w:rPrChange>
          </w:rPr>
          <w:delText>1</w:delText>
        </w:r>
        <w:r w:rsidDel="00524D99">
          <w:rPr>
            <w:rFonts w:asciiTheme="minorHAnsi" w:eastAsiaTheme="minorEastAsia" w:hAnsiTheme="minorHAnsi" w:cstheme="minorBidi"/>
            <w:noProof/>
            <w:szCs w:val="22"/>
            <w:lang w:val="en-AU" w:eastAsia="en-AU"/>
          </w:rPr>
          <w:tab/>
        </w:r>
        <w:r w:rsidRPr="00524D99" w:rsidDel="00524D99">
          <w:rPr>
            <w:rPrChange w:id="140" w:author="Avin Mathew" w:date="2012-05-16T09:30:00Z">
              <w:rPr>
                <w:rStyle w:val="Hyperlink"/>
                <w:noProof/>
              </w:rPr>
            </w:rPrChange>
          </w:rPr>
          <w:delText>Common Interoperability Registry</w:delText>
        </w:r>
        <w:r w:rsidDel="00524D99">
          <w:rPr>
            <w:noProof/>
            <w:webHidden/>
          </w:rPr>
          <w:tab/>
          <w:delText>4</w:delText>
        </w:r>
      </w:del>
    </w:p>
    <w:p w:rsidR="00825EBD" w:rsidDel="00524D99" w:rsidRDefault="00825EBD">
      <w:pPr>
        <w:pStyle w:val="TOC1"/>
        <w:tabs>
          <w:tab w:val="left" w:pos="440"/>
          <w:tab w:val="right" w:leader="dot" w:pos="8630"/>
        </w:tabs>
        <w:rPr>
          <w:del w:id="141" w:author="Avin Mathew" w:date="2012-05-16T09:30:00Z"/>
          <w:rFonts w:asciiTheme="minorHAnsi" w:eastAsiaTheme="minorEastAsia" w:hAnsiTheme="minorHAnsi" w:cstheme="minorBidi"/>
          <w:noProof/>
          <w:szCs w:val="22"/>
          <w:lang w:val="en-AU" w:eastAsia="en-AU"/>
        </w:rPr>
      </w:pPr>
      <w:del w:id="142" w:author="Avin Mathew" w:date="2012-05-16T09:30:00Z">
        <w:r w:rsidRPr="00524D99" w:rsidDel="00524D99">
          <w:rPr>
            <w:rPrChange w:id="143" w:author="Avin Mathew" w:date="2012-05-16T09:30:00Z">
              <w:rPr>
                <w:rStyle w:val="Hyperlink"/>
                <w:noProof/>
              </w:rPr>
            </w:rPrChange>
          </w:rPr>
          <w:delText>2</w:delText>
        </w:r>
        <w:r w:rsidDel="00524D99">
          <w:rPr>
            <w:rFonts w:asciiTheme="minorHAnsi" w:eastAsiaTheme="minorEastAsia" w:hAnsiTheme="minorHAnsi" w:cstheme="minorBidi"/>
            <w:noProof/>
            <w:szCs w:val="22"/>
            <w:lang w:val="en-AU" w:eastAsia="en-AU"/>
          </w:rPr>
          <w:tab/>
        </w:r>
        <w:r w:rsidRPr="00524D99" w:rsidDel="00524D99">
          <w:rPr>
            <w:rPrChange w:id="144" w:author="Avin Mathew" w:date="2012-05-16T09:30:00Z">
              <w:rPr>
                <w:rStyle w:val="Hyperlink"/>
                <w:noProof/>
              </w:rPr>
            </w:rPrChange>
          </w:rPr>
          <w:delText>Logical Data Model</w:delText>
        </w:r>
        <w:r w:rsidDel="00524D99">
          <w:rPr>
            <w:noProof/>
            <w:webHidden/>
          </w:rPr>
          <w:tab/>
          <w:delText>4</w:delText>
        </w:r>
      </w:del>
    </w:p>
    <w:p w:rsidR="00825EBD" w:rsidDel="00524D99" w:rsidRDefault="00825EBD">
      <w:pPr>
        <w:pStyle w:val="TOC2"/>
        <w:tabs>
          <w:tab w:val="left" w:pos="720"/>
          <w:tab w:val="right" w:leader="dot" w:pos="8630"/>
        </w:tabs>
        <w:rPr>
          <w:del w:id="145" w:author="Avin Mathew" w:date="2012-05-16T09:30:00Z"/>
          <w:rFonts w:asciiTheme="minorHAnsi" w:eastAsiaTheme="minorEastAsia" w:hAnsiTheme="minorHAnsi" w:cstheme="minorBidi"/>
          <w:noProof/>
          <w:szCs w:val="22"/>
          <w:lang w:val="en-AU" w:eastAsia="en-AU"/>
        </w:rPr>
      </w:pPr>
      <w:del w:id="146" w:author="Avin Mathew" w:date="2012-05-16T09:30:00Z">
        <w:r w:rsidRPr="00524D99" w:rsidDel="00524D99">
          <w:rPr>
            <w:rPrChange w:id="147" w:author="Avin Mathew" w:date="2012-05-16T09:30:00Z">
              <w:rPr>
                <w:rStyle w:val="Hyperlink"/>
                <w:noProof/>
              </w:rPr>
            </w:rPrChange>
          </w:rPr>
          <w:delText>2.1</w:delText>
        </w:r>
        <w:r w:rsidDel="00524D99">
          <w:rPr>
            <w:rFonts w:asciiTheme="minorHAnsi" w:eastAsiaTheme="minorEastAsia" w:hAnsiTheme="minorHAnsi" w:cstheme="minorBidi"/>
            <w:noProof/>
            <w:szCs w:val="22"/>
            <w:lang w:val="en-AU" w:eastAsia="en-AU"/>
          </w:rPr>
          <w:tab/>
        </w:r>
        <w:r w:rsidRPr="00524D99" w:rsidDel="00524D99">
          <w:rPr>
            <w:rPrChange w:id="148" w:author="Avin Mathew" w:date="2012-05-16T09:30:00Z">
              <w:rPr>
                <w:rStyle w:val="Hyperlink"/>
                <w:noProof/>
              </w:rPr>
            </w:rPrChange>
          </w:rPr>
          <w:delText>Primitive Data Types</w:delText>
        </w:r>
        <w:r w:rsidDel="00524D99">
          <w:rPr>
            <w:noProof/>
            <w:webHidden/>
          </w:rPr>
          <w:tab/>
          <w:delText>4</w:delText>
        </w:r>
      </w:del>
    </w:p>
    <w:p w:rsidR="00825EBD" w:rsidDel="00524D99" w:rsidRDefault="00825EBD">
      <w:pPr>
        <w:pStyle w:val="TOC3"/>
        <w:tabs>
          <w:tab w:val="left" w:pos="1200"/>
          <w:tab w:val="right" w:leader="dot" w:pos="8630"/>
        </w:tabs>
        <w:rPr>
          <w:del w:id="149" w:author="Avin Mathew" w:date="2012-05-16T09:30:00Z"/>
          <w:rFonts w:asciiTheme="minorHAnsi" w:eastAsiaTheme="minorEastAsia" w:hAnsiTheme="minorHAnsi" w:cstheme="minorBidi"/>
          <w:noProof/>
          <w:szCs w:val="22"/>
          <w:lang w:val="en-AU" w:eastAsia="en-AU"/>
        </w:rPr>
      </w:pPr>
      <w:del w:id="150" w:author="Avin Mathew" w:date="2012-05-16T09:30:00Z">
        <w:r w:rsidRPr="00524D99" w:rsidDel="00524D99">
          <w:rPr>
            <w:rPrChange w:id="151" w:author="Avin Mathew" w:date="2012-05-16T09:30:00Z">
              <w:rPr>
                <w:rStyle w:val="Hyperlink"/>
                <w:noProof/>
              </w:rPr>
            </w:rPrChange>
          </w:rPr>
          <w:delText>2.1.1</w:delText>
        </w:r>
        <w:r w:rsidDel="00524D99">
          <w:rPr>
            <w:rFonts w:asciiTheme="minorHAnsi" w:eastAsiaTheme="minorEastAsia" w:hAnsiTheme="minorHAnsi" w:cstheme="minorBidi"/>
            <w:noProof/>
            <w:szCs w:val="22"/>
            <w:lang w:val="en-AU" w:eastAsia="en-AU"/>
          </w:rPr>
          <w:tab/>
        </w:r>
        <w:r w:rsidRPr="00524D99" w:rsidDel="00524D99">
          <w:rPr>
            <w:rPrChange w:id="152" w:author="Avin Mathew" w:date="2012-05-16T09:30:00Z">
              <w:rPr>
                <w:rStyle w:val="Hyperlink"/>
                <w:noProof/>
              </w:rPr>
            </w:rPrChange>
          </w:rPr>
          <w:delText>XML Schema Types</w:delText>
        </w:r>
        <w:r w:rsidDel="00524D99">
          <w:rPr>
            <w:noProof/>
            <w:webHidden/>
          </w:rPr>
          <w:tab/>
          <w:delText>4</w:delText>
        </w:r>
      </w:del>
    </w:p>
    <w:p w:rsidR="00825EBD" w:rsidDel="00524D99" w:rsidRDefault="00825EBD">
      <w:pPr>
        <w:pStyle w:val="TOC3"/>
        <w:tabs>
          <w:tab w:val="left" w:pos="1200"/>
          <w:tab w:val="right" w:leader="dot" w:pos="8630"/>
        </w:tabs>
        <w:rPr>
          <w:del w:id="153" w:author="Avin Mathew" w:date="2012-05-16T09:30:00Z"/>
          <w:rFonts w:asciiTheme="minorHAnsi" w:eastAsiaTheme="minorEastAsia" w:hAnsiTheme="minorHAnsi" w:cstheme="minorBidi"/>
          <w:noProof/>
          <w:szCs w:val="22"/>
          <w:lang w:val="en-AU" w:eastAsia="en-AU"/>
        </w:rPr>
      </w:pPr>
      <w:del w:id="154" w:author="Avin Mathew" w:date="2012-05-16T09:30:00Z">
        <w:r w:rsidRPr="00524D99" w:rsidDel="00524D99">
          <w:rPr>
            <w:rPrChange w:id="155" w:author="Avin Mathew" w:date="2012-05-16T09:30:00Z">
              <w:rPr>
                <w:rStyle w:val="Hyperlink"/>
                <w:noProof/>
              </w:rPr>
            </w:rPrChange>
          </w:rPr>
          <w:delText>2.1.2</w:delText>
        </w:r>
        <w:r w:rsidDel="00524D99">
          <w:rPr>
            <w:rFonts w:asciiTheme="minorHAnsi" w:eastAsiaTheme="minorEastAsia" w:hAnsiTheme="minorHAnsi" w:cstheme="minorBidi"/>
            <w:noProof/>
            <w:szCs w:val="22"/>
            <w:lang w:val="en-AU" w:eastAsia="en-AU"/>
          </w:rPr>
          <w:tab/>
        </w:r>
        <w:r w:rsidRPr="00524D99" w:rsidDel="00524D99">
          <w:rPr>
            <w:rPrChange w:id="156" w:author="Avin Mathew" w:date="2012-05-16T09:30:00Z">
              <w:rPr>
                <w:rStyle w:val="Hyperlink"/>
                <w:noProof/>
              </w:rPr>
            </w:rPrChange>
          </w:rPr>
          <w:delText>Core Component Types</w:delText>
        </w:r>
        <w:r w:rsidDel="00524D99">
          <w:rPr>
            <w:noProof/>
            <w:webHidden/>
          </w:rPr>
          <w:tab/>
          <w:delText>4</w:delText>
        </w:r>
      </w:del>
    </w:p>
    <w:p w:rsidR="00825EBD" w:rsidDel="00524D99" w:rsidRDefault="00825EBD">
      <w:pPr>
        <w:pStyle w:val="TOC2"/>
        <w:tabs>
          <w:tab w:val="left" w:pos="720"/>
          <w:tab w:val="right" w:leader="dot" w:pos="8630"/>
        </w:tabs>
        <w:rPr>
          <w:del w:id="157" w:author="Avin Mathew" w:date="2012-05-16T09:30:00Z"/>
          <w:rFonts w:asciiTheme="minorHAnsi" w:eastAsiaTheme="minorEastAsia" w:hAnsiTheme="minorHAnsi" w:cstheme="minorBidi"/>
          <w:noProof/>
          <w:szCs w:val="22"/>
          <w:lang w:val="en-AU" w:eastAsia="en-AU"/>
        </w:rPr>
      </w:pPr>
      <w:del w:id="158" w:author="Avin Mathew" w:date="2012-05-16T09:30:00Z">
        <w:r w:rsidRPr="00524D99" w:rsidDel="00524D99">
          <w:rPr>
            <w:rPrChange w:id="159" w:author="Avin Mathew" w:date="2012-05-16T09:30:00Z">
              <w:rPr>
                <w:rStyle w:val="Hyperlink"/>
                <w:noProof/>
              </w:rPr>
            </w:rPrChange>
          </w:rPr>
          <w:delText>2.2</w:delText>
        </w:r>
        <w:r w:rsidDel="00524D99">
          <w:rPr>
            <w:rFonts w:asciiTheme="minorHAnsi" w:eastAsiaTheme="minorEastAsia" w:hAnsiTheme="minorHAnsi" w:cstheme="minorBidi"/>
            <w:noProof/>
            <w:szCs w:val="22"/>
            <w:lang w:val="en-AU" w:eastAsia="en-AU"/>
          </w:rPr>
          <w:tab/>
        </w:r>
        <w:r w:rsidRPr="00524D99" w:rsidDel="00524D99">
          <w:rPr>
            <w:rPrChange w:id="160" w:author="Avin Mathew" w:date="2012-05-16T09:30:00Z">
              <w:rPr>
                <w:rStyle w:val="Hyperlink"/>
                <w:noProof/>
              </w:rPr>
            </w:rPrChange>
          </w:rPr>
          <w:delText>UML Model</w:delText>
        </w:r>
        <w:r w:rsidDel="00524D99">
          <w:rPr>
            <w:noProof/>
            <w:webHidden/>
          </w:rPr>
          <w:tab/>
          <w:delText>5</w:delText>
        </w:r>
      </w:del>
    </w:p>
    <w:p w:rsidR="00825EBD" w:rsidDel="00524D99" w:rsidRDefault="00825EBD">
      <w:pPr>
        <w:pStyle w:val="TOC2"/>
        <w:tabs>
          <w:tab w:val="left" w:pos="720"/>
          <w:tab w:val="right" w:leader="dot" w:pos="8630"/>
        </w:tabs>
        <w:rPr>
          <w:del w:id="161" w:author="Avin Mathew" w:date="2012-05-16T09:30:00Z"/>
          <w:rFonts w:asciiTheme="minorHAnsi" w:eastAsiaTheme="minorEastAsia" w:hAnsiTheme="minorHAnsi" w:cstheme="minorBidi"/>
          <w:noProof/>
          <w:szCs w:val="22"/>
          <w:lang w:val="en-AU" w:eastAsia="en-AU"/>
        </w:rPr>
      </w:pPr>
      <w:del w:id="162" w:author="Avin Mathew" w:date="2012-05-16T09:30:00Z">
        <w:r w:rsidRPr="00524D99" w:rsidDel="00524D99">
          <w:rPr>
            <w:rPrChange w:id="163" w:author="Avin Mathew" w:date="2012-05-16T09:30:00Z">
              <w:rPr>
                <w:rStyle w:val="Hyperlink"/>
                <w:noProof/>
              </w:rPr>
            </w:rPrChange>
          </w:rPr>
          <w:delText>2.3</w:delText>
        </w:r>
        <w:r w:rsidDel="00524D99">
          <w:rPr>
            <w:rFonts w:asciiTheme="minorHAnsi" w:eastAsiaTheme="minorEastAsia" w:hAnsiTheme="minorHAnsi" w:cstheme="minorBidi"/>
            <w:noProof/>
            <w:szCs w:val="22"/>
            <w:lang w:val="en-AU" w:eastAsia="en-AU"/>
          </w:rPr>
          <w:tab/>
        </w:r>
        <w:r w:rsidRPr="00524D99" w:rsidDel="00524D99">
          <w:rPr>
            <w:rPrChange w:id="164" w:author="Avin Mathew" w:date="2012-05-16T09:30:00Z">
              <w:rPr>
                <w:rStyle w:val="Hyperlink"/>
                <w:noProof/>
              </w:rPr>
            </w:rPrChange>
          </w:rPr>
          <w:delText>Registry</w:delText>
        </w:r>
        <w:r w:rsidDel="00524D99">
          <w:rPr>
            <w:noProof/>
            <w:webHidden/>
          </w:rPr>
          <w:tab/>
          <w:delText>5</w:delText>
        </w:r>
      </w:del>
    </w:p>
    <w:p w:rsidR="00825EBD" w:rsidDel="00524D99" w:rsidRDefault="00825EBD">
      <w:pPr>
        <w:pStyle w:val="TOC2"/>
        <w:tabs>
          <w:tab w:val="left" w:pos="720"/>
          <w:tab w:val="right" w:leader="dot" w:pos="8630"/>
        </w:tabs>
        <w:rPr>
          <w:del w:id="165" w:author="Avin Mathew" w:date="2012-05-16T09:30:00Z"/>
          <w:rFonts w:asciiTheme="minorHAnsi" w:eastAsiaTheme="minorEastAsia" w:hAnsiTheme="minorHAnsi" w:cstheme="minorBidi"/>
          <w:noProof/>
          <w:szCs w:val="22"/>
          <w:lang w:val="en-AU" w:eastAsia="en-AU"/>
        </w:rPr>
      </w:pPr>
      <w:del w:id="166" w:author="Avin Mathew" w:date="2012-05-16T09:30:00Z">
        <w:r w:rsidRPr="00524D99" w:rsidDel="00524D99">
          <w:rPr>
            <w:rPrChange w:id="167" w:author="Avin Mathew" w:date="2012-05-16T09:30:00Z">
              <w:rPr>
                <w:rStyle w:val="Hyperlink"/>
                <w:noProof/>
              </w:rPr>
            </w:rPrChange>
          </w:rPr>
          <w:delText>2.4</w:delText>
        </w:r>
        <w:r w:rsidDel="00524D99">
          <w:rPr>
            <w:rFonts w:asciiTheme="minorHAnsi" w:eastAsiaTheme="minorEastAsia" w:hAnsiTheme="minorHAnsi" w:cstheme="minorBidi"/>
            <w:noProof/>
            <w:szCs w:val="22"/>
            <w:lang w:val="en-AU" w:eastAsia="en-AU"/>
          </w:rPr>
          <w:tab/>
        </w:r>
        <w:r w:rsidRPr="00524D99" w:rsidDel="00524D99">
          <w:rPr>
            <w:rPrChange w:id="168" w:author="Avin Mathew" w:date="2012-05-16T09:30:00Z">
              <w:rPr>
                <w:rStyle w:val="Hyperlink"/>
                <w:noProof/>
              </w:rPr>
            </w:rPrChange>
          </w:rPr>
          <w:delText>Category</w:delText>
        </w:r>
        <w:r w:rsidDel="00524D99">
          <w:rPr>
            <w:noProof/>
            <w:webHidden/>
          </w:rPr>
          <w:tab/>
          <w:delText>6</w:delText>
        </w:r>
      </w:del>
    </w:p>
    <w:p w:rsidR="00825EBD" w:rsidDel="00524D99" w:rsidRDefault="00825EBD">
      <w:pPr>
        <w:pStyle w:val="TOC2"/>
        <w:tabs>
          <w:tab w:val="left" w:pos="720"/>
          <w:tab w:val="right" w:leader="dot" w:pos="8630"/>
        </w:tabs>
        <w:rPr>
          <w:del w:id="169" w:author="Avin Mathew" w:date="2012-05-16T09:30:00Z"/>
          <w:rFonts w:asciiTheme="minorHAnsi" w:eastAsiaTheme="minorEastAsia" w:hAnsiTheme="minorHAnsi" w:cstheme="minorBidi"/>
          <w:noProof/>
          <w:szCs w:val="22"/>
          <w:lang w:val="en-AU" w:eastAsia="en-AU"/>
        </w:rPr>
      </w:pPr>
      <w:del w:id="170" w:author="Avin Mathew" w:date="2012-05-16T09:30:00Z">
        <w:r w:rsidRPr="00524D99" w:rsidDel="00524D99">
          <w:rPr>
            <w:rPrChange w:id="171" w:author="Avin Mathew" w:date="2012-05-16T09:30:00Z">
              <w:rPr>
                <w:rStyle w:val="Hyperlink"/>
                <w:noProof/>
              </w:rPr>
            </w:rPrChange>
          </w:rPr>
          <w:delText>2.5</w:delText>
        </w:r>
        <w:r w:rsidDel="00524D99">
          <w:rPr>
            <w:rFonts w:asciiTheme="minorHAnsi" w:eastAsiaTheme="minorEastAsia" w:hAnsiTheme="minorHAnsi" w:cstheme="minorBidi"/>
            <w:noProof/>
            <w:szCs w:val="22"/>
            <w:lang w:val="en-AU" w:eastAsia="en-AU"/>
          </w:rPr>
          <w:tab/>
        </w:r>
        <w:r w:rsidRPr="00524D99" w:rsidDel="00524D99">
          <w:rPr>
            <w:rPrChange w:id="172" w:author="Avin Mathew" w:date="2012-05-16T09:30:00Z">
              <w:rPr>
                <w:rStyle w:val="Hyperlink"/>
                <w:noProof/>
              </w:rPr>
            </w:rPrChange>
          </w:rPr>
          <w:delText>Entry</w:delText>
        </w:r>
        <w:r w:rsidDel="00524D99">
          <w:rPr>
            <w:noProof/>
            <w:webHidden/>
          </w:rPr>
          <w:tab/>
          <w:delText>7</w:delText>
        </w:r>
      </w:del>
    </w:p>
    <w:p w:rsidR="00825EBD" w:rsidDel="00524D99" w:rsidRDefault="00825EBD">
      <w:pPr>
        <w:pStyle w:val="TOC2"/>
        <w:tabs>
          <w:tab w:val="left" w:pos="720"/>
          <w:tab w:val="right" w:leader="dot" w:pos="8630"/>
        </w:tabs>
        <w:rPr>
          <w:del w:id="173" w:author="Avin Mathew" w:date="2012-05-16T09:30:00Z"/>
          <w:rFonts w:asciiTheme="minorHAnsi" w:eastAsiaTheme="minorEastAsia" w:hAnsiTheme="minorHAnsi" w:cstheme="minorBidi"/>
          <w:noProof/>
          <w:szCs w:val="22"/>
          <w:lang w:val="en-AU" w:eastAsia="en-AU"/>
        </w:rPr>
      </w:pPr>
      <w:del w:id="174" w:author="Avin Mathew" w:date="2012-05-16T09:30:00Z">
        <w:r w:rsidRPr="00524D99" w:rsidDel="00524D99">
          <w:rPr>
            <w:rPrChange w:id="175" w:author="Avin Mathew" w:date="2012-05-16T09:30:00Z">
              <w:rPr>
                <w:rStyle w:val="Hyperlink"/>
                <w:noProof/>
              </w:rPr>
            </w:rPrChange>
          </w:rPr>
          <w:delText>2.6</w:delText>
        </w:r>
        <w:r w:rsidDel="00524D99">
          <w:rPr>
            <w:rFonts w:asciiTheme="minorHAnsi" w:eastAsiaTheme="minorEastAsia" w:hAnsiTheme="minorHAnsi" w:cstheme="minorBidi"/>
            <w:noProof/>
            <w:szCs w:val="22"/>
            <w:lang w:val="en-AU" w:eastAsia="en-AU"/>
          </w:rPr>
          <w:tab/>
        </w:r>
        <w:r w:rsidRPr="00524D99" w:rsidDel="00524D99">
          <w:rPr>
            <w:rPrChange w:id="176" w:author="Avin Mathew" w:date="2012-05-16T09:30:00Z">
              <w:rPr>
                <w:rStyle w:val="Hyperlink"/>
                <w:noProof/>
              </w:rPr>
            </w:rPrChange>
          </w:rPr>
          <w:delText>Property</w:delText>
        </w:r>
        <w:r w:rsidDel="00524D99">
          <w:rPr>
            <w:noProof/>
            <w:webHidden/>
          </w:rPr>
          <w:tab/>
          <w:delText>8</w:delText>
        </w:r>
      </w:del>
    </w:p>
    <w:p w:rsidR="00825EBD" w:rsidDel="00524D99" w:rsidRDefault="00825EBD">
      <w:pPr>
        <w:pStyle w:val="TOC2"/>
        <w:tabs>
          <w:tab w:val="left" w:pos="720"/>
          <w:tab w:val="right" w:leader="dot" w:pos="8630"/>
        </w:tabs>
        <w:rPr>
          <w:del w:id="177" w:author="Avin Mathew" w:date="2012-05-16T09:30:00Z"/>
          <w:rFonts w:asciiTheme="minorHAnsi" w:eastAsiaTheme="minorEastAsia" w:hAnsiTheme="minorHAnsi" w:cstheme="minorBidi"/>
          <w:noProof/>
          <w:szCs w:val="22"/>
          <w:lang w:val="en-AU" w:eastAsia="en-AU"/>
        </w:rPr>
      </w:pPr>
      <w:del w:id="178" w:author="Avin Mathew" w:date="2012-05-16T09:30:00Z">
        <w:r w:rsidRPr="00524D99" w:rsidDel="00524D99">
          <w:rPr>
            <w:rPrChange w:id="179" w:author="Avin Mathew" w:date="2012-05-16T09:30:00Z">
              <w:rPr>
                <w:rStyle w:val="Hyperlink"/>
                <w:noProof/>
              </w:rPr>
            </w:rPrChange>
          </w:rPr>
          <w:delText>2.7</w:delText>
        </w:r>
        <w:r w:rsidDel="00524D99">
          <w:rPr>
            <w:rFonts w:asciiTheme="minorHAnsi" w:eastAsiaTheme="minorEastAsia" w:hAnsiTheme="minorHAnsi" w:cstheme="minorBidi"/>
            <w:noProof/>
            <w:szCs w:val="22"/>
            <w:lang w:val="en-AU" w:eastAsia="en-AU"/>
          </w:rPr>
          <w:tab/>
        </w:r>
        <w:r w:rsidRPr="00524D99" w:rsidDel="00524D99">
          <w:rPr>
            <w:rPrChange w:id="180" w:author="Avin Mathew" w:date="2012-05-16T09:30:00Z">
              <w:rPr>
                <w:rStyle w:val="Hyperlink"/>
                <w:noProof/>
              </w:rPr>
            </w:rPrChange>
          </w:rPr>
          <w:delText>PropertyValue</w:delText>
        </w:r>
        <w:r w:rsidDel="00524D99">
          <w:rPr>
            <w:noProof/>
            <w:webHidden/>
          </w:rPr>
          <w:tab/>
          <w:delText>8</w:delText>
        </w:r>
      </w:del>
    </w:p>
    <w:p w:rsidR="00825EBD" w:rsidDel="00524D99" w:rsidRDefault="00825EBD">
      <w:pPr>
        <w:pStyle w:val="TOC1"/>
        <w:tabs>
          <w:tab w:val="left" w:pos="440"/>
          <w:tab w:val="right" w:leader="dot" w:pos="8630"/>
        </w:tabs>
        <w:rPr>
          <w:del w:id="181" w:author="Avin Mathew" w:date="2012-05-16T09:30:00Z"/>
          <w:rFonts w:asciiTheme="minorHAnsi" w:eastAsiaTheme="minorEastAsia" w:hAnsiTheme="minorHAnsi" w:cstheme="minorBidi"/>
          <w:noProof/>
          <w:szCs w:val="22"/>
          <w:lang w:val="en-AU" w:eastAsia="en-AU"/>
        </w:rPr>
      </w:pPr>
      <w:del w:id="182" w:author="Avin Mathew" w:date="2012-05-16T09:30:00Z">
        <w:r w:rsidRPr="00524D99" w:rsidDel="00524D99">
          <w:rPr>
            <w:rPrChange w:id="183" w:author="Avin Mathew" w:date="2012-05-16T09:30:00Z">
              <w:rPr>
                <w:rStyle w:val="Hyperlink"/>
                <w:noProof/>
              </w:rPr>
            </w:rPrChange>
          </w:rPr>
          <w:delText>3</w:delText>
        </w:r>
        <w:r w:rsidDel="00524D99">
          <w:rPr>
            <w:rFonts w:asciiTheme="minorHAnsi" w:eastAsiaTheme="minorEastAsia" w:hAnsiTheme="minorHAnsi" w:cstheme="minorBidi"/>
            <w:noProof/>
            <w:szCs w:val="22"/>
            <w:lang w:val="en-AU" w:eastAsia="en-AU"/>
          </w:rPr>
          <w:tab/>
        </w:r>
        <w:r w:rsidRPr="00524D99" w:rsidDel="00524D99">
          <w:rPr>
            <w:rPrChange w:id="184" w:author="Avin Mathew" w:date="2012-05-16T09:30:00Z">
              <w:rPr>
                <w:rStyle w:val="Hyperlink"/>
                <w:noProof/>
              </w:rPr>
            </w:rPrChange>
          </w:rPr>
          <w:delText>Service Definitions</w:delText>
        </w:r>
        <w:r w:rsidDel="00524D99">
          <w:rPr>
            <w:noProof/>
            <w:webHidden/>
          </w:rPr>
          <w:tab/>
          <w:delText>9</w:delText>
        </w:r>
      </w:del>
    </w:p>
    <w:p w:rsidR="00825EBD" w:rsidDel="00524D99" w:rsidRDefault="00825EBD">
      <w:pPr>
        <w:pStyle w:val="TOC2"/>
        <w:tabs>
          <w:tab w:val="left" w:pos="720"/>
          <w:tab w:val="right" w:leader="dot" w:pos="8630"/>
        </w:tabs>
        <w:rPr>
          <w:del w:id="185" w:author="Avin Mathew" w:date="2012-05-16T09:30:00Z"/>
          <w:rFonts w:asciiTheme="minorHAnsi" w:eastAsiaTheme="minorEastAsia" w:hAnsiTheme="minorHAnsi" w:cstheme="minorBidi"/>
          <w:noProof/>
          <w:szCs w:val="22"/>
          <w:lang w:val="en-AU" w:eastAsia="en-AU"/>
        </w:rPr>
      </w:pPr>
      <w:del w:id="186" w:author="Avin Mathew" w:date="2012-05-16T09:30:00Z">
        <w:r w:rsidRPr="00524D99" w:rsidDel="00524D99">
          <w:rPr>
            <w:rPrChange w:id="187" w:author="Avin Mathew" w:date="2012-05-16T09:30:00Z">
              <w:rPr>
                <w:rStyle w:val="Hyperlink"/>
                <w:noProof/>
              </w:rPr>
            </w:rPrChange>
          </w:rPr>
          <w:delText>3.1</w:delText>
        </w:r>
        <w:r w:rsidDel="00524D99">
          <w:rPr>
            <w:rFonts w:asciiTheme="minorHAnsi" w:eastAsiaTheme="minorEastAsia" w:hAnsiTheme="minorHAnsi" w:cstheme="minorBidi"/>
            <w:noProof/>
            <w:szCs w:val="22"/>
            <w:lang w:val="en-AU" w:eastAsia="en-AU"/>
          </w:rPr>
          <w:tab/>
        </w:r>
        <w:r w:rsidRPr="00524D99" w:rsidDel="00524D99">
          <w:rPr>
            <w:rPrChange w:id="188" w:author="Avin Mathew" w:date="2012-05-16T09:30:00Z">
              <w:rPr>
                <w:rStyle w:val="Hyperlink"/>
                <w:noProof/>
              </w:rPr>
            </w:rPrChange>
          </w:rPr>
          <w:delText>CIR Command Services</w:delText>
        </w:r>
        <w:r w:rsidDel="00524D99">
          <w:rPr>
            <w:noProof/>
            <w:webHidden/>
          </w:rPr>
          <w:tab/>
          <w:delText>9</w:delText>
        </w:r>
      </w:del>
    </w:p>
    <w:p w:rsidR="00825EBD" w:rsidDel="00524D99" w:rsidRDefault="00825EBD">
      <w:pPr>
        <w:pStyle w:val="TOC3"/>
        <w:tabs>
          <w:tab w:val="left" w:pos="1200"/>
          <w:tab w:val="right" w:leader="dot" w:pos="8630"/>
        </w:tabs>
        <w:rPr>
          <w:del w:id="189" w:author="Avin Mathew" w:date="2012-05-16T09:30:00Z"/>
          <w:rFonts w:asciiTheme="minorHAnsi" w:eastAsiaTheme="minorEastAsia" w:hAnsiTheme="minorHAnsi" w:cstheme="minorBidi"/>
          <w:noProof/>
          <w:szCs w:val="22"/>
          <w:lang w:val="en-AU" w:eastAsia="en-AU"/>
        </w:rPr>
      </w:pPr>
      <w:del w:id="190" w:author="Avin Mathew" w:date="2012-05-16T09:30:00Z">
        <w:r w:rsidRPr="00524D99" w:rsidDel="00524D99">
          <w:rPr>
            <w:rPrChange w:id="191" w:author="Avin Mathew" w:date="2012-05-16T09:30:00Z">
              <w:rPr>
                <w:rStyle w:val="Hyperlink"/>
                <w:noProof/>
              </w:rPr>
            </w:rPrChange>
          </w:rPr>
          <w:delText>3.1.1</w:delText>
        </w:r>
        <w:r w:rsidDel="00524D99">
          <w:rPr>
            <w:rFonts w:asciiTheme="minorHAnsi" w:eastAsiaTheme="minorEastAsia" w:hAnsiTheme="minorHAnsi" w:cstheme="minorBidi"/>
            <w:noProof/>
            <w:szCs w:val="22"/>
            <w:lang w:val="en-AU" w:eastAsia="en-AU"/>
          </w:rPr>
          <w:tab/>
        </w:r>
        <w:r w:rsidRPr="00524D99" w:rsidDel="00524D99">
          <w:rPr>
            <w:rPrChange w:id="192" w:author="Avin Mathew" w:date="2012-05-16T09:30:00Z">
              <w:rPr>
                <w:rStyle w:val="Hyperlink"/>
                <w:noProof/>
              </w:rPr>
            </w:rPrChange>
          </w:rPr>
          <w:delText>Create Registry</w:delText>
        </w:r>
        <w:r w:rsidDel="00524D99">
          <w:rPr>
            <w:noProof/>
            <w:webHidden/>
          </w:rPr>
          <w:tab/>
          <w:delText>9</w:delText>
        </w:r>
      </w:del>
    </w:p>
    <w:p w:rsidR="00825EBD" w:rsidDel="00524D99" w:rsidRDefault="00825EBD">
      <w:pPr>
        <w:pStyle w:val="TOC3"/>
        <w:tabs>
          <w:tab w:val="left" w:pos="1200"/>
          <w:tab w:val="right" w:leader="dot" w:pos="8630"/>
        </w:tabs>
        <w:rPr>
          <w:del w:id="193" w:author="Avin Mathew" w:date="2012-05-16T09:30:00Z"/>
          <w:rFonts w:asciiTheme="minorHAnsi" w:eastAsiaTheme="minorEastAsia" w:hAnsiTheme="minorHAnsi" w:cstheme="minorBidi"/>
          <w:noProof/>
          <w:szCs w:val="22"/>
          <w:lang w:val="en-AU" w:eastAsia="en-AU"/>
        </w:rPr>
      </w:pPr>
      <w:del w:id="194" w:author="Avin Mathew" w:date="2012-05-16T09:30:00Z">
        <w:r w:rsidRPr="00524D99" w:rsidDel="00524D99">
          <w:rPr>
            <w:rPrChange w:id="195" w:author="Avin Mathew" w:date="2012-05-16T09:30:00Z">
              <w:rPr>
                <w:rStyle w:val="Hyperlink"/>
                <w:noProof/>
              </w:rPr>
            </w:rPrChange>
          </w:rPr>
          <w:delText>3.1.2</w:delText>
        </w:r>
        <w:r w:rsidDel="00524D99">
          <w:rPr>
            <w:rFonts w:asciiTheme="minorHAnsi" w:eastAsiaTheme="minorEastAsia" w:hAnsiTheme="minorHAnsi" w:cstheme="minorBidi"/>
            <w:noProof/>
            <w:szCs w:val="22"/>
            <w:lang w:val="en-AU" w:eastAsia="en-AU"/>
          </w:rPr>
          <w:tab/>
        </w:r>
        <w:r w:rsidRPr="00524D99" w:rsidDel="00524D99">
          <w:rPr>
            <w:rPrChange w:id="196" w:author="Avin Mathew" w:date="2012-05-16T09:30:00Z">
              <w:rPr>
                <w:rStyle w:val="Hyperlink"/>
                <w:noProof/>
              </w:rPr>
            </w:rPrChange>
          </w:rPr>
          <w:delText>Create Equivalent Entry</w:delText>
        </w:r>
        <w:r w:rsidDel="00524D99">
          <w:rPr>
            <w:noProof/>
            <w:webHidden/>
          </w:rPr>
          <w:tab/>
          <w:delText>9</w:delText>
        </w:r>
      </w:del>
    </w:p>
    <w:p w:rsidR="00825EBD" w:rsidDel="00524D99" w:rsidRDefault="00825EBD">
      <w:pPr>
        <w:pStyle w:val="TOC3"/>
        <w:tabs>
          <w:tab w:val="left" w:pos="1200"/>
          <w:tab w:val="right" w:leader="dot" w:pos="8630"/>
        </w:tabs>
        <w:rPr>
          <w:del w:id="197" w:author="Avin Mathew" w:date="2012-05-16T09:30:00Z"/>
          <w:rFonts w:asciiTheme="minorHAnsi" w:eastAsiaTheme="minorEastAsia" w:hAnsiTheme="minorHAnsi" w:cstheme="minorBidi"/>
          <w:noProof/>
          <w:szCs w:val="22"/>
          <w:lang w:val="en-AU" w:eastAsia="en-AU"/>
        </w:rPr>
      </w:pPr>
      <w:del w:id="198" w:author="Avin Mathew" w:date="2012-05-16T09:30:00Z">
        <w:r w:rsidRPr="00524D99" w:rsidDel="00524D99">
          <w:rPr>
            <w:rPrChange w:id="199" w:author="Avin Mathew" w:date="2012-05-16T09:30:00Z">
              <w:rPr>
                <w:rStyle w:val="Hyperlink"/>
                <w:noProof/>
              </w:rPr>
            </w:rPrChange>
          </w:rPr>
          <w:delText>3.1.3</w:delText>
        </w:r>
        <w:r w:rsidDel="00524D99">
          <w:rPr>
            <w:rFonts w:asciiTheme="minorHAnsi" w:eastAsiaTheme="minorEastAsia" w:hAnsiTheme="minorHAnsi" w:cstheme="minorBidi"/>
            <w:noProof/>
            <w:szCs w:val="22"/>
            <w:lang w:val="en-AU" w:eastAsia="en-AU"/>
          </w:rPr>
          <w:tab/>
        </w:r>
        <w:r w:rsidRPr="00524D99" w:rsidDel="00524D99">
          <w:rPr>
            <w:rPrChange w:id="200" w:author="Avin Mathew" w:date="2012-05-16T09:30:00Z">
              <w:rPr>
                <w:rStyle w:val="Hyperlink"/>
                <w:noProof/>
              </w:rPr>
            </w:rPrChange>
          </w:rPr>
          <w:delText>Update Registry</w:delText>
        </w:r>
        <w:r w:rsidDel="00524D99">
          <w:rPr>
            <w:noProof/>
            <w:webHidden/>
          </w:rPr>
          <w:tab/>
          <w:delText>10</w:delText>
        </w:r>
      </w:del>
    </w:p>
    <w:p w:rsidR="00825EBD" w:rsidDel="00524D99" w:rsidRDefault="00825EBD">
      <w:pPr>
        <w:pStyle w:val="TOC3"/>
        <w:tabs>
          <w:tab w:val="left" w:pos="1200"/>
          <w:tab w:val="right" w:leader="dot" w:pos="8630"/>
        </w:tabs>
        <w:rPr>
          <w:del w:id="201" w:author="Avin Mathew" w:date="2012-05-16T09:30:00Z"/>
          <w:rFonts w:asciiTheme="minorHAnsi" w:eastAsiaTheme="minorEastAsia" w:hAnsiTheme="minorHAnsi" w:cstheme="minorBidi"/>
          <w:noProof/>
          <w:szCs w:val="22"/>
          <w:lang w:val="en-AU" w:eastAsia="en-AU"/>
        </w:rPr>
      </w:pPr>
      <w:del w:id="202" w:author="Avin Mathew" w:date="2012-05-16T09:30:00Z">
        <w:r w:rsidRPr="00524D99" w:rsidDel="00524D99">
          <w:rPr>
            <w:rPrChange w:id="203" w:author="Avin Mathew" w:date="2012-05-16T09:30:00Z">
              <w:rPr>
                <w:rStyle w:val="Hyperlink"/>
                <w:noProof/>
              </w:rPr>
            </w:rPrChange>
          </w:rPr>
          <w:delText>3.1.4</w:delText>
        </w:r>
        <w:r w:rsidDel="00524D99">
          <w:rPr>
            <w:rFonts w:asciiTheme="minorHAnsi" w:eastAsiaTheme="minorEastAsia" w:hAnsiTheme="minorHAnsi" w:cstheme="minorBidi"/>
            <w:noProof/>
            <w:szCs w:val="22"/>
            <w:lang w:val="en-AU" w:eastAsia="en-AU"/>
          </w:rPr>
          <w:tab/>
        </w:r>
        <w:r w:rsidRPr="00524D99" w:rsidDel="00524D99">
          <w:rPr>
            <w:rPrChange w:id="204" w:author="Avin Mathew" w:date="2012-05-16T09:30:00Z">
              <w:rPr>
                <w:rStyle w:val="Hyperlink"/>
                <w:noProof/>
              </w:rPr>
            </w:rPrChange>
          </w:rPr>
          <w:delText>Update Entry CIRID</w:delText>
        </w:r>
        <w:r w:rsidDel="00524D99">
          <w:rPr>
            <w:noProof/>
            <w:webHidden/>
          </w:rPr>
          <w:tab/>
          <w:delText>11</w:delText>
        </w:r>
      </w:del>
    </w:p>
    <w:p w:rsidR="00825EBD" w:rsidDel="00524D99" w:rsidRDefault="00825EBD">
      <w:pPr>
        <w:pStyle w:val="TOC3"/>
        <w:tabs>
          <w:tab w:val="left" w:pos="1200"/>
          <w:tab w:val="right" w:leader="dot" w:pos="8630"/>
        </w:tabs>
        <w:rPr>
          <w:del w:id="205" w:author="Avin Mathew" w:date="2012-05-16T09:30:00Z"/>
          <w:rFonts w:asciiTheme="minorHAnsi" w:eastAsiaTheme="minorEastAsia" w:hAnsiTheme="minorHAnsi" w:cstheme="minorBidi"/>
          <w:noProof/>
          <w:szCs w:val="22"/>
          <w:lang w:val="en-AU" w:eastAsia="en-AU"/>
        </w:rPr>
      </w:pPr>
      <w:del w:id="206" w:author="Avin Mathew" w:date="2012-05-16T09:30:00Z">
        <w:r w:rsidRPr="00524D99" w:rsidDel="00524D99">
          <w:rPr>
            <w:rPrChange w:id="207" w:author="Avin Mathew" w:date="2012-05-16T09:30:00Z">
              <w:rPr>
                <w:rStyle w:val="Hyperlink"/>
                <w:noProof/>
              </w:rPr>
            </w:rPrChange>
          </w:rPr>
          <w:delText>3.1.5</w:delText>
        </w:r>
        <w:r w:rsidDel="00524D99">
          <w:rPr>
            <w:rFonts w:asciiTheme="minorHAnsi" w:eastAsiaTheme="minorEastAsia" w:hAnsiTheme="minorHAnsi" w:cstheme="minorBidi"/>
            <w:noProof/>
            <w:szCs w:val="22"/>
            <w:lang w:val="en-AU" w:eastAsia="en-AU"/>
          </w:rPr>
          <w:tab/>
        </w:r>
        <w:r w:rsidRPr="00524D99" w:rsidDel="00524D99">
          <w:rPr>
            <w:rPrChange w:id="208" w:author="Avin Mathew" w:date="2012-05-16T09:30:00Z">
              <w:rPr>
                <w:rStyle w:val="Hyperlink"/>
                <w:noProof/>
              </w:rPr>
            </w:rPrChange>
          </w:rPr>
          <w:delText>Delete Registry</w:delText>
        </w:r>
        <w:r w:rsidDel="00524D99">
          <w:rPr>
            <w:noProof/>
            <w:webHidden/>
          </w:rPr>
          <w:tab/>
          <w:delText>11</w:delText>
        </w:r>
      </w:del>
    </w:p>
    <w:p w:rsidR="00825EBD" w:rsidDel="00524D99" w:rsidRDefault="00825EBD">
      <w:pPr>
        <w:pStyle w:val="TOC3"/>
        <w:tabs>
          <w:tab w:val="left" w:pos="1200"/>
          <w:tab w:val="right" w:leader="dot" w:pos="8630"/>
        </w:tabs>
        <w:rPr>
          <w:del w:id="209" w:author="Avin Mathew" w:date="2012-05-16T09:30:00Z"/>
          <w:rFonts w:asciiTheme="minorHAnsi" w:eastAsiaTheme="minorEastAsia" w:hAnsiTheme="minorHAnsi" w:cstheme="minorBidi"/>
          <w:noProof/>
          <w:szCs w:val="22"/>
          <w:lang w:val="en-AU" w:eastAsia="en-AU"/>
        </w:rPr>
      </w:pPr>
      <w:del w:id="210" w:author="Avin Mathew" w:date="2012-05-16T09:30:00Z">
        <w:r w:rsidRPr="00524D99" w:rsidDel="00524D99">
          <w:rPr>
            <w:rPrChange w:id="211" w:author="Avin Mathew" w:date="2012-05-16T09:30:00Z">
              <w:rPr>
                <w:rStyle w:val="Hyperlink"/>
                <w:noProof/>
              </w:rPr>
            </w:rPrChange>
          </w:rPr>
          <w:delText>3.1.6</w:delText>
        </w:r>
        <w:r w:rsidDel="00524D99">
          <w:rPr>
            <w:rFonts w:asciiTheme="minorHAnsi" w:eastAsiaTheme="minorEastAsia" w:hAnsiTheme="minorHAnsi" w:cstheme="minorBidi"/>
            <w:noProof/>
            <w:szCs w:val="22"/>
            <w:lang w:val="en-AU" w:eastAsia="en-AU"/>
          </w:rPr>
          <w:tab/>
        </w:r>
        <w:r w:rsidRPr="00524D99" w:rsidDel="00524D99">
          <w:rPr>
            <w:rPrChange w:id="212" w:author="Avin Mathew" w:date="2012-05-16T09:30:00Z">
              <w:rPr>
                <w:rStyle w:val="Hyperlink"/>
                <w:noProof/>
              </w:rPr>
            </w:rPrChange>
          </w:rPr>
          <w:delText>Delete Category</w:delText>
        </w:r>
        <w:r w:rsidDel="00524D99">
          <w:rPr>
            <w:noProof/>
            <w:webHidden/>
          </w:rPr>
          <w:tab/>
          <w:delText>11</w:delText>
        </w:r>
      </w:del>
    </w:p>
    <w:p w:rsidR="00825EBD" w:rsidDel="00524D99" w:rsidRDefault="00825EBD">
      <w:pPr>
        <w:pStyle w:val="TOC3"/>
        <w:tabs>
          <w:tab w:val="left" w:pos="1200"/>
          <w:tab w:val="right" w:leader="dot" w:pos="8630"/>
        </w:tabs>
        <w:rPr>
          <w:del w:id="213" w:author="Avin Mathew" w:date="2012-05-16T09:30:00Z"/>
          <w:rFonts w:asciiTheme="minorHAnsi" w:eastAsiaTheme="minorEastAsia" w:hAnsiTheme="minorHAnsi" w:cstheme="minorBidi"/>
          <w:noProof/>
          <w:szCs w:val="22"/>
          <w:lang w:val="en-AU" w:eastAsia="en-AU"/>
        </w:rPr>
      </w:pPr>
      <w:del w:id="214" w:author="Avin Mathew" w:date="2012-05-16T09:30:00Z">
        <w:r w:rsidRPr="00524D99" w:rsidDel="00524D99">
          <w:rPr>
            <w:rPrChange w:id="215" w:author="Avin Mathew" w:date="2012-05-16T09:30:00Z">
              <w:rPr>
                <w:rStyle w:val="Hyperlink"/>
                <w:noProof/>
              </w:rPr>
            </w:rPrChange>
          </w:rPr>
          <w:delText>3.1.7</w:delText>
        </w:r>
        <w:r w:rsidDel="00524D99">
          <w:rPr>
            <w:rFonts w:asciiTheme="minorHAnsi" w:eastAsiaTheme="minorEastAsia" w:hAnsiTheme="minorHAnsi" w:cstheme="minorBidi"/>
            <w:noProof/>
            <w:szCs w:val="22"/>
            <w:lang w:val="en-AU" w:eastAsia="en-AU"/>
          </w:rPr>
          <w:tab/>
        </w:r>
        <w:r w:rsidRPr="00524D99" w:rsidDel="00524D99">
          <w:rPr>
            <w:rPrChange w:id="216" w:author="Avin Mathew" w:date="2012-05-16T09:30:00Z">
              <w:rPr>
                <w:rStyle w:val="Hyperlink"/>
                <w:noProof/>
              </w:rPr>
            </w:rPrChange>
          </w:rPr>
          <w:delText>Delete Entries</w:delText>
        </w:r>
        <w:r w:rsidDel="00524D99">
          <w:rPr>
            <w:noProof/>
            <w:webHidden/>
          </w:rPr>
          <w:tab/>
          <w:delText>12</w:delText>
        </w:r>
      </w:del>
    </w:p>
    <w:p w:rsidR="00825EBD" w:rsidDel="00524D99" w:rsidRDefault="00825EBD">
      <w:pPr>
        <w:pStyle w:val="TOC3"/>
        <w:tabs>
          <w:tab w:val="left" w:pos="1200"/>
          <w:tab w:val="right" w:leader="dot" w:pos="8630"/>
        </w:tabs>
        <w:rPr>
          <w:del w:id="217" w:author="Avin Mathew" w:date="2012-05-16T09:30:00Z"/>
          <w:rFonts w:asciiTheme="minorHAnsi" w:eastAsiaTheme="minorEastAsia" w:hAnsiTheme="minorHAnsi" w:cstheme="minorBidi"/>
          <w:noProof/>
          <w:szCs w:val="22"/>
          <w:lang w:val="en-AU" w:eastAsia="en-AU"/>
        </w:rPr>
      </w:pPr>
      <w:del w:id="218" w:author="Avin Mathew" w:date="2012-05-16T09:30:00Z">
        <w:r w:rsidRPr="00524D99" w:rsidDel="00524D99">
          <w:rPr>
            <w:rPrChange w:id="219" w:author="Avin Mathew" w:date="2012-05-16T09:30:00Z">
              <w:rPr>
                <w:rStyle w:val="Hyperlink"/>
                <w:noProof/>
              </w:rPr>
            </w:rPrChange>
          </w:rPr>
          <w:delText>3.1.8</w:delText>
        </w:r>
        <w:r w:rsidDel="00524D99">
          <w:rPr>
            <w:rFonts w:asciiTheme="minorHAnsi" w:eastAsiaTheme="minorEastAsia" w:hAnsiTheme="minorHAnsi" w:cstheme="minorBidi"/>
            <w:noProof/>
            <w:szCs w:val="22"/>
            <w:lang w:val="en-AU" w:eastAsia="en-AU"/>
          </w:rPr>
          <w:tab/>
        </w:r>
        <w:r w:rsidRPr="00524D99" w:rsidDel="00524D99">
          <w:rPr>
            <w:rPrChange w:id="220" w:author="Avin Mathew" w:date="2012-05-16T09:30:00Z">
              <w:rPr>
                <w:rStyle w:val="Hyperlink"/>
                <w:noProof/>
              </w:rPr>
            </w:rPrChange>
          </w:rPr>
          <w:delText>Delete Properties</w:delText>
        </w:r>
        <w:r w:rsidDel="00524D99">
          <w:rPr>
            <w:noProof/>
            <w:webHidden/>
          </w:rPr>
          <w:tab/>
          <w:delText>12</w:delText>
        </w:r>
      </w:del>
    </w:p>
    <w:p w:rsidR="00825EBD" w:rsidDel="00524D99" w:rsidRDefault="00825EBD">
      <w:pPr>
        <w:pStyle w:val="TOC2"/>
        <w:tabs>
          <w:tab w:val="left" w:pos="720"/>
          <w:tab w:val="right" w:leader="dot" w:pos="8630"/>
        </w:tabs>
        <w:rPr>
          <w:del w:id="221" w:author="Avin Mathew" w:date="2012-05-16T09:30:00Z"/>
          <w:rFonts w:asciiTheme="minorHAnsi" w:eastAsiaTheme="minorEastAsia" w:hAnsiTheme="minorHAnsi" w:cstheme="minorBidi"/>
          <w:noProof/>
          <w:szCs w:val="22"/>
          <w:lang w:val="en-AU" w:eastAsia="en-AU"/>
        </w:rPr>
      </w:pPr>
      <w:del w:id="222" w:author="Avin Mathew" w:date="2012-05-16T09:30:00Z">
        <w:r w:rsidRPr="00524D99" w:rsidDel="00524D99">
          <w:rPr>
            <w:rPrChange w:id="223" w:author="Avin Mathew" w:date="2012-05-16T09:30:00Z">
              <w:rPr>
                <w:rStyle w:val="Hyperlink"/>
                <w:noProof/>
              </w:rPr>
            </w:rPrChange>
          </w:rPr>
          <w:delText>3.2</w:delText>
        </w:r>
        <w:r w:rsidDel="00524D99">
          <w:rPr>
            <w:rFonts w:asciiTheme="minorHAnsi" w:eastAsiaTheme="minorEastAsia" w:hAnsiTheme="minorHAnsi" w:cstheme="minorBidi"/>
            <w:noProof/>
            <w:szCs w:val="22"/>
            <w:lang w:val="en-AU" w:eastAsia="en-AU"/>
          </w:rPr>
          <w:tab/>
        </w:r>
        <w:r w:rsidRPr="00524D99" w:rsidDel="00524D99">
          <w:rPr>
            <w:rPrChange w:id="224" w:author="Avin Mathew" w:date="2012-05-16T09:30:00Z">
              <w:rPr>
                <w:rStyle w:val="Hyperlink"/>
                <w:noProof/>
              </w:rPr>
            </w:rPrChange>
          </w:rPr>
          <w:delText>CIR Query Services</w:delText>
        </w:r>
        <w:r w:rsidDel="00524D99">
          <w:rPr>
            <w:noProof/>
            <w:webHidden/>
          </w:rPr>
          <w:tab/>
          <w:delText>13</w:delText>
        </w:r>
      </w:del>
    </w:p>
    <w:p w:rsidR="00825EBD" w:rsidDel="00524D99" w:rsidRDefault="00825EBD">
      <w:pPr>
        <w:pStyle w:val="TOC3"/>
        <w:tabs>
          <w:tab w:val="left" w:pos="1200"/>
          <w:tab w:val="right" w:leader="dot" w:pos="8630"/>
        </w:tabs>
        <w:rPr>
          <w:del w:id="225" w:author="Avin Mathew" w:date="2012-05-16T09:30:00Z"/>
          <w:rFonts w:asciiTheme="minorHAnsi" w:eastAsiaTheme="minorEastAsia" w:hAnsiTheme="minorHAnsi" w:cstheme="minorBidi"/>
          <w:noProof/>
          <w:szCs w:val="22"/>
          <w:lang w:val="en-AU" w:eastAsia="en-AU"/>
        </w:rPr>
      </w:pPr>
      <w:del w:id="226" w:author="Avin Mathew" w:date="2012-05-16T09:30:00Z">
        <w:r w:rsidRPr="00524D99" w:rsidDel="00524D99">
          <w:rPr>
            <w:rPrChange w:id="227" w:author="Avin Mathew" w:date="2012-05-16T09:30:00Z">
              <w:rPr>
                <w:rStyle w:val="Hyperlink"/>
                <w:noProof/>
              </w:rPr>
            </w:rPrChange>
          </w:rPr>
          <w:delText>3.2.1</w:delText>
        </w:r>
        <w:r w:rsidDel="00524D99">
          <w:rPr>
            <w:rFonts w:asciiTheme="minorHAnsi" w:eastAsiaTheme="minorEastAsia" w:hAnsiTheme="minorHAnsi" w:cstheme="minorBidi"/>
            <w:noProof/>
            <w:szCs w:val="22"/>
            <w:lang w:val="en-AU" w:eastAsia="en-AU"/>
          </w:rPr>
          <w:tab/>
        </w:r>
        <w:r w:rsidRPr="00524D99" w:rsidDel="00524D99">
          <w:rPr>
            <w:rPrChange w:id="228" w:author="Avin Mathew" w:date="2012-05-16T09:30:00Z">
              <w:rPr>
                <w:rStyle w:val="Hyperlink"/>
                <w:noProof/>
              </w:rPr>
            </w:rPrChange>
          </w:rPr>
          <w:delText>Get Registry</w:delText>
        </w:r>
        <w:r w:rsidDel="00524D99">
          <w:rPr>
            <w:noProof/>
            <w:webHidden/>
          </w:rPr>
          <w:tab/>
          <w:delText>13</w:delText>
        </w:r>
      </w:del>
    </w:p>
    <w:p w:rsidR="00825EBD" w:rsidDel="00524D99" w:rsidRDefault="00825EBD">
      <w:pPr>
        <w:pStyle w:val="TOC3"/>
        <w:tabs>
          <w:tab w:val="left" w:pos="1200"/>
          <w:tab w:val="right" w:leader="dot" w:pos="8630"/>
        </w:tabs>
        <w:rPr>
          <w:del w:id="229" w:author="Avin Mathew" w:date="2012-05-16T09:30:00Z"/>
          <w:rFonts w:asciiTheme="minorHAnsi" w:eastAsiaTheme="minorEastAsia" w:hAnsiTheme="minorHAnsi" w:cstheme="minorBidi"/>
          <w:noProof/>
          <w:szCs w:val="22"/>
          <w:lang w:val="en-AU" w:eastAsia="en-AU"/>
        </w:rPr>
      </w:pPr>
      <w:del w:id="230" w:author="Avin Mathew" w:date="2012-05-16T09:30:00Z">
        <w:r w:rsidRPr="00524D99" w:rsidDel="00524D99">
          <w:rPr>
            <w:rPrChange w:id="231" w:author="Avin Mathew" w:date="2012-05-16T09:30:00Z">
              <w:rPr>
                <w:rStyle w:val="Hyperlink"/>
                <w:noProof/>
              </w:rPr>
            </w:rPrChange>
          </w:rPr>
          <w:delText>3.2.2</w:delText>
        </w:r>
        <w:r w:rsidDel="00524D99">
          <w:rPr>
            <w:rFonts w:asciiTheme="minorHAnsi" w:eastAsiaTheme="minorEastAsia" w:hAnsiTheme="minorHAnsi" w:cstheme="minorBidi"/>
            <w:noProof/>
            <w:szCs w:val="22"/>
            <w:lang w:val="en-AU" w:eastAsia="en-AU"/>
          </w:rPr>
          <w:tab/>
        </w:r>
        <w:r w:rsidRPr="00524D99" w:rsidDel="00524D99">
          <w:rPr>
            <w:rPrChange w:id="232" w:author="Avin Mathew" w:date="2012-05-16T09:30:00Z">
              <w:rPr>
                <w:rStyle w:val="Hyperlink"/>
                <w:noProof/>
              </w:rPr>
            </w:rPrChange>
          </w:rPr>
          <w:delText>Get Equivalent Entries</w:delText>
        </w:r>
        <w:r w:rsidDel="00524D99">
          <w:rPr>
            <w:noProof/>
            <w:webHidden/>
          </w:rPr>
          <w:tab/>
          <w:delText>13</w:delText>
        </w:r>
      </w:del>
    </w:p>
    <w:p w:rsidR="00825EBD" w:rsidDel="00524D99" w:rsidRDefault="00825EBD">
      <w:pPr>
        <w:pStyle w:val="TOC3"/>
        <w:tabs>
          <w:tab w:val="left" w:pos="1200"/>
          <w:tab w:val="right" w:leader="dot" w:pos="8630"/>
        </w:tabs>
        <w:rPr>
          <w:del w:id="233" w:author="Avin Mathew" w:date="2012-05-16T09:30:00Z"/>
          <w:rFonts w:asciiTheme="minorHAnsi" w:eastAsiaTheme="minorEastAsia" w:hAnsiTheme="minorHAnsi" w:cstheme="minorBidi"/>
          <w:noProof/>
          <w:szCs w:val="22"/>
          <w:lang w:val="en-AU" w:eastAsia="en-AU"/>
        </w:rPr>
      </w:pPr>
      <w:del w:id="234" w:author="Avin Mathew" w:date="2012-05-16T09:30:00Z">
        <w:r w:rsidRPr="00524D99" w:rsidDel="00524D99">
          <w:rPr>
            <w:rPrChange w:id="235" w:author="Avin Mathew" w:date="2012-05-16T09:30:00Z">
              <w:rPr>
                <w:rStyle w:val="Hyperlink"/>
                <w:noProof/>
              </w:rPr>
            </w:rPrChange>
          </w:rPr>
          <w:delText>3.2.3</w:delText>
        </w:r>
        <w:r w:rsidDel="00524D99">
          <w:rPr>
            <w:rFonts w:asciiTheme="minorHAnsi" w:eastAsiaTheme="minorEastAsia" w:hAnsiTheme="minorHAnsi" w:cstheme="minorBidi"/>
            <w:noProof/>
            <w:szCs w:val="22"/>
            <w:lang w:val="en-AU" w:eastAsia="en-AU"/>
          </w:rPr>
          <w:tab/>
        </w:r>
        <w:r w:rsidRPr="00524D99" w:rsidDel="00524D99">
          <w:rPr>
            <w:rPrChange w:id="236" w:author="Avin Mathew" w:date="2012-05-16T09:30:00Z">
              <w:rPr>
                <w:rStyle w:val="Hyperlink"/>
                <w:noProof/>
              </w:rPr>
            </w:rPrChange>
          </w:rPr>
          <w:delText>Get Equivalent Entries By CIRID</w:delText>
        </w:r>
        <w:r w:rsidDel="00524D99">
          <w:rPr>
            <w:noProof/>
            <w:webHidden/>
          </w:rPr>
          <w:tab/>
          <w:delText>14</w:delText>
        </w:r>
      </w:del>
    </w:p>
    <w:p w:rsidR="00825EBD" w:rsidDel="00524D99" w:rsidRDefault="00825EBD">
      <w:pPr>
        <w:pStyle w:val="TOC3"/>
        <w:tabs>
          <w:tab w:val="left" w:pos="1200"/>
          <w:tab w:val="right" w:leader="dot" w:pos="8630"/>
        </w:tabs>
        <w:rPr>
          <w:del w:id="237" w:author="Avin Mathew" w:date="2012-05-16T09:30:00Z"/>
          <w:rFonts w:asciiTheme="minorHAnsi" w:eastAsiaTheme="minorEastAsia" w:hAnsiTheme="minorHAnsi" w:cstheme="minorBidi"/>
          <w:noProof/>
          <w:szCs w:val="22"/>
          <w:lang w:val="en-AU" w:eastAsia="en-AU"/>
        </w:rPr>
      </w:pPr>
      <w:del w:id="238" w:author="Avin Mathew" w:date="2012-05-16T09:30:00Z">
        <w:r w:rsidRPr="00524D99" w:rsidDel="00524D99">
          <w:rPr>
            <w:rPrChange w:id="239" w:author="Avin Mathew" w:date="2012-05-16T09:30:00Z">
              <w:rPr>
                <w:rStyle w:val="Hyperlink"/>
                <w:noProof/>
              </w:rPr>
            </w:rPrChange>
          </w:rPr>
          <w:delText>3.2.4</w:delText>
        </w:r>
        <w:r w:rsidDel="00524D99">
          <w:rPr>
            <w:rFonts w:asciiTheme="minorHAnsi" w:eastAsiaTheme="minorEastAsia" w:hAnsiTheme="minorHAnsi" w:cstheme="minorBidi"/>
            <w:noProof/>
            <w:szCs w:val="22"/>
            <w:lang w:val="en-AU" w:eastAsia="en-AU"/>
          </w:rPr>
          <w:tab/>
        </w:r>
        <w:r w:rsidRPr="00524D99" w:rsidDel="00524D99">
          <w:rPr>
            <w:rPrChange w:id="240" w:author="Avin Mathew" w:date="2012-05-16T09:30:00Z">
              <w:rPr>
                <w:rStyle w:val="Hyperlink"/>
                <w:noProof/>
              </w:rPr>
            </w:rPrChange>
          </w:rPr>
          <w:delText>Wildcard Specification</w:delText>
        </w:r>
        <w:r w:rsidDel="00524D99">
          <w:rPr>
            <w:noProof/>
            <w:webHidden/>
          </w:rPr>
          <w:tab/>
          <w:delText>14</w:delText>
        </w:r>
      </w:del>
    </w:p>
    <w:p w:rsidR="00825EBD" w:rsidDel="00524D99" w:rsidRDefault="00825EBD">
      <w:pPr>
        <w:pStyle w:val="TOC1"/>
        <w:tabs>
          <w:tab w:val="right" w:leader="dot" w:pos="8630"/>
        </w:tabs>
        <w:rPr>
          <w:del w:id="241" w:author="Avin Mathew" w:date="2012-05-16T09:30:00Z"/>
          <w:rFonts w:asciiTheme="minorHAnsi" w:eastAsiaTheme="minorEastAsia" w:hAnsiTheme="minorHAnsi" w:cstheme="minorBidi"/>
          <w:noProof/>
          <w:szCs w:val="22"/>
          <w:lang w:val="en-AU" w:eastAsia="en-AU"/>
        </w:rPr>
      </w:pPr>
      <w:del w:id="242" w:author="Avin Mathew" w:date="2012-05-16T09:30:00Z">
        <w:r w:rsidRPr="00524D99" w:rsidDel="00524D99">
          <w:rPr>
            <w:rPrChange w:id="243" w:author="Avin Mathew" w:date="2012-05-16T09:30:00Z">
              <w:rPr>
                <w:rStyle w:val="Hyperlink"/>
                <w:noProof/>
              </w:rPr>
            </w:rPrChange>
          </w:rPr>
          <w:delText>Appendix A: OpenO&amp;M Defined Properties</w:delText>
        </w:r>
        <w:r w:rsidDel="00524D99">
          <w:rPr>
            <w:noProof/>
            <w:webHidden/>
          </w:rPr>
          <w:tab/>
          <w:delText>16</w:delText>
        </w:r>
      </w:del>
    </w:p>
    <w:p w:rsidR="00825EBD" w:rsidDel="00524D99" w:rsidRDefault="00825EBD">
      <w:pPr>
        <w:pStyle w:val="TOC2"/>
        <w:tabs>
          <w:tab w:val="right" w:leader="dot" w:pos="8630"/>
        </w:tabs>
        <w:rPr>
          <w:del w:id="244" w:author="Avin Mathew" w:date="2012-05-16T09:30:00Z"/>
          <w:rFonts w:asciiTheme="minorHAnsi" w:eastAsiaTheme="minorEastAsia" w:hAnsiTheme="minorHAnsi" w:cstheme="minorBidi"/>
          <w:noProof/>
          <w:szCs w:val="22"/>
          <w:lang w:val="en-AU" w:eastAsia="en-AU"/>
        </w:rPr>
      </w:pPr>
      <w:del w:id="245" w:author="Avin Mathew" w:date="2012-05-16T09:30:00Z">
        <w:r w:rsidRPr="00524D99" w:rsidDel="00524D99">
          <w:rPr>
            <w:rPrChange w:id="246" w:author="Avin Mathew" w:date="2012-05-16T09:30:00Z">
              <w:rPr>
                <w:rStyle w:val="Hyperlink"/>
                <w:noProof/>
              </w:rPr>
            </w:rPrChange>
          </w:rPr>
          <w:delText>ParentEntityID</w:delText>
        </w:r>
        <w:r w:rsidDel="00524D99">
          <w:rPr>
            <w:noProof/>
            <w:webHidden/>
          </w:rPr>
          <w:tab/>
          <w:delText>16</w:delText>
        </w:r>
      </w:del>
    </w:p>
    <w:p w:rsidR="00825EBD" w:rsidDel="00524D99" w:rsidRDefault="00825EBD">
      <w:pPr>
        <w:pStyle w:val="TOC2"/>
        <w:tabs>
          <w:tab w:val="right" w:leader="dot" w:pos="8630"/>
        </w:tabs>
        <w:rPr>
          <w:del w:id="247" w:author="Avin Mathew" w:date="2012-05-16T09:30:00Z"/>
          <w:rFonts w:asciiTheme="minorHAnsi" w:eastAsiaTheme="minorEastAsia" w:hAnsiTheme="minorHAnsi" w:cstheme="minorBidi"/>
          <w:noProof/>
          <w:szCs w:val="22"/>
          <w:lang w:val="en-AU" w:eastAsia="en-AU"/>
        </w:rPr>
      </w:pPr>
      <w:del w:id="248" w:author="Avin Mathew" w:date="2012-05-16T09:30:00Z">
        <w:r w:rsidRPr="00524D99" w:rsidDel="00524D99">
          <w:rPr>
            <w:rPrChange w:id="249" w:author="Avin Mathew" w:date="2012-05-16T09:30:00Z">
              <w:rPr>
                <w:rStyle w:val="Hyperlink"/>
                <w:noProof/>
              </w:rPr>
            </w:rPrChange>
          </w:rPr>
          <w:delText>ChildEntityID</w:delText>
        </w:r>
        <w:r w:rsidDel="00524D99">
          <w:rPr>
            <w:noProof/>
            <w:webHidden/>
          </w:rPr>
          <w:tab/>
          <w:delText>16</w:delText>
        </w:r>
      </w:del>
    </w:p>
    <w:p w:rsidR="00825EBD" w:rsidDel="00524D99" w:rsidRDefault="00825EBD">
      <w:pPr>
        <w:pStyle w:val="TOC2"/>
        <w:tabs>
          <w:tab w:val="right" w:leader="dot" w:pos="8630"/>
        </w:tabs>
        <w:rPr>
          <w:del w:id="250" w:author="Avin Mathew" w:date="2012-05-16T09:30:00Z"/>
          <w:rFonts w:asciiTheme="minorHAnsi" w:eastAsiaTheme="minorEastAsia" w:hAnsiTheme="minorHAnsi" w:cstheme="minorBidi"/>
          <w:noProof/>
          <w:szCs w:val="22"/>
          <w:lang w:val="en-AU" w:eastAsia="en-AU"/>
        </w:rPr>
      </w:pPr>
      <w:del w:id="251" w:author="Avin Mathew" w:date="2012-05-16T09:30:00Z">
        <w:r w:rsidRPr="00524D99" w:rsidDel="00524D99">
          <w:rPr>
            <w:rPrChange w:id="252" w:author="Avin Mathew" w:date="2012-05-16T09:30:00Z">
              <w:rPr>
                <w:rStyle w:val="Hyperlink"/>
                <w:noProof/>
              </w:rPr>
            </w:rPrChange>
          </w:rPr>
          <w:delText>PossibleEquivalentEntryID</w:delText>
        </w:r>
        <w:r w:rsidDel="00524D99">
          <w:rPr>
            <w:noProof/>
            <w:webHidden/>
          </w:rPr>
          <w:tab/>
          <w:delText>16</w:delText>
        </w:r>
      </w:del>
    </w:p>
    <w:p w:rsidR="00941405" w:rsidRPr="00941405" w:rsidRDefault="00941405" w:rsidP="00941405">
      <w:r>
        <w:fldChar w:fldCharType="end"/>
      </w:r>
    </w:p>
    <w:p w:rsidR="00E674C5" w:rsidRDefault="000B3BF8" w:rsidP="00941405">
      <w:pPr>
        <w:pStyle w:val="Heading1"/>
        <w:pageBreakBefore/>
      </w:pPr>
      <w:bookmarkStart w:id="253" w:name="_Toc324923944"/>
      <w:r>
        <w:lastRenderedPageBreak/>
        <w:t xml:space="preserve">Common </w:t>
      </w:r>
      <w:r w:rsidR="005C7DB1">
        <w:t>Interoperability Registry</w:t>
      </w:r>
      <w:bookmarkEnd w:id="253"/>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rPr>
          <w:ins w:id="254" w:author="Avin Mathew" w:date="2012-05-16T07:55:00Z"/>
        </w:rPr>
      </w:pPr>
      <w:r>
        <w:t>WSDL service definitions (with associated XML Schema definitions)</w:t>
      </w:r>
    </w:p>
    <w:p w:rsidR="0027453A" w:rsidRDefault="0027453A" w:rsidP="00226FD3">
      <w:pPr>
        <w:pStyle w:val="ListParagraph"/>
        <w:numPr>
          <w:ilvl w:val="0"/>
          <w:numId w:val="8"/>
        </w:numPr>
      </w:pPr>
      <w:ins w:id="255" w:author="Avin Mathew" w:date="2012-05-16T07:55:00Z">
        <w:r>
          <w:t xml:space="preserve">Message model based on </w:t>
        </w:r>
      </w:ins>
      <w:ins w:id="256" w:author="Avin Mathew" w:date="2012-05-16T07:56:00Z">
        <w:r>
          <w:t>Open Applications Group Integration Specification (</w:t>
        </w:r>
      </w:ins>
      <w:ins w:id="257" w:author="Avin Mathew" w:date="2012-05-16T07:55:00Z">
        <w:r>
          <w:t>OAGIS</w:t>
        </w:r>
      </w:ins>
      <w:ins w:id="258" w:author="Avin Mathew" w:date="2012-06-19T09:57:00Z">
        <w:r w:rsidR="00226FD3" w:rsidRPr="00226FD3">
          <w:rPr>
            <w:vertAlign w:val="superscript"/>
            <w:rPrChange w:id="259" w:author="Avin Mathew" w:date="2012-06-19T09:57:00Z">
              <w:rPr/>
            </w:rPrChange>
          </w:rPr>
          <w:t>®</w:t>
        </w:r>
      </w:ins>
      <w:ins w:id="260" w:author="Avin Mathew" w:date="2012-05-16T07:56:00Z">
        <w:r>
          <w:t>)</w:t>
        </w:r>
      </w:ins>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61" w:name="_Toc324923945"/>
      <w:r>
        <w:t>Logical Data Model</w:t>
      </w:r>
      <w:bookmarkEnd w:id="261"/>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62" w:name="_Toc324923946"/>
      <w:r>
        <w:t>Primitive Data Types</w:t>
      </w:r>
      <w:bookmarkEnd w:id="262"/>
    </w:p>
    <w:p w:rsidR="004C26DC" w:rsidRDefault="004C26DC" w:rsidP="00034D71">
      <w:pPr>
        <w:pStyle w:val="Heading3"/>
      </w:pPr>
      <w:bookmarkStart w:id="263" w:name="_Toc324923947"/>
      <w:r>
        <w:t>XML Schema Types</w:t>
      </w:r>
      <w:bookmarkEnd w:id="263"/>
    </w:p>
    <w:p w:rsidR="00034D71" w:rsidRDefault="004C26DC" w:rsidP="004C26DC">
      <w:r>
        <w:t xml:space="preserve">As the CIR Services use XML Schema for schema definitions </w:t>
      </w:r>
      <w:del w:id="264" w:author="Avin Mathew" w:date="2012-05-16T07:57:00Z">
        <w:r w:rsidDel="0027453A">
          <w:delText xml:space="preserve">in </w:delText>
        </w:r>
      </w:del>
      <w:ins w:id="265" w:author="Avin Mathew" w:date="2012-05-16T07:57:00Z">
        <w:r w:rsidR="0027453A">
          <w:t xml:space="preserve">used by </w:t>
        </w:r>
      </w:ins>
      <w:r>
        <w:t>the WSDL services</w:t>
      </w:r>
      <w:ins w:id="266" w:author="Avin Mathew" w:date="2012-05-16T07:57:00Z">
        <w:r w:rsidR="0027453A">
          <w:t xml:space="preserve"> and message model</w:t>
        </w:r>
      </w:ins>
      <w:r>
        <w:t>, all primitive types used in the CIR model are derived f</w:t>
      </w:r>
      <w:r w:rsidR="00034D71">
        <w:t>rom XML Schema primitive types.</w:t>
      </w:r>
    </w:p>
    <w:p w:rsidR="004C26DC" w:rsidRPr="004C26DC" w:rsidRDefault="004C26DC" w:rsidP="004C26DC">
      <w:r>
        <w:t>The namespace prefix “</w:t>
      </w:r>
      <w:proofErr w:type="spellStart"/>
      <w:r>
        <w:t>xs</w:t>
      </w:r>
      <w:proofErr w:type="spellEnd"/>
      <w:r>
        <w:t>” is used to denote the XML Schema types in any UML diagrams.</w:t>
      </w:r>
    </w:p>
    <w:p w:rsidR="000D52D4" w:rsidRDefault="004C26DC" w:rsidP="00034D71">
      <w:pPr>
        <w:pStyle w:val="Heading3"/>
      </w:pPr>
      <w:bookmarkStart w:id="267" w:name="_Toc324923948"/>
      <w:r>
        <w:t>Core Component Types</w:t>
      </w:r>
      <w:bookmarkEnd w:id="267"/>
    </w:p>
    <w:p w:rsidR="008C7739" w:rsidRDefault="004C26DC" w:rsidP="004C26DC">
      <w:proofErr w:type="gramStart"/>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w:t>
      </w:r>
      <w:proofErr w:type="gramEnd"/>
      <w:r w:rsidR="00034D71">
        <w:t xml:space="preserve">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The namespace prefix “</w:t>
      </w:r>
      <w:proofErr w:type="spellStart"/>
      <w:r w:rsidR="00034D71">
        <w:t>cct</w:t>
      </w:r>
      <w:proofErr w:type="spellEnd"/>
      <w:r>
        <w:t xml:space="preserve">” is used to denote the </w:t>
      </w:r>
      <w:r w:rsidR="00034D71">
        <w:t xml:space="preserve">Core Component Types </w:t>
      </w:r>
      <w:r>
        <w:t>in any UML diagrams.</w:t>
      </w:r>
    </w:p>
    <w:p w:rsidR="00034D71" w:rsidRDefault="00034D71" w:rsidP="000D52D4">
      <w:pPr>
        <w:pStyle w:val="Heading2"/>
      </w:pPr>
      <w:bookmarkStart w:id="268" w:name="_Toc324923949"/>
      <w:r>
        <w:lastRenderedPageBreak/>
        <w:t>UML Model</w:t>
      </w:r>
      <w:bookmarkEnd w:id="268"/>
    </w:p>
    <w:p w:rsidR="00034D71" w:rsidRPr="00A67E31" w:rsidRDefault="00A32473" w:rsidP="00034D71">
      <w:pPr>
        <w:jc w:val="center"/>
      </w:pPr>
      <w:r w:rsidRPr="00A32473">
        <w:rPr>
          <w:noProof/>
          <w:lang w:val="en-AU" w:eastAsia="en-AU"/>
        </w:rPr>
        <w:drawing>
          <wp:inline distT="0" distB="0" distL="0" distR="0" wp14:anchorId="674C0273" wp14:editId="6A06EFC2">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r w:rsidR="00D2007B">
        <w:fldChar w:fldCharType="begin"/>
      </w:r>
      <w:r w:rsidR="00D2007B">
        <w:instrText xml:space="preserve"> SEQ Figure \* ARABIC </w:instrText>
      </w:r>
      <w:r w:rsidR="00D2007B">
        <w:fldChar w:fldCharType="separate"/>
      </w:r>
      <w:r w:rsidR="006E73D3">
        <w:rPr>
          <w:noProof/>
        </w:rPr>
        <w:t>1</w:t>
      </w:r>
      <w:r w:rsidR="00D2007B">
        <w:rPr>
          <w:noProof/>
        </w:rPr>
        <w:fldChar w:fldCharType="end"/>
      </w:r>
      <w:r>
        <w:t xml:space="preserve"> - Common Interoperability Registry data model</w:t>
      </w:r>
    </w:p>
    <w:p w:rsidR="000D52D4" w:rsidRDefault="000D52D4" w:rsidP="000D52D4">
      <w:pPr>
        <w:pStyle w:val="Heading2"/>
      </w:pPr>
      <w:bookmarkStart w:id="269" w:name="_Toc324923950"/>
      <w:r>
        <w:t>Registry</w:t>
      </w:r>
      <w:bookmarkEnd w:id="269"/>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71635F" w:rsidRDefault="00D043F5" w:rsidP="0071635F">
            <w:pPr>
              <w:pStyle w:val="ListParagraph"/>
              <w:numPr>
                <w:ilvl w:val="0"/>
                <w:numId w:val="7"/>
              </w:numPr>
              <w:spacing w:before="0" w:after="0"/>
              <w:jc w:val="left"/>
              <w:rPr>
                <w:szCs w:val="22"/>
              </w:rPr>
              <w:pPrChange w:id="270" w:author="Avin Mathew" w:date="2012-06-22T10:21:00Z">
                <w:pPr>
                  <w:numPr>
                    <w:numId w:val="4"/>
                  </w:numPr>
                  <w:tabs>
                    <w:tab w:val="num" w:pos="360"/>
                  </w:tabs>
                  <w:spacing w:before="0" w:after="0"/>
                  <w:ind w:left="360" w:hanging="360"/>
                  <w:jc w:val="left"/>
                </w:pPr>
              </w:pPrChange>
            </w:pPr>
            <w:r w:rsidRPr="0071635F">
              <w:rPr>
                <w:szCs w:val="22"/>
              </w:rPr>
              <w:t>Registration Server A</w:t>
            </w:r>
          </w:p>
          <w:p w:rsidR="00D043F5" w:rsidRPr="0071635F" w:rsidRDefault="00D043F5" w:rsidP="0071635F">
            <w:pPr>
              <w:pStyle w:val="ListParagraph"/>
              <w:numPr>
                <w:ilvl w:val="0"/>
                <w:numId w:val="7"/>
              </w:numPr>
              <w:spacing w:before="0" w:after="0"/>
              <w:jc w:val="left"/>
              <w:rPr>
                <w:szCs w:val="22"/>
              </w:rPr>
              <w:pPrChange w:id="271" w:author="Avin Mathew" w:date="2012-06-22T10:21:00Z">
                <w:pPr>
                  <w:numPr>
                    <w:numId w:val="4"/>
                  </w:numPr>
                  <w:tabs>
                    <w:tab w:val="num" w:pos="360"/>
                  </w:tabs>
                  <w:spacing w:before="0" w:after="0"/>
                  <w:ind w:left="360" w:hanging="360"/>
                  <w:jc w:val="left"/>
                </w:pPr>
              </w:pPrChange>
            </w:pPr>
            <w:r w:rsidRPr="0071635F">
              <w:rPr>
                <w:szCs w:val="22"/>
              </w:rPr>
              <w:t>Test Registry</w:t>
            </w:r>
          </w:p>
          <w:p w:rsidR="00D043F5" w:rsidRPr="0071635F" w:rsidRDefault="00D043F5" w:rsidP="0071635F">
            <w:pPr>
              <w:pStyle w:val="ListParagraph"/>
              <w:numPr>
                <w:ilvl w:val="0"/>
                <w:numId w:val="7"/>
              </w:numPr>
              <w:spacing w:before="0" w:after="0"/>
              <w:jc w:val="left"/>
              <w:rPr>
                <w:szCs w:val="22"/>
                <w:rPrChange w:id="272" w:author="Avin Mathew" w:date="2012-06-22T10:21:00Z">
                  <w:rPr/>
                </w:rPrChange>
              </w:rPr>
              <w:pPrChange w:id="273" w:author="Avin Mathew" w:date="2012-06-22T10:21:00Z">
                <w:pPr>
                  <w:numPr>
                    <w:numId w:val="4"/>
                  </w:numPr>
                  <w:tabs>
                    <w:tab w:val="num" w:pos="360"/>
                  </w:tabs>
                  <w:spacing w:before="0" w:after="0"/>
                  <w:ind w:left="360" w:hanging="360"/>
                  <w:jc w:val="left"/>
                </w:pPr>
              </w:pPrChange>
            </w:pPr>
            <w:r w:rsidRPr="0071635F">
              <w:rPr>
                <w:szCs w:val="22"/>
              </w:rPr>
              <w:lastRenderedPageBreak/>
              <w:t>Finance System Registry</w:t>
            </w:r>
          </w:p>
          <w:p w:rsidR="00D043F5" w:rsidRPr="00471FF5" w:rsidRDefault="00D043F5" w:rsidP="0071635F">
            <w:pPr>
              <w:jc w:val="left"/>
              <w:rPr>
                <w:szCs w:val="22"/>
              </w:rPr>
              <w:pPrChange w:id="274" w:author="Avin Mathew" w:date="2012-06-22T10:22:00Z">
                <w:pPr>
                  <w:spacing w:before="0" w:after="0"/>
                  <w:jc w:val="left"/>
                </w:pPr>
              </w:pPrChange>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275" w:name="_Toc324923951"/>
      <w:r>
        <w:t>Category</w:t>
      </w:r>
      <w:bookmarkEnd w:id="275"/>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71635F" w:rsidRDefault="00D043F5" w:rsidP="0071635F">
            <w:pPr>
              <w:pStyle w:val="ListParagraph"/>
              <w:numPr>
                <w:ilvl w:val="0"/>
                <w:numId w:val="7"/>
              </w:numPr>
              <w:spacing w:before="0" w:after="0"/>
              <w:jc w:val="left"/>
              <w:rPr>
                <w:szCs w:val="22"/>
              </w:rPr>
              <w:pPrChange w:id="276" w:author="Avin Mathew" w:date="2012-06-22T10:21:00Z">
                <w:pPr>
                  <w:numPr>
                    <w:numId w:val="4"/>
                  </w:numPr>
                  <w:tabs>
                    <w:tab w:val="num" w:pos="360"/>
                  </w:tabs>
                  <w:spacing w:before="0" w:after="0"/>
                  <w:ind w:left="360" w:hanging="360"/>
                  <w:jc w:val="left"/>
                </w:pPr>
              </w:pPrChange>
            </w:pPr>
            <w:r w:rsidRPr="0071635F">
              <w:rPr>
                <w:szCs w:val="22"/>
              </w:rPr>
              <w:t>Asset</w:t>
            </w:r>
          </w:p>
          <w:p w:rsidR="00D043F5" w:rsidRPr="0071635F" w:rsidRDefault="00D043F5" w:rsidP="0071635F">
            <w:pPr>
              <w:pStyle w:val="ListParagraph"/>
              <w:numPr>
                <w:ilvl w:val="0"/>
                <w:numId w:val="7"/>
              </w:numPr>
              <w:spacing w:before="0" w:after="0"/>
              <w:jc w:val="left"/>
              <w:rPr>
                <w:szCs w:val="22"/>
              </w:rPr>
              <w:pPrChange w:id="277" w:author="Avin Mathew" w:date="2012-06-22T10:21:00Z">
                <w:pPr>
                  <w:numPr>
                    <w:numId w:val="4"/>
                  </w:numPr>
                  <w:tabs>
                    <w:tab w:val="num" w:pos="360"/>
                  </w:tabs>
                  <w:spacing w:before="0" w:after="0"/>
                  <w:ind w:left="360" w:hanging="360"/>
                  <w:jc w:val="left"/>
                </w:pPr>
              </w:pPrChange>
            </w:pPr>
            <w:proofErr w:type="spellStart"/>
            <w:r w:rsidRPr="0071635F">
              <w:rPr>
                <w:szCs w:val="22"/>
              </w:rPr>
              <w:t>Asset_Type</w:t>
            </w:r>
            <w:proofErr w:type="spellEnd"/>
          </w:p>
          <w:p w:rsidR="00D043F5" w:rsidRPr="0071635F" w:rsidRDefault="00D043F5" w:rsidP="0071635F">
            <w:pPr>
              <w:pStyle w:val="ListParagraph"/>
              <w:numPr>
                <w:ilvl w:val="0"/>
                <w:numId w:val="7"/>
              </w:numPr>
              <w:spacing w:before="0" w:after="0"/>
              <w:jc w:val="left"/>
              <w:rPr>
                <w:szCs w:val="22"/>
                <w:rPrChange w:id="278" w:author="Avin Mathew" w:date="2012-06-22T10:21:00Z">
                  <w:rPr/>
                </w:rPrChange>
              </w:rPr>
              <w:pPrChange w:id="279" w:author="Avin Mathew" w:date="2012-06-22T10:21:00Z">
                <w:pPr>
                  <w:numPr>
                    <w:numId w:val="4"/>
                  </w:numPr>
                  <w:tabs>
                    <w:tab w:val="num" w:pos="360"/>
                  </w:tabs>
                  <w:spacing w:before="0" w:after="0"/>
                  <w:ind w:left="360" w:hanging="360"/>
                  <w:jc w:val="left"/>
                </w:pPr>
              </w:pPrChange>
            </w:pPr>
            <w:r w:rsidRPr="0071635F">
              <w:rPr>
                <w:szCs w:val="22"/>
              </w:rPr>
              <w:t>Segment</w:t>
            </w:r>
          </w:p>
          <w:p w:rsidR="00D043F5" w:rsidRPr="0071635F" w:rsidRDefault="00D043F5" w:rsidP="0071635F">
            <w:pPr>
              <w:pStyle w:val="ListParagraph"/>
              <w:numPr>
                <w:ilvl w:val="0"/>
                <w:numId w:val="7"/>
              </w:numPr>
              <w:spacing w:before="0" w:after="0"/>
              <w:jc w:val="left"/>
              <w:rPr>
                <w:szCs w:val="22"/>
                <w:rPrChange w:id="280" w:author="Avin Mathew" w:date="2012-06-22T10:21:00Z">
                  <w:rPr/>
                </w:rPrChange>
              </w:rPr>
              <w:pPrChange w:id="281" w:author="Avin Mathew" w:date="2012-06-22T10:21:00Z">
                <w:pPr>
                  <w:numPr>
                    <w:numId w:val="4"/>
                  </w:numPr>
                  <w:tabs>
                    <w:tab w:val="num" w:pos="360"/>
                  </w:tabs>
                  <w:spacing w:before="0" w:after="0"/>
                  <w:ind w:left="360" w:hanging="360"/>
                  <w:jc w:val="left"/>
                </w:pPr>
              </w:pPrChange>
            </w:pPr>
            <w:proofErr w:type="spellStart"/>
            <w:r w:rsidRPr="0071635F">
              <w:rPr>
                <w:szCs w:val="22"/>
                <w:rPrChange w:id="282" w:author="Avin Mathew" w:date="2012-06-22T10:21:00Z">
                  <w:rPr/>
                </w:rPrChange>
              </w:rPr>
              <w:t>Segment_Type</w:t>
            </w:r>
            <w:proofErr w:type="spellEnd"/>
          </w:p>
          <w:p w:rsidR="00D043F5" w:rsidRPr="0071635F" w:rsidRDefault="00D043F5" w:rsidP="0071635F">
            <w:pPr>
              <w:pStyle w:val="ListParagraph"/>
              <w:numPr>
                <w:ilvl w:val="0"/>
                <w:numId w:val="7"/>
              </w:numPr>
              <w:spacing w:before="0" w:after="0"/>
              <w:jc w:val="left"/>
              <w:rPr>
                <w:szCs w:val="22"/>
                <w:rPrChange w:id="283" w:author="Avin Mathew" w:date="2012-06-22T10:21:00Z">
                  <w:rPr/>
                </w:rPrChange>
              </w:rPr>
              <w:pPrChange w:id="284" w:author="Avin Mathew" w:date="2012-06-22T10:21:00Z">
                <w:pPr>
                  <w:numPr>
                    <w:numId w:val="4"/>
                  </w:numPr>
                  <w:tabs>
                    <w:tab w:val="num" w:pos="360"/>
                  </w:tabs>
                  <w:spacing w:before="0" w:after="0"/>
                  <w:ind w:left="360" w:hanging="360"/>
                  <w:jc w:val="left"/>
                </w:pPr>
              </w:pPrChange>
            </w:pPr>
            <w:proofErr w:type="spellStart"/>
            <w:r w:rsidRPr="0071635F">
              <w:rPr>
                <w:szCs w:val="22"/>
                <w:rPrChange w:id="285" w:author="Avin Mathew" w:date="2012-06-22T10:21:00Z">
                  <w:rPr/>
                </w:rPrChange>
              </w:rPr>
              <w:t>Meas_Location</w:t>
            </w:r>
            <w:proofErr w:type="spellEnd"/>
          </w:p>
          <w:p w:rsidR="00D043F5" w:rsidRPr="0071635F" w:rsidRDefault="00D043F5" w:rsidP="0071635F">
            <w:pPr>
              <w:pStyle w:val="ListParagraph"/>
              <w:numPr>
                <w:ilvl w:val="0"/>
                <w:numId w:val="7"/>
              </w:numPr>
              <w:spacing w:before="0" w:after="0"/>
              <w:jc w:val="left"/>
              <w:rPr>
                <w:szCs w:val="22"/>
                <w:rPrChange w:id="286" w:author="Avin Mathew" w:date="2012-06-22T10:21:00Z">
                  <w:rPr/>
                </w:rPrChange>
              </w:rPr>
              <w:pPrChange w:id="287" w:author="Avin Mathew" w:date="2012-06-22T10:21:00Z">
                <w:pPr>
                  <w:numPr>
                    <w:numId w:val="4"/>
                  </w:numPr>
                  <w:tabs>
                    <w:tab w:val="num" w:pos="360"/>
                  </w:tabs>
                  <w:spacing w:before="0" w:after="0"/>
                  <w:ind w:left="360" w:hanging="360"/>
                  <w:jc w:val="left"/>
                </w:pPr>
              </w:pPrChange>
            </w:pPr>
            <w:proofErr w:type="spellStart"/>
            <w:r w:rsidRPr="0071635F">
              <w:rPr>
                <w:szCs w:val="22"/>
                <w:rPrChange w:id="288" w:author="Avin Mathew" w:date="2012-06-22T10:21:00Z">
                  <w:rPr/>
                </w:rPrChange>
              </w:rPr>
              <w:t>Meas_Loc_Type</w:t>
            </w:r>
            <w:proofErr w:type="spellEnd"/>
          </w:p>
          <w:p w:rsidR="00D043F5" w:rsidRPr="0071635F" w:rsidRDefault="00D043F5" w:rsidP="0071635F">
            <w:pPr>
              <w:pStyle w:val="ListParagraph"/>
              <w:numPr>
                <w:ilvl w:val="0"/>
                <w:numId w:val="7"/>
              </w:numPr>
              <w:spacing w:before="0" w:after="0"/>
              <w:jc w:val="left"/>
              <w:rPr>
                <w:szCs w:val="22"/>
                <w:rPrChange w:id="289" w:author="Avin Mathew" w:date="2012-06-22T10:21:00Z">
                  <w:rPr/>
                </w:rPrChange>
              </w:rPr>
              <w:pPrChange w:id="290" w:author="Avin Mathew" w:date="2012-06-22T10:21:00Z">
                <w:pPr>
                  <w:numPr>
                    <w:numId w:val="4"/>
                  </w:numPr>
                  <w:tabs>
                    <w:tab w:val="num" w:pos="360"/>
                  </w:tabs>
                  <w:spacing w:before="0" w:after="0"/>
                  <w:ind w:left="360" w:hanging="360"/>
                  <w:jc w:val="left"/>
                </w:pPr>
              </w:pPrChange>
            </w:pPr>
            <w:r w:rsidRPr="0071635F">
              <w:rPr>
                <w:szCs w:val="22"/>
                <w:rPrChange w:id="291" w:author="Avin Mathew" w:date="2012-06-22T10:21:00Z">
                  <w:rPr/>
                </w:rPrChange>
              </w:rPr>
              <w:t>Network</w:t>
            </w:r>
          </w:p>
          <w:p w:rsidR="00D043F5" w:rsidRPr="0071635F" w:rsidRDefault="00D043F5" w:rsidP="0071635F">
            <w:pPr>
              <w:pStyle w:val="ListParagraph"/>
              <w:numPr>
                <w:ilvl w:val="0"/>
                <w:numId w:val="7"/>
              </w:numPr>
              <w:spacing w:before="0" w:after="0"/>
              <w:jc w:val="left"/>
              <w:rPr>
                <w:szCs w:val="22"/>
                <w:rPrChange w:id="292" w:author="Avin Mathew" w:date="2012-06-22T10:21:00Z">
                  <w:rPr/>
                </w:rPrChange>
              </w:rPr>
              <w:pPrChange w:id="293" w:author="Avin Mathew" w:date="2012-06-22T10:21:00Z">
                <w:pPr>
                  <w:numPr>
                    <w:numId w:val="4"/>
                  </w:numPr>
                  <w:tabs>
                    <w:tab w:val="num" w:pos="360"/>
                  </w:tabs>
                  <w:spacing w:before="0" w:after="0"/>
                  <w:ind w:left="360" w:hanging="360"/>
                  <w:jc w:val="left"/>
                </w:pPr>
              </w:pPrChange>
            </w:pPr>
            <w:proofErr w:type="spellStart"/>
            <w:r w:rsidRPr="0071635F">
              <w:rPr>
                <w:szCs w:val="22"/>
                <w:rPrChange w:id="294" w:author="Avin Mathew" w:date="2012-06-22T10:21:00Z">
                  <w:rPr/>
                </w:rPrChange>
              </w:rPr>
              <w:t>Network_Type</w:t>
            </w:r>
            <w:proofErr w:type="spellEnd"/>
          </w:p>
          <w:p w:rsidR="00D043F5" w:rsidRPr="0071635F" w:rsidRDefault="00D043F5" w:rsidP="0071635F">
            <w:pPr>
              <w:pStyle w:val="ListParagraph"/>
              <w:numPr>
                <w:ilvl w:val="0"/>
                <w:numId w:val="7"/>
              </w:numPr>
              <w:spacing w:before="0" w:after="0"/>
              <w:jc w:val="left"/>
              <w:rPr>
                <w:szCs w:val="22"/>
                <w:rPrChange w:id="295" w:author="Avin Mathew" w:date="2012-06-22T10:21:00Z">
                  <w:rPr/>
                </w:rPrChange>
              </w:rPr>
              <w:pPrChange w:id="296" w:author="Avin Mathew" w:date="2012-06-22T10:21:00Z">
                <w:pPr>
                  <w:numPr>
                    <w:numId w:val="4"/>
                  </w:numPr>
                  <w:tabs>
                    <w:tab w:val="num" w:pos="360"/>
                  </w:tabs>
                  <w:spacing w:before="0" w:after="0"/>
                  <w:ind w:left="360" w:hanging="360"/>
                  <w:jc w:val="left"/>
                </w:pPr>
              </w:pPrChange>
            </w:pPr>
            <w:r w:rsidRPr="0071635F">
              <w:rPr>
                <w:szCs w:val="22"/>
                <w:rPrChange w:id="297" w:author="Avin Mathew" w:date="2012-06-22T10:21:00Z">
                  <w:rPr/>
                </w:rPrChange>
              </w:rPr>
              <w:t>P&amp;ID Diagram Object</w:t>
            </w:r>
          </w:p>
          <w:p w:rsidR="00D043F5" w:rsidRPr="0071635F" w:rsidRDefault="00D043F5" w:rsidP="0071635F">
            <w:pPr>
              <w:pStyle w:val="ListParagraph"/>
              <w:numPr>
                <w:ilvl w:val="0"/>
                <w:numId w:val="7"/>
              </w:numPr>
              <w:spacing w:before="0" w:after="0"/>
              <w:jc w:val="left"/>
              <w:rPr>
                <w:szCs w:val="22"/>
                <w:rPrChange w:id="298" w:author="Avin Mathew" w:date="2012-06-22T10:21:00Z">
                  <w:rPr/>
                </w:rPrChange>
              </w:rPr>
              <w:pPrChange w:id="299" w:author="Avin Mathew" w:date="2012-06-22T10:21:00Z">
                <w:pPr>
                  <w:numPr>
                    <w:numId w:val="4"/>
                  </w:numPr>
                  <w:tabs>
                    <w:tab w:val="num" w:pos="360"/>
                  </w:tabs>
                  <w:spacing w:before="0" w:after="0"/>
                  <w:ind w:left="360" w:hanging="360"/>
                  <w:jc w:val="left"/>
                </w:pPr>
              </w:pPrChange>
            </w:pPr>
            <w:r w:rsidRPr="0071635F">
              <w:rPr>
                <w:szCs w:val="22"/>
                <w:rPrChange w:id="300" w:author="Avin Mathew" w:date="2012-06-22T10:21:00Z">
                  <w:rPr/>
                </w:rPrChange>
              </w:rPr>
              <w:t>Batch Status</w:t>
            </w:r>
          </w:p>
          <w:p w:rsidR="00D043F5" w:rsidRPr="0071635F" w:rsidRDefault="00D043F5" w:rsidP="0071635F">
            <w:pPr>
              <w:pStyle w:val="ListParagraph"/>
              <w:numPr>
                <w:ilvl w:val="0"/>
                <w:numId w:val="7"/>
              </w:numPr>
              <w:spacing w:before="0" w:after="0"/>
              <w:jc w:val="left"/>
              <w:rPr>
                <w:szCs w:val="22"/>
                <w:rPrChange w:id="301" w:author="Avin Mathew" w:date="2012-06-22T10:21:00Z">
                  <w:rPr/>
                </w:rPrChange>
              </w:rPr>
              <w:pPrChange w:id="302" w:author="Avin Mathew" w:date="2012-06-22T10:21:00Z">
                <w:pPr>
                  <w:numPr>
                    <w:numId w:val="4"/>
                  </w:numPr>
                  <w:tabs>
                    <w:tab w:val="num" w:pos="360"/>
                  </w:tabs>
                  <w:spacing w:before="0" w:after="0"/>
                  <w:ind w:left="360" w:hanging="360"/>
                  <w:jc w:val="left"/>
                </w:pPr>
              </w:pPrChange>
            </w:pPr>
            <w:r w:rsidRPr="0071635F">
              <w:rPr>
                <w:szCs w:val="22"/>
                <w:rPrChange w:id="303" w:author="Avin Mathew" w:date="2012-06-22T10:21:00Z">
                  <w:rPr/>
                </w:rPrChange>
              </w:rPr>
              <w:t>Production Status</w:t>
            </w:r>
          </w:p>
          <w:p w:rsidR="00D043F5" w:rsidRPr="0071635F" w:rsidRDefault="00D043F5" w:rsidP="0071635F">
            <w:pPr>
              <w:pStyle w:val="ListParagraph"/>
              <w:numPr>
                <w:ilvl w:val="0"/>
                <w:numId w:val="7"/>
              </w:numPr>
              <w:spacing w:before="0" w:after="0"/>
              <w:jc w:val="left"/>
              <w:rPr>
                <w:szCs w:val="22"/>
                <w:rPrChange w:id="304" w:author="Avin Mathew" w:date="2012-06-22T10:21:00Z">
                  <w:rPr/>
                </w:rPrChange>
              </w:rPr>
              <w:pPrChange w:id="305" w:author="Avin Mathew" w:date="2012-06-22T10:21:00Z">
                <w:pPr>
                  <w:numPr>
                    <w:numId w:val="4"/>
                  </w:numPr>
                  <w:tabs>
                    <w:tab w:val="num" w:pos="360"/>
                  </w:tabs>
                  <w:spacing w:before="0" w:after="0"/>
                  <w:ind w:left="360" w:hanging="360"/>
                  <w:jc w:val="left"/>
                </w:pPr>
              </w:pPrChange>
            </w:pPr>
            <w:r w:rsidRPr="0071635F">
              <w:rPr>
                <w:szCs w:val="22"/>
                <w:rPrChange w:id="306" w:author="Avin Mathew" w:date="2012-06-22T10:21:00Z">
                  <w:rPr/>
                </w:rPrChange>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71635F" w:rsidRDefault="00D043F5" w:rsidP="0071635F">
            <w:pPr>
              <w:pStyle w:val="ListParagraph"/>
              <w:numPr>
                <w:ilvl w:val="0"/>
                <w:numId w:val="7"/>
              </w:numPr>
              <w:spacing w:before="0" w:after="0"/>
              <w:jc w:val="left"/>
              <w:rPr>
                <w:szCs w:val="22"/>
              </w:rPr>
              <w:pPrChange w:id="307" w:author="Avin Mathew" w:date="2012-06-22T10:21:00Z">
                <w:pPr>
                  <w:numPr>
                    <w:numId w:val="4"/>
                  </w:numPr>
                  <w:tabs>
                    <w:tab w:val="num" w:pos="360"/>
                  </w:tabs>
                  <w:spacing w:before="0" w:after="0"/>
                  <w:ind w:left="360" w:hanging="360"/>
                  <w:jc w:val="left"/>
                </w:pPr>
              </w:pPrChange>
            </w:pPr>
            <w:r w:rsidRPr="0071635F">
              <w:rPr>
                <w:szCs w:val="22"/>
              </w:rPr>
              <w:t>MIMOSA OSA-EAI V3</w:t>
            </w:r>
          </w:p>
          <w:p w:rsidR="00D043F5" w:rsidRPr="0071635F" w:rsidRDefault="00D043F5" w:rsidP="0071635F">
            <w:pPr>
              <w:pStyle w:val="ListParagraph"/>
              <w:numPr>
                <w:ilvl w:val="0"/>
                <w:numId w:val="7"/>
              </w:numPr>
              <w:spacing w:before="0" w:after="0"/>
              <w:jc w:val="left"/>
              <w:rPr>
                <w:szCs w:val="22"/>
              </w:rPr>
              <w:pPrChange w:id="308" w:author="Avin Mathew" w:date="2012-06-22T10:21:00Z">
                <w:pPr>
                  <w:numPr>
                    <w:numId w:val="4"/>
                  </w:numPr>
                  <w:tabs>
                    <w:tab w:val="num" w:pos="360"/>
                  </w:tabs>
                  <w:spacing w:before="0" w:after="0"/>
                  <w:ind w:left="360" w:hanging="360"/>
                  <w:jc w:val="left"/>
                </w:pPr>
              </w:pPrChange>
            </w:pPr>
            <w:r w:rsidRPr="0071635F">
              <w:rPr>
                <w:szCs w:val="22"/>
              </w:rPr>
              <w:t xml:space="preserve">ISA 88 </w:t>
            </w:r>
            <w:proofErr w:type="spellStart"/>
            <w:r w:rsidRPr="0071635F">
              <w:rPr>
                <w:szCs w:val="22"/>
              </w:rPr>
              <w:t>BatchStatus</w:t>
            </w:r>
            <w:proofErr w:type="spellEnd"/>
          </w:p>
          <w:p w:rsidR="00D043F5" w:rsidRPr="0071635F" w:rsidRDefault="00D043F5" w:rsidP="0071635F">
            <w:pPr>
              <w:pStyle w:val="ListParagraph"/>
              <w:numPr>
                <w:ilvl w:val="0"/>
                <w:numId w:val="7"/>
              </w:numPr>
              <w:spacing w:before="0" w:after="0"/>
              <w:jc w:val="left"/>
              <w:rPr>
                <w:szCs w:val="22"/>
                <w:rPrChange w:id="309" w:author="Avin Mathew" w:date="2012-06-22T10:21:00Z">
                  <w:rPr/>
                </w:rPrChange>
              </w:rPr>
              <w:pPrChange w:id="310" w:author="Avin Mathew" w:date="2012-06-22T10:21:00Z">
                <w:pPr>
                  <w:numPr>
                    <w:numId w:val="4"/>
                  </w:numPr>
                  <w:tabs>
                    <w:tab w:val="num" w:pos="360"/>
                  </w:tabs>
                  <w:spacing w:before="0" w:after="0"/>
                  <w:ind w:left="360" w:hanging="360"/>
                  <w:jc w:val="left"/>
                </w:pPr>
              </w:pPrChange>
            </w:pPr>
            <w:r w:rsidRPr="0071635F">
              <w:rPr>
                <w:szCs w:val="22"/>
              </w:rPr>
              <w:t xml:space="preserve">ISA 95-2000 </w:t>
            </w:r>
            <w:proofErr w:type="spellStart"/>
            <w:r w:rsidRPr="0071635F">
              <w:rPr>
                <w:szCs w:val="22"/>
              </w:rPr>
              <w:t>EquipmentM</w:t>
            </w:r>
            <w:r w:rsidRPr="0071635F">
              <w:rPr>
                <w:szCs w:val="22"/>
                <w:rPrChange w:id="311" w:author="Avin Mathew" w:date="2012-06-22T10:21:00Z">
                  <w:rPr/>
                </w:rPrChange>
              </w:rPr>
              <w:t>odel</w:t>
            </w:r>
            <w:proofErr w:type="spellEnd"/>
          </w:p>
          <w:p w:rsidR="00D043F5" w:rsidRPr="0071635F" w:rsidRDefault="00D043F5" w:rsidP="0071635F">
            <w:pPr>
              <w:pStyle w:val="ListParagraph"/>
              <w:numPr>
                <w:ilvl w:val="0"/>
                <w:numId w:val="7"/>
              </w:numPr>
              <w:spacing w:before="0" w:after="0"/>
              <w:jc w:val="left"/>
              <w:rPr>
                <w:szCs w:val="22"/>
                <w:rPrChange w:id="312" w:author="Avin Mathew" w:date="2012-06-22T10:21:00Z">
                  <w:rPr/>
                </w:rPrChange>
              </w:rPr>
              <w:pPrChange w:id="313" w:author="Avin Mathew" w:date="2012-06-22T10:21:00Z">
                <w:pPr>
                  <w:numPr>
                    <w:numId w:val="4"/>
                  </w:numPr>
                  <w:tabs>
                    <w:tab w:val="num" w:pos="360"/>
                  </w:tabs>
                  <w:spacing w:before="0" w:after="0"/>
                  <w:ind w:left="360" w:hanging="360"/>
                  <w:jc w:val="left"/>
                </w:pPr>
              </w:pPrChange>
            </w:pPr>
            <w:r w:rsidRPr="0071635F">
              <w:rPr>
                <w:szCs w:val="22"/>
                <w:rPrChange w:id="314" w:author="Avin Mathew" w:date="2012-06-22T10:21:00Z">
                  <w:rPr/>
                </w:rPrChange>
              </w:rPr>
              <w:t>B2MML.EquipmentModel</w:t>
            </w:r>
          </w:p>
          <w:p w:rsidR="00D043F5" w:rsidRPr="0071635F" w:rsidRDefault="00D043F5" w:rsidP="0071635F">
            <w:pPr>
              <w:pStyle w:val="ListParagraph"/>
              <w:numPr>
                <w:ilvl w:val="0"/>
                <w:numId w:val="7"/>
              </w:numPr>
              <w:spacing w:before="0" w:after="0"/>
              <w:jc w:val="left"/>
              <w:rPr>
                <w:szCs w:val="22"/>
                <w:rPrChange w:id="315" w:author="Avin Mathew" w:date="2012-06-22T10:21:00Z">
                  <w:rPr/>
                </w:rPrChange>
              </w:rPr>
              <w:pPrChange w:id="316" w:author="Avin Mathew" w:date="2012-06-22T10:21:00Z">
                <w:pPr>
                  <w:numPr>
                    <w:numId w:val="4"/>
                  </w:numPr>
                  <w:tabs>
                    <w:tab w:val="num" w:pos="360"/>
                  </w:tabs>
                  <w:spacing w:before="0" w:after="0"/>
                  <w:ind w:left="360" w:hanging="360"/>
                  <w:jc w:val="left"/>
                </w:pPr>
              </w:pPrChange>
            </w:pPr>
            <w:r w:rsidRPr="0071635F">
              <w:rPr>
                <w:szCs w:val="22"/>
                <w:rPrChange w:id="317" w:author="Avin Mathew" w:date="2012-06-22T10:21:00Z">
                  <w:rPr/>
                </w:rPrChange>
              </w:rPr>
              <w:t>ISA88.RecipeModel1995</w:t>
            </w:r>
          </w:p>
          <w:p w:rsidR="00D043F5" w:rsidRPr="0071635F" w:rsidRDefault="00D043F5" w:rsidP="0071635F">
            <w:pPr>
              <w:pStyle w:val="ListParagraph"/>
              <w:numPr>
                <w:ilvl w:val="0"/>
                <w:numId w:val="7"/>
              </w:numPr>
              <w:spacing w:before="0" w:after="0"/>
              <w:jc w:val="left"/>
              <w:rPr>
                <w:szCs w:val="22"/>
                <w:rPrChange w:id="318" w:author="Avin Mathew" w:date="2012-06-22T10:21:00Z">
                  <w:rPr/>
                </w:rPrChange>
              </w:rPr>
              <w:pPrChange w:id="319" w:author="Avin Mathew" w:date="2012-06-22T10:21:00Z">
                <w:pPr>
                  <w:numPr>
                    <w:numId w:val="4"/>
                  </w:numPr>
                  <w:tabs>
                    <w:tab w:val="num" w:pos="360"/>
                  </w:tabs>
                  <w:spacing w:before="0" w:after="0"/>
                  <w:ind w:left="360" w:hanging="360"/>
                  <w:jc w:val="left"/>
                </w:pPr>
              </w:pPrChange>
            </w:pPr>
            <w:r w:rsidRPr="0071635F">
              <w:rPr>
                <w:szCs w:val="22"/>
                <w:rPrChange w:id="320" w:author="Avin Mathew" w:date="2012-06-22T10:21:00Z">
                  <w:rPr/>
                </w:rPrChange>
              </w:rPr>
              <w:t>BatchML.RecipeModelV4.04.01</w:t>
            </w:r>
          </w:p>
          <w:p w:rsidR="00D043F5" w:rsidRPr="0071635F" w:rsidRDefault="00D043F5" w:rsidP="0071635F">
            <w:pPr>
              <w:pStyle w:val="ListParagraph"/>
              <w:numPr>
                <w:ilvl w:val="0"/>
                <w:numId w:val="7"/>
              </w:numPr>
              <w:spacing w:before="0" w:after="0"/>
              <w:jc w:val="left"/>
              <w:rPr>
                <w:szCs w:val="22"/>
                <w:rPrChange w:id="321" w:author="Avin Mathew" w:date="2012-06-22T10:21:00Z">
                  <w:rPr/>
                </w:rPrChange>
              </w:rPr>
              <w:pPrChange w:id="322" w:author="Avin Mathew" w:date="2012-06-22T10:21:00Z">
                <w:pPr>
                  <w:numPr>
                    <w:numId w:val="4"/>
                  </w:numPr>
                  <w:tabs>
                    <w:tab w:val="num" w:pos="360"/>
                  </w:tabs>
                  <w:spacing w:before="0" w:after="0"/>
                  <w:ind w:left="360" w:hanging="360"/>
                  <w:jc w:val="left"/>
                </w:pPr>
              </w:pPrChange>
            </w:pPr>
            <w:r w:rsidRPr="0071635F">
              <w:rPr>
                <w:szCs w:val="22"/>
                <w:rPrChange w:id="323" w:author="Avin Mathew" w:date="2012-06-22T10:21:00Z">
                  <w:rPr/>
                </w:rPrChange>
              </w:rPr>
              <w:t>ChemCompany.RefineryModelV2.1</w:t>
            </w:r>
          </w:p>
          <w:p w:rsidR="00D043F5" w:rsidRPr="0071635F" w:rsidRDefault="00D043F5" w:rsidP="0071635F">
            <w:pPr>
              <w:pStyle w:val="ListParagraph"/>
              <w:numPr>
                <w:ilvl w:val="0"/>
                <w:numId w:val="7"/>
              </w:numPr>
              <w:spacing w:before="0" w:after="0"/>
              <w:jc w:val="left"/>
              <w:rPr>
                <w:rPrChange w:id="324" w:author="Avin Mathew" w:date="2012-06-22T10:21:00Z">
                  <w:rPr/>
                </w:rPrChange>
              </w:rPr>
              <w:pPrChange w:id="325" w:author="Avin Mathew" w:date="2012-06-22T10:21:00Z">
                <w:pPr>
                  <w:numPr>
                    <w:numId w:val="4"/>
                  </w:numPr>
                  <w:tabs>
                    <w:tab w:val="num" w:pos="360"/>
                  </w:tabs>
                  <w:spacing w:before="0" w:after="0"/>
                  <w:ind w:left="360" w:hanging="360"/>
                  <w:jc w:val="left"/>
                </w:pPr>
              </w:pPrChange>
            </w:pPr>
            <w:proofErr w:type="spellStart"/>
            <w:r w:rsidRPr="0071635F">
              <w:rPr>
                <w:szCs w:val="22"/>
                <w:rPrChange w:id="326" w:author="Avin Mathew" w:date="2012-06-22T10:21:00Z">
                  <w:rPr/>
                </w:rPrChange>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proofErr w:type="spellStart"/>
            <w:r w:rsidRPr="000D52D4">
              <w:t>ReferenceURI</w:t>
            </w:r>
            <w:proofErr w:type="spellEnd"/>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327" w:name="_Toc324923952"/>
      <w:r>
        <w:t>Entry</w:t>
      </w:r>
      <w:bookmarkEnd w:id="327"/>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71635F" w:rsidRDefault="00D043F5" w:rsidP="0071635F">
            <w:pPr>
              <w:pStyle w:val="ListParagraph"/>
              <w:numPr>
                <w:ilvl w:val="0"/>
                <w:numId w:val="7"/>
              </w:numPr>
              <w:spacing w:before="0" w:after="0"/>
              <w:jc w:val="left"/>
              <w:rPr>
                <w:szCs w:val="22"/>
              </w:rPr>
              <w:pPrChange w:id="328" w:author="Avin Mathew" w:date="2012-06-22T10:21:00Z">
                <w:pPr>
                  <w:numPr>
                    <w:numId w:val="4"/>
                  </w:numPr>
                  <w:tabs>
                    <w:tab w:val="num" w:pos="360"/>
                  </w:tabs>
                  <w:spacing w:before="0" w:after="0"/>
                  <w:ind w:left="360" w:hanging="360"/>
                  <w:jc w:val="left"/>
                </w:pPr>
              </w:pPrChange>
            </w:pPr>
            <w:r w:rsidRPr="0071635F">
              <w:rPr>
                <w:szCs w:val="22"/>
              </w:rPr>
              <w:t>Engineering DB #234</w:t>
            </w:r>
          </w:p>
          <w:p w:rsidR="00D043F5" w:rsidRPr="0071635F" w:rsidRDefault="00D043F5" w:rsidP="0071635F">
            <w:pPr>
              <w:pStyle w:val="ListParagraph"/>
              <w:numPr>
                <w:ilvl w:val="0"/>
                <w:numId w:val="7"/>
              </w:numPr>
              <w:spacing w:before="0" w:after="0"/>
              <w:jc w:val="left"/>
              <w:rPr>
                <w:szCs w:val="22"/>
              </w:rPr>
              <w:pPrChange w:id="329" w:author="Avin Mathew" w:date="2012-06-22T10:21:00Z">
                <w:pPr>
                  <w:numPr>
                    <w:numId w:val="4"/>
                  </w:numPr>
                  <w:tabs>
                    <w:tab w:val="num" w:pos="360"/>
                  </w:tabs>
                  <w:spacing w:before="0" w:after="0"/>
                  <w:ind w:left="360" w:hanging="360"/>
                  <w:jc w:val="left"/>
                </w:pPr>
              </w:pPrChange>
            </w:pPr>
            <w:r w:rsidRPr="0071635F">
              <w:rPr>
                <w:szCs w:val="22"/>
              </w:rPr>
              <w:t>Supplier A MIMOSA CRIS Registry Database #1</w:t>
            </w:r>
          </w:p>
          <w:p w:rsidR="00D043F5" w:rsidRPr="0071635F" w:rsidRDefault="00D043F5" w:rsidP="0071635F">
            <w:pPr>
              <w:pStyle w:val="ListParagraph"/>
              <w:numPr>
                <w:ilvl w:val="0"/>
                <w:numId w:val="7"/>
              </w:numPr>
              <w:spacing w:before="0" w:after="0"/>
              <w:jc w:val="left"/>
              <w:rPr>
                <w:szCs w:val="22"/>
                <w:rPrChange w:id="330" w:author="Avin Mathew" w:date="2012-06-22T10:21:00Z">
                  <w:rPr/>
                </w:rPrChange>
              </w:rPr>
              <w:pPrChange w:id="331" w:author="Avin Mathew" w:date="2012-06-22T10:21:00Z">
                <w:pPr>
                  <w:numPr>
                    <w:numId w:val="4"/>
                  </w:numPr>
                  <w:tabs>
                    <w:tab w:val="num" w:pos="360"/>
                  </w:tabs>
                  <w:spacing w:before="0" w:after="0"/>
                  <w:ind w:left="360" w:hanging="360"/>
                  <w:jc w:val="left"/>
                </w:pPr>
              </w:pPrChange>
            </w:pPr>
            <w:r w:rsidRPr="0071635F">
              <w:rPr>
                <w:szCs w:val="22"/>
                <w:rPrChange w:id="332" w:author="Avin Mathew" w:date="2012-06-22T10:21:00Z">
                  <w:rPr/>
                </w:rPrChange>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71635F" w:rsidRDefault="00D043F5" w:rsidP="0071635F">
            <w:pPr>
              <w:pStyle w:val="ListParagraph"/>
              <w:numPr>
                <w:ilvl w:val="0"/>
                <w:numId w:val="7"/>
              </w:numPr>
              <w:spacing w:before="0" w:after="0"/>
              <w:jc w:val="left"/>
              <w:rPr>
                <w:szCs w:val="22"/>
              </w:rPr>
              <w:pPrChange w:id="333" w:author="Avin Mathew" w:date="2012-06-22T10:21:00Z">
                <w:pPr>
                  <w:numPr>
                    <w:numId w:val="4"/>
                  </w:numPr>
                  <w:tabs>
                    <w:tab w:val="num" w:pos="360"/>
                  </w:tabs>
                  <w:spacing w:before="0" w:after="0"/>
                  <w:ind w:left="360" w:hanging="360"/>
                  <w:jc w:val="left"/>
                </w:pPr>
              </w:pPrChange>
            </w:pPr>
            <w:r w:rsidRPr="0071635F">
              <w:rPr>
                <w:szCs w:val="22"/>
              </w:rPr>
              <w:t>Oil Company A</w:t>
            </w:r>
          </w:p>
          <w:p w:rsidR="00D043F5" w:rsidRPr="0071635F" w:rsidRDefault="00D043F5" w:rsidP="0071635F">
            <w:pPr>
              <w:pStyle w:val="ListParagraph"/>
              <w:numPr>
                <w:ilvl w:val="0"/>
                <w:numId w:val="7"/>
              </w:numPr>
              <w:spacing w:before="0" w:after="0"/>
              <w:jc w:val="left"/>
              <w:rPr>
                <w:szCs w:val="22"/>
              </w:rPr>
              <w:pPrChange w:id="334" w:author="Avin Mathew" w:date="2012-06-22T10:21:00Z">
                <w:pPr>
                  <w:numPr>
                    <w:numId w:val="4"/>
                  </w:numPr>
                  <w:tabs>
                    <w:tab w:val="num" w:pos="360"/>
                  </w:tabs>
                  <w:spacing w:before="0" w:after="0"/>
                  <w:ind w:left="360" w:hanging="360"/>
                  <w:jc w:val="left"/>
                </w:pPr>
              </w:pPrChange>
            </w:pPr>
            <w:proofErr w:type="spellStart"/>
            <w:r w:rsidRPr="0071635F">
              <w:rPr>
                <w:szCs w:val="22"/>
              </w:rPr>
              <w:t>Chem</w:t>
            </w:r>
            <w:proofErr w:type="spellEnd"/>
            <w:r w:rsidRPr="0071635F">
              <w:rPr>
                <w:szCs w:val="22"/>
              </w:rPr>
              <w:t xml:space="preserve"> Company B</w:t>
            </w:r>
          </w:p>
          <w:p w:rsidR="00D043F5" w:rsidRPr="0071635F" w:rsidRDefault="00D043F5" w:rsidP="0071635F">
            <w:pPr>
              <w:pStyle w:val="ListParagraph"/>
              <w:numPr>
                <w:ilvl w:val="0"/>
                <w:numId w:val="7"/>
              </w:numPr>
              <w:spacing w:before="0" w:after="0"/>
              <w:jc w:val="left"/>
              <w:rPr>
                <w:szCs w:val="22"/>
                <w:rPrChange w:id="335" w:author="Avin Mathew" w:date="2012-06-22T10:21:00Z">
                  <w:rPr/>
                </w:rPrChange>
              </w:rPr>
              <w:pPrChange w:id="336" w:author="Avin Mathew" w:date="2012-06-22T10:21:00Z">
                <w:pPr>
                  <w:numPr>
                    <w:numId w:val="4"/>
                  </w:numPr>
                  <w:tabs>
                    <w:tab w:val="num" w:pos="360"/>
                  </w:tabs>
                  <w:spacing w:before="0" w:after="0"/>
                  <w:ind w:left="360" w:hanging="360"/>
                  <w:jc w:val="left"/>
                </w:pPr>
              </w:pPrChange>
            </w:pPr>
            <w:r w:rsidRPr="0071635F">
              <w:rPr>
                <w:szCs w:val="22"/>
              </w:rPr>
              <w:t>System Supplier A</w:t>
            </w:r>
          </w:p>
          <w:p w:rsidR="00D043F5" w:rsidRPr="0071635F" w:rsidRDefault="00D043F5" w:rsidP="0071635F">
            <w:pPr>
              <w:pStyle w:val="ListParagraph"/>
              <w:numPr>
                <w:ilvl w:val="0"/>
                <w:numId w:val="7"/>
              </w:numPr>
              <w:spacing w:before="0" w:after="0"/>
              <w:jc w:val="left"/>
              <w:rPr>
                <w:szCs w:val="22"/>
                <w:rPrChange w:id="337" w:author="Avin Mathew" w:date="2012-06-22T10:21:00Z">
                  <w:rPr/>
                </w:rPrChange>
              </w:rPr>
              <w:pPrChange w:id="338" w:author="Avin Mathew" w:date="2012-06-22T10:21:00Z">
                <w:pPr>
                  <w:numPr>
                    <w:numId w:val="4"/>
                  </w:numPr>
                  <w:tabs>
                    <w:tab w:val="num" w:pos="360"/>
                  </w:tabs>
                  <w:spacing w:before="0" w:after="0"/>
                  <w:ind w:left="360" w:hanging="360"/>
                  <w:jc w:val="left"/>
                </w:pPr>
              </w:pPrChange>
            </w:pPr>
            <w:r w:rsidRPr="0071635F">
              <w:rPr>
                <w:szCs w:val="22"/>
                <w:rPrChange w:id="339" w:author="Avin Mathew" w:date="2012-06-22T10:21:00Z">
                  <w:rPr/>
                </w:rPrChange>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lastRenderedPageBreak/>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340" w:name="_Toc324923953"/>
      <w:r>
        <w:t>Property</w:t>
      </w:r>
      <w:bookmarkEnd w:id="340"/>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341"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342" w:name="_Ref295372111"/>
      <w:bookmarkStart w:id="343" w:name="_Toc324923954"/>
      <w:proofErr w:type="spellStart"/>
      <w:r>
        <w:t>Property</w:t>
      </w:r>
      <w:r w:rsidR="00ED5ADB">
        <w:t>Value</w:t>
      </w:r>
      <w:bookmarkEnd w:id="341"/>
      <w:bookmarkEnd w:id="342"/>
      <w:bookmarkEnd w:id="343"/>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 xml:space="preserve">alue of the property. </w:t>
            </w:r>
            <w:commentRangeStart w:id="344"/>
            <w:r w:rsidR="00D043F5" w:rsidRPr="00925F56">
              <w:t>Multiple values are allowed to provide for alternate values for identification.</w:t>
            </w:r>
            <w:commentRangeEnd w:id="344"/>
            <w:r w:rsidR="0006324F">
              <w:rPr>
                <w:rStyle w:val="CommentReference"/>
              </w:rPr>
              <w:commentReference w:id="344"/>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345" w:name="_Toc324923955"/>
      <w:r>
        <w:lastRenderedPageBreak/>
        <w:t>Service Definitions</w:t>
      </w:r>
      <w:bookmarkEnd w:id="345"/>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346" w:name="_Toc324923956"/>
      <w:r>
        <w:t>CIR</w:t>
      </w:r>
      <w:r w:rsidR="00930ABB">
        <w:t xml:space="preserve"> </w:t>
      </w:r>
      <w:r w:rsidR="007233FD">
        <w:t xml:space="preserve">Command </w:t>
      </w:r>
      <w:r w:rsidR="00930ABB">
        <w:t>Services</w:t>
      </w:r>
      <w:bookmarkEnd w:id="346"/>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347" w:name="_Toc324923957"/>
      <w:r>
        <w:t>Create Registry</w:t>
      </w:r>
      <w:bookmarkEnd w:id="347"/>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Change w:id="348" w:author="Avin Mathew" w:date="2012-06-22T10:20:00Z">
                <w:pPr>
                  <w:pStyle w:val="ListParagraph"/>
                  <w:keepLines/>
                  <w:numPr>
                    <w:ilvl w:val="1"/>
                    <w:numId w:val="7"/>
                  </w:numPr>
                  <w:ind w:left="1080" w:hanging="360"/>
                  <w:jc w:val="left"/>
                  <w:cnfStyle w:val="000000000000" w:firstRow="0" w:lastRow="0" w:firstColumn="0" w:lastColumn="0" w:oddVBand="0" w:evenVBand="0" w:oddHBand="0" w:evenHBand="0" w:firstRowFirstColumn="0" w:firstRowLastColumn="0" w:lastRowFirstColumn="0" w:lastRowLastColumn="0"/>
                </w:pPr>
              </w:pPrChange>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349" w:name="_Toc324923958"/>
      <w:r>
        <w:t>Create</w:t>
      </w:r>
      <w:r w:rsidR="000D52D4">
        <w:t xml:space="preserve"> Equivalent Ent</w:t>
      </w:r>
      <w:r w:rsidR="00A94A0C">
        <w:t>ries</w:t>
      </w:r>
      <w:bookmarkEnd w:id="34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Pr="0071635F" w:rsidRDefault="001D344F"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0" w:author="Avin Mathew" w:date="2012-06-22T10:21:00Z">
                <w:pPr>
                  <w:keepLines/>
                  <w:numPr>
                    <w:numId w:val="14"/>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rsidRPr="001D344F">
              <w:lastRenderedPageBreak/>
              <w:t>EquivalentEntry</w:t>
            </w:r>
            <w:proofErr w:type="spellEnd"/>
            <w:r>
              <w:t xml:space="preserve"> (</w:t>
            </w:r>
            <w:proofErr w:type="spellStart"/>
            <w:r w:rsidRPr="0071635F">
              <w:rPr>
                <w:i/>
              </w:rPr>
              <w:t>EquivalentEntry</w:t>
            </w:r>
            <w:proofErr w:type="spellEnd"/>
            <w:r>
              <w:t xml:space="preserve">) [1..*], where </w:t>
            </w:r>
            <w:proofErr w:type="spellStart"/>
            <w:r w:rsidRPr="0071635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71635F" w:rsidRDefault="001D344F"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1" w:author="Avin Mathew" w:date="2012-06-22T10:21:00Z">
                <w:pPr>
                  <w:keepLines/>
                  <w:numPr>
                    <w:numId w:val="15"/>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Pr="0071635F" w:rsidRDefault="00AA0181"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2"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9F5951" w:rsidRPr="0071635F" w:rsidRDefault="009F5951"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3"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AA0181" w:rsidRPr="0071635F" w:rsidRDefault="00AA0181"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4"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w:t>
            </w:r>
            <w:r w:rsidR="009F5951">
              <w:t>NotFound</w:t>
            </w:r>
            <w:r>
              <w:t>Fault</w:t>
            </w:r>
            <w:proofErr w:type="spellEnd"/>
          </w:p>
          <w:p w:rsidR="006C1299" w:rsidRPr="0071635F" w:rsidRDefault="006C1299"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5"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DuplicateEntryFault</w:t>
            </w:r>
            <w:proofErr w:type="spellEnd"/>
          </w:p>
        </w:tc>
      </w:tr>
    </w:tbl>
    <w:p w:rsidR="00D95BAD" w:rsidRDefault="00D95BAD" w:rsidP="00D95BAD">
      <w:pPr>
        <w:pStyle w:val="Heading3"/>
      </w:pPr>
      <w:bookmarkStart w:id="356" w:name="_Toc324923959"/>
      <w:r>
        <w:t>Update Registry</w:t>
      </w:r>
      <w:bookmarkEnd w:id="356"/>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Pr="0071635F" w:rsidRDefault="00C046BB"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7"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C046BB" w:rsidRPr="0071635F" w:rsidRDefault="00C046BB"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8"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C046BB" w:rsidRPr="0071635F" w:rsidRDefault="00C046BB"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59"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C046BB" w:rsidRPr="0071635F" w:rsidRDefault="00C046BB"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0"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PropertyNotFoundFault</w:t>
            </w:r>
            <w:proofErr w:type="spellEnd"/>
          </w:p>
        </w:tc>
      </w:tr>
    </w:tbl>
    <w:p w:rsidR="000D52D4" w:rsidRDefault="00D95BAD" w:rsidP="000D52D4">
      <w:pPr>
        <w:pStyle w:val="Heading3"/>
      </w:pPr>
      <w:bookmarkStart w:id="361" w:name="_Toc324923960"/>
      <w:r>
        <w:t>Update</w:t>
      </w:r>
      <w:r w:rsidR="000D52D4">
        <w:t xml:space="preserve"> Entr</w:t>
      </w:r>
      <w:r>
        <w:t>y CIRID</w:t>
      </w:r>
      <w:bookmarkEnd w:id="361"/>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Pr="0071635F" w:rsidRDefault="00D95BAD"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Old</w:t>
            </w:r>
            <w:r w:rsidR="00855366">
              <w:t>CIRID</w:t>
            </w:r>
            <w:proofErr w:type="spellEnd"/>
            <w:r w:rsidR="00991274">
              <w:t xml:space="preserve"> (</w:t>
            </w:r>
            <w:proofErr w:type="spellStart"/>
            <w:r w:rsidR="00E17E81" w:rsidRPr="0071635F">
              <w:rPr>
                <w:i/>
              </w:rPr>
              <w:t>IDType</w:t>
            </w:r>
            <w:proofErr w:type="spellEnd"/>
            <w:r w:rsidR="00991274">
              <w:t>) [1</w:t>
            </w:r>
            <w:proofErr w:type="gramStart"/>
            <w:r w:rsidR="00991274">
              <w:t>..*</w:t>
            </w:r>
            <w:proofErr w:type="gramEnd"/>
            <w:r w:rsidR="00991274">
              <w:t>]</w:t>
            </w:r>
          </w:p>
          <w:p w:rsidR="000D52D4" w:rsidRPr="0071635F" w:rsidRDefault="00D95BAD"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New</w:t>
            </w:r>
            <w:r w:rsidR="00855366">
              <w:t>CIRID</w:t>
            </w:r>
            <w:proofErr w:type="spellEnd"/>
            <w:r w:rsidR="00991274">
              <w:t xml:space="preserve"> (</w:t>
            </w:r>
            <w:proofErr w:type="spellStart"/>
            <w:r w:rsidR="00E17E81" w:rsidRPr="0071635F">
              <w:rPr>
                <w:i/>
              </w:rPr>
              <w:t>IDType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71635F" w:rsidRDefault="00E8012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Pr="0071635F" w:rsidRDefault="00991274"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bl>
    <w:p w:rsidR="00D95BAD" w:rsidRDefault="00D95BAD" w:rsidP="00D95BAD">
      <w:pPr>
        <w:pStyle w:val="Heading3"/>
      </w:pPr>
      <w:bookmarkStart w:id="366" w:name="_Toc324923961"/>
      <w:r>
        <w:t>Delete Registry</w:t>
      </w:r>
      <w:bookmarkEnd w:id="366"/>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71635F" w:rsidRDefault="00D95BAD"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6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RegistryID</w:t>
            </w:r>
            <w:proofErr w:type="spellEnd"/>
            <w:r>
              <w:t xml:space="preserve"> </w:t>
            </w:r>
            <w:r w:rsidR="004842A5">
              <w:t>(</w:t>
            </w:r>
            <w:proofErr w:type="spellStart"/>
            <w:r w:rsidR="00E17E81" w:rsidRPr="0071635F">
              <w:rPr>
                <w:i/>
              </w:rPr>
              <w:t>IDType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68"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71635F" w:rsidRDefault="0047106C"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6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tc>
      </w:tr>
    </w:tbl>
    <w:p w:rsidR="004842A5" w:rsidRDefault="004842A5" w:rsidP="004842A5">
      <w:pPr>
        <w:pStyle w:val="Heading3"/>
      </w:pPr>
      <w:bookmarkStart w:id="371" w:name="_Toc324923962"/>
      <w:r>
        <w:t>Delete Category</w:t>
      </w:r>
      <w:bookmarkEnd w:id="37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Pr="0071635F" w:rsidRDefault="004842A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2"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RegistryID</w:t>
            </w:r>
            <w:proofErr w:type="spellEnd"/>
            <w:r>
              <w:t xml:space="preserve"> (</w:t>
            </w:r>
            <w:proofErr w:type="spellStart"/>
            <w:r w:rsidR="00E17E81" w:rsidRPr="0071635F">
              <w:rPr>
                <w:i/>
              </w:rPr>
              <w:t>IDType</w:t>
            </w:r>
            <w:proofErr w:type="spellEnd"/>
            <w:r>
              <w:t>) [1]</w:t>
            </w:r>
          </w:p>
          <w:p w:rsidR="0047106C" w:rsidRPr="0071635F" w:rsidRDefault="0047106C"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3"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w:t>
            </w:r>
            <w:r w:rsidR="00574F5B">
              <w:t>y</w:t>
            </w:r>
            <w:r>
              <w:t>ID</w:t>
            </w:r>
            <w:proofErr w:type="spellEnd"/>
            <w:r>
              <w:t xml:space="preserve"> (</w:t>
            </w:r>
            <w:proofErr w:type="spellStart"/>
            <w:r w:rsidR="00E17E81" w:rsidRPr="0071635F">
              <w:rPr>
                <w:i/>
              </w:rPr>
              <w:t>IDType</w:t>
            </w:r>
            <w:proofErr w:type="spellEnd"/>
            <w:r>
              <w:t>) [1]</w:t>
            </w:r>
          </w:p>
          <w:p w:rsidR="0047106C" w:rsidRPr="0071635F" w:rsidRDefault="0047106C"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4"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CategorySourceID</w:t>
            </w:r>
            <w:proofErr w:type="spellEnd"/>
            <w:r>
              <w:t xml:space="preserve"> (</w:t>
            </w:r>
            <w:proofErr w:type="spellStart"/>
            <w:r w:rsidR="00E17E81" w:rsidRPr="0071635F">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991274"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5" w:author="Avin Mathew" w:date="2012-06-22T10:21:00Z">
                <w:pPr>
                  <w:pStyle w:val="ListParagraph"/>
                  <w:keepLines/>
                  <w:numPr>
                    <w:numId w:val="2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Pr="0071635F" w:rsidRDefault="0047106C"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6" w:author="Avin Mathew" w:date="2012-06-22T10:21:00Z">
                <w:pPr>
                  <w:pStyle w:val="ListParagraph"/>
                  <w:keepLines/>
                  <w:numPr>
                    <w:numId w:val="2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47106C" w:rsidRPr="0071635F" w:rsidRDefault="0047106C"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7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tc>
      </w:tr>
    </w:tbl>
    <w:p w:rsidR="004842A5" w:rsidRDefault="004842A5" w:rsidP="004842A5">
      <w:pPr>
        <w:pStyle w:val="Heading3"/>
      </w:pPr>
      <w:bookmarkStart w:id="380" w:name="_Toc324923963"/>
      <w:r>
        <w:lastRenderedPageBreak/>
        <w:t>Delete Entries</w:t>
      </w:r>
      <w:bookmarkEnd w:id="380"/>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1"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2"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Pr="0071635F" w:rsidRDefault="00E835EF"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3"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Pr="0071635F" w:rsidRDefault="00E835EF"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4"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5"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Pr="0071635F" w:rsidRDefault="00E835EF"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E835EF" w:rsidRPr="0071635F" w:rsidRDefault="00E835EF"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E835EF" w:rsidRPr="0071635F" w:rsidRDefault="00E835EF"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tc>
      </w:tr>
    </w:tbl>
    <w:p w:rsidR="004842A5" w:rsidRDefault="004842A5" w:rsidP="004842A5">
      <w:pPr>
        <w:pStyle w:val="Heading3"/>
      </w:pPr>
      <w:bookmarkStart w:id="389" w:name="_Toc324923964"/>
      <w:r>
        <w:t>Delete Properties</w:t>
      </w:r>
      <w:bookmarkEnd w:id="389"/>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Property</w:t>
            </w:r>
            <w:r w:rsidR="004429EA">
              <w:t>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Pr="0071635F" w:rsidRDefault="00052A5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1"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Registry identified by the ID is not found, then the CIR server will throw a </w:t>
            </w:r>
            <w:proofErr w:type="spellStart"/>
            <w:r>
              <w:t>RegistryNotFoundFault</w:t>
            </w:r>
            <w:proofErr w:type="spellEnd"/>
            <w:r>
              <w:t>.</w:t>
            </w:r>
          </w:p>
          <w:p w:rsidR="00052A55" w:rsidRPr="0071635F" w:rsidRDefault="00052A5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2"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Pr="0071635F" w:rsidRDefault="00052A5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3"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Pr="0071635F" w:rsidRDefault="00052A5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4"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5"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Pr="0071635F" w:rsidRDefault="00052A5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052A55" w:rsidRPr="0071635F" w:rsidRDefault="00052A5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052A55" w:rsidRPr="0071635F" w:rsidRDefault="00052A5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052A55" w:rsidRPr="0071635F" w:rsidRDefault="00052A5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PropertyNotFoundFault</w:t>
            </w:r>
            <w:proofErr w:type="spellEnd"/>
          </w:p>
        </w:tc>
      </w:tr>
    </w:tbl>
    <w:p w:rsidR="000D52D4" w:rsidRDefault="007233FD" w:rsidP="007233FD">
      <w:pPr>
        <w:pStyle w:val="Heading2"/>
      </w:pPr>
      <w:bookmarkStart w:id="400" w:name="_Toc324923965"/>
      <w:r>
        <w:t>CIR Query Services</w:t>
      </w:r>
      <w:bookmarkEnd w:id="400"/>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6E73D3">
        <w:t>3.2.2</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401" w:name="_Toc324923966"/>
      <w:r>
        <w:t>Get Registry</w:t>
      </w:r>
      <w:bookmarkEnd w:id="401"/>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Pr="0071635F" w:rsidRDefault="003310D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Filter (</w:t>
            </w:r>
            <w:r w:rsidRPr="0071635F">
              <w:rPr>
                <w:i/>
              </w:rPr>
              <w:t>Filter</w:t>
            </w:r>
            <w:r>
              <w:t xml:space="preserve">) [0..*], where </w:t>
            </w:r>
            <w:r w:rsidRPr="0071635F">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71635F" w:rsidRDefault="00CF63E9"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15068D" w:rsidRDefault="0015068D" w:rsidP="0015068D">
      <w:pPr>
        <w:pStyle w:val="Heading3"/>
      </w:pPr>
      <w:bookmarkStart w:id="404" w:name="_Toc324923967"/>
      <w:bookmarkStart w:id="405" w:name="_Ref234831467"/>
      <w:r>
        <w:t>Get Equivalent Entries</w:t>
      </w:r>
      <w:bookmarkEnd w:id="404"/>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Pr="0071635F" w:rsidRDefault="006E24A5" w:rsidP="0071635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71635F" w:rsidRDefault="00BC5FC2"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7"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Target</w:t>
            </w:r>
            <w:r w:rsidR="0015068D">
              <w:t>SourceID</w:t>
            </w:r>
            <w:proofErr w:type="spellEnd"/>
            <w:r w:rsidR="0015068D">
              <w:t xml:space="preserve"> (</w:t>
            </w:r>
            <w:proofErr w:type="spellStart"/>
            <w:r w:rsidR="0015068D" w:rsidRPr="0071635F">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71635F" w:rsidRDefault="0015068D"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8"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32218D" w:rsidRDefault="0032218D" w:rsidP="007233FD">
      <w:pPr>
        <w:pStyle w:val="Heading3"/>
      </w:pPr>
      <w:bookmarkStart w:id="409" w:name="_Toc324923968"/>
      <w:r>
        <w:t xml:space="preserve">Get Entries </w:t>
      </w:r>
      <w:proofErr w:type="gramStart"/>
      <w:r>
        <w:t>By</w:t>
      </w:r>
      <w:proofErr w:type="gramEnd"/>
      <w:r>
        <w:t xml:space="preserve"> CIRID</w:t>
      </w:r>
      <w:bookmarkEnd w:id="409"/>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Pr="0071635F" w:rsidRDefault="00CF63E9"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ExistingCIRID</w:t>
            </w:r>
            <w:proofErr w:type="spellEnd"/>
            <w:r>
              <w:t xml:space="preserve"> (</w:t>
            </w:r>
            <w:proofErr w:type="spellStart"/>
            <w:r w:rsidR="00E17E81" w:rsidRPr="0071635F">
              <w:rPr>
                <w:i/>
              </w:rPr>
              <w:t>IDType</w:t>
            </w:r>
            <w:proofErr w:type="spellEnd"/>
            <w:r>
              <w:t>) [1]</w:t>
            </w:r>
          </w:p>
          <w:p w:rsidR="00CF63E9" w:rsidRPr="0071635F" w:rsidRDefault="00246C6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1"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Target</w:t>
            </w:r>
            <w:r w:rsidR="00CF63E9">
              <w:t>SourceID</w:t>
            </w:r>
            <w:proofErr w:type="spellEnd"/>
            <w:r w:rsidR="004842A5">
              <w:t xml:space="preserve"> </w:t>
            </w:r>
            <w:r w:rsidR="00CF63E9">
              <w:t>(</w:t>
            </w:r>
            <w:proofErr w:type="spellStart"/>
            <w:r w:rsidR="00E17E81" w:rsidRPr="0071635F">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71635F" w:rsidRDefault="00CF63E9"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A24EAB" w:rsidRDefault="00A24EAB" w:rsidP="000D3D6A">
      <w:pPr>
        <w:pStyle w:val="Heading3"/>
        <w:ind w:left="1440" w:hanging="1440"/>
      </w:pPr>
      <w:bookmarkStart w:id="413" w:name="_Toc324923969"/>
      <w:r>
        <w:t>Wildcard Specification</w:t>
      </w:r>
      <w:bookmarkEnd w:id="405"/>
      <w:bookmarkEnd w:id="413"/>
    </w:p>
    <w:p w:rsidR="00A24EAB" w:rsidRPr="00D2007B" w:rsidRDefault="00B70707" w:rsidP="00D2007B">
      <w:pPr>
        <w:rPr>
          <w:rPrChange w:id="414" w:author="Avin Mathew" w:date="2012-06-22T10:13:00Z">
            <w:rPr/>
          </w:rPrChange>
        </w:rPr>
        <w:pPrChange w:id="415" w:author="Avin Mathew" w:date="2012-06-22T10:13:00Z">
          <w:pPr>
            <w:jc w:val="left"/>
          </w:pPr>
        </w:pPrChange>
      </w:pPr>
      <w:r w:rsidRPr="00D2007B">
        <w:t xml:space="preserve">Services </w:t>
      </w:r>
      <w:r w:rsidR="00C32150" w:rsidRPr="00D2007B">
        <w:t>utilizing</w:t>
      </w:r>
      <w:r w:rsidRPr="00D2007B">
        <w:t xml:space="preserve"> </w:t>
      </w:r>
      <w:proofErr w:type="spellStart"/>
      <w:r w:rsidR="00C32150" w:rsidRPr="00D2007B">
        <w:t>Registry</w:t>
      </w:r>
      <w:r w:rsidR="00444C6C" w:rsidRPr="00D2007B">
        <w:t>Filter</w:t>
      </w:r>
      <w:proofErr w:type="spellEnd"/>
      <w:r w:rsidR="00C32150" w:rsidRPr="00D2007B">
        <w:t xml:space="preserve">, </w:t>
      </w:r>
      <w:proofErr w:type="spellStart"/>
      <w:r w:rsidR="00C32150" w:rsidRPr="00D2007B">
        <w:t>Category</w:t>
      </w:r>
      <w:r w:rsidR="00444C6C" w:rsidRPr="00D2007B">
        <w:t>Filter</w:t>
      </w:r>
      <w:proofErr w:type="spellEnd"/>
      <w:r w:rsidR="00C32150" w:rsidRPr="00D2007B">
        <w:t xml:space="preserve">, </w:t>
      </w:r>
      <w:proofErr w:type="spellStart"/>
      <w:r w:rsidR="00C32150" w:rsidRPr="00D2007B">
        <w:t>Entry</w:t>
      </w:r>
      <w:r w:rsidR="00444C6C" w:rsidRPr="00D2007B">
        <w:t>Filter</w:t>
      </w:r>
      <w:proofErr w:type="spellEnd"/>
      <w:r w:rsidR="00C32150" w:rsidRPr="0071635F">
        <w:t xml:space="preserve"> or </w:t>
      </w:r>
      <w:proofErr w:type="spellStart"/>
      <w:r w:rsidR="00C32150" w:rsidRPr="0071635F">
        <w:t>Property</w:t>
      </w:r>
      <w:r w:rsidR="00444C6C" w:rsidRPr="0071635F">
        <w:t>Filter</w:t>
      </w:r>
      <w:proofErr w:type="spellEnd"/>
      <w:r w:rsidR="00C32150" w:rsidRPr="0071635F">
        <w:t xml:space="preserve"> </w:t>
      </w:r>
      <w:r w:rsidRPr="0071635F">
        <w:t>can utilize wildcards when specifying filter parameters to identify multiple objects.</w:t>
      </w:r>
      <w:r w:rsidR="00471FF5" w:rsidRPr="0071635F">
        <w:t xml:space="preserve"> </w:t>
      </w:r>
      <w:r w:rsidR="00A24EAB" w:rsidRPr="0071635F">
        <w:t>The convention for specifying wildcards in text strings is through limited regular expressions.</w:t>
      </w:r>
      <w:r w:rsidR="00471FF5" w:rsidRPr="00D2007B">
        <w:rPr>
          <w:rPrChange w:id="416" w:author="Avin Mathew" w:date="2012-06-22T10:13:00Z">
            <w:rPr/>
          </w:rPrChange>
        </w:rPr>
        <w:t xml:space="preserve"> </w:t>
      </w:r>
      <w:r w:rsidR="00A24EAB" w:rsidRPr="00D2007B">
        <w:rPr>
          <w:rPrChange w:id="417" w:author="Avin Mathew" w:date="2012-06-22T10:13:00Z">
            <w:rPr/>
          </w:rPrChange>
        </w:rPr>
        <w:t>In a limited regular expression a wildcard value can have the following special characters:</w:t>
      </w:r>
    </w:p>
    <w:p w:rsidR="00837E46" w:rsidRDefault="00837E46" w:rsidP="00A24EAB">
      <w:pPr>
        <w:ind w:left="720"/>
        <w:rPr>
          <w:ins w:id="418" w:author="Avin Mathew" w:date="2012-06-22T10:42:00Z"/>
        </w:rPr>
      </w:pPr>
      <w:ins w:id="419" w:author="Avin Mathew" w:date="2012-06-22T10:42:00Z">
        <w:r>
          <w:t>. – Indicates any character</w:t>
        </w:r>
        <w:bookmarkStart w:id="420" w:name="_GoBack"/>
        <w:bookmarkEnd w:id="420"/>
      </w:ins>
    </w:p>
    <w:p w:rsidR="00A24EAB" w:rsidRDefault="00A24EAB" w:rsidP="00A24EAB">
      <w:pPr>
        <w:ind w:left="720"/>
      </w:pPr>
      <w:del w:id="421" w:author="Avin Mathew" w:date="2012-06-22T10:39:00Z">
        <w:r w:rsidDel="00752C41">
          <w:delText>“</w:delText>
        </w:r>
      </w:del>
      <w:r>
        <w:t>*</w:t>
      </w:r>
      <w:del w:id="422" w:author="Avin Mathew" w:date="2012-06-22T10:39:00Z">
        <w:r w:rsidDel="00752C41">
          <w:delText>”</w:delText>
        </w:r>
      </w:del>
      <w:r>
        <w:t xml:space="preserve"> – Indicates zero or more characters, any character is acceptable</w:t>
      </w:r>
    </w:p>
    <w:p w:rsidR="00A24EAB" w:rsidRDefault="00A24EAB" w:rsidP="00837E46">
      <w:pPr>
        <w:ind w:left="2700" w:hanging="1260"/>
        <w:pPrChange w:id="423" w:author="Avin Mathew" w:date="2012-06-22T10:41:00Z">
          <w:pPr>
            <w:ind w:left="2700" w:hanging="1260"/>
          </w:pPr>
        </w:pPrChange>
      </w:pPr>
      <w:r>
        <w:t xml:space="preserve">Example 1: </w:t>
      </w:r>
      <w:r>
        <w:tab/>
        <w:t xml:space="preserve">The </w:t>
      </w:r>
      <w:del w:id="424" w:author="Avin Mathew" w:date="2012-06-22T10:40:00Z">
        <w:r w:rsidDel="00837E46">
          <w:delText xml:space="preserve">wildcard </w:delText>
        </w:r>
      </w:del>
      <w:ins w:id="425" w:author="Avin Mathew" w:date="2012-06-22T10:40:00Z">
        <w:r w:rsidR="00837E46">
          <w:t>expression</w:t>
        </w:r>
        <w:r w:rsidR="00837E46">
          <w:t xml:space="preserve"> </w:t>
        </w:r>
      </w:ins>
      <w:del w:id="426" w:author="Avin Mathew" w:date="2012-06-22T10:40:00Z">
        <w:r w:rsidRPr="00837E46" w:rsidDel="00837E46">
          <w:rPr>
            <w:rStyle w:val="CodeChar"/>
            <w:rPrChange w:id="427" w:author="Avin Mathew" w:date="2012-06-22T10:41:00Z">
              <w:rPr/>
            </w:rPrChange>
          </w:rPr>
          <w:delText>“</w:delText>
        </w:r>
      </w:del>
      <w:r w:rsidRPr="00837E46">
        <w:rPr>
          <w:rStyle w:val="CodeChar"/>
          <w:rPrChange w:id="428" w:author="Avin Mathew" w:date="2012-06-22T10:41:00Z">
            <w:rPr/>
          </w:rPrChange>
        </w:rPr>
        <w:t>ABC*</w:t>
      </w:r>
      <w:del w:id="429" w:author="Avin Mathew" w:date="2012-06-22T10:40:00Z">
        <w:r w:rsidDel="00837E46">
          <w:delText>”</w:delText>
        </w:r>
      </w:del>
      <w:r>
        <w:t xml:space="preserve"> would match </w:t>
      </w:r>
      <w:del w:id="430" w:author="Avin Mathew" w:date="2012-06-22T10:42:00Z">
        <w:r w:rsidDel="00837E46">
          <w:delText>“</w:delText>
        </w:r>
      </w:del>
      <w:r>
        <w:t>ABC</w:t>
      </w:r>
      <w:del w:id="431" w:author="Avin Mathew" w:date="2012-06-22T10:42:00Z">
        <w:r w:rsidDel="00837E46">
          <w:delText>”</w:delText>
        </w:r>
      </w:del>
      <w:r>
        <w:t xml:space="preserve">, </w:t>
      </w:r>
      <w:del w:id="432" w:author="Avin Mathew" w:date="2012-06-22T10:42:00Z">
        <w:r w:rsidDel="00837E46">
          <w:delText>“</w:delText>
        </w:r>
      </w:del>
      <w:r>
        <w:t>ABCD</w:t>
      </w:r>
      <w:del w:id="433" w:author="Avin Mathew" w:date="2012-06-22T10:42:00Z">
        <w:r w:rsidDel="00837E46">
          <w:delText>”</w:delText>
        </w:r>
      </w:del>
      <w:r>
        <w:t xml:space="preserve">, </w:t>
      </w:r>
      <w:del w:id="434" w:author="Avin Mathew" w:date="2012-06-22T10:42:00Z">
        <w:r w:rsidDel="00837E46">
          <w:delText>“</w:delText>
        </w:r>
      </w:del>
      <w:r>
        <w:t>ABCDEF</w:t>
      </w:r>
      <w:del w:id="435" w:author="Avin Mathew" w:date="2012-06-22T10:42:00Z">
        <w:r w:rsidDel="00837E46">
          <w:delText>”</w:delText>
        </w:r>
      </w:del>
      <w:r>
        <w:t>, “ABC@4!*“, but not “ABDDEF”</w:t>
      </w:r>
    </w:p>
    <w:p w:rsidR="00A24EAB" w:rsidRDefault="00A24EAB" w:rsidP="0071635F">
      <w:pPr>
        <w:ind w:left="720"/>
        <w:pPrChange w:id="436" w:author="Avin Mathew" w:date="2012-06-22T10:22:00Z">
          <w:pPr>
            <w:ind w:left="1980" w:hanging="1260"/>
          </w:pPr>
        </w:pPrChange>
      </w:pPr>
      <w:del w:id="437" w:author="Avin Mathew" w:date="2012-06-22T10:39:00Z">
        <w:r w:rsidDel="00752C41">
          <w:delText>“</w:delText>
        </w:r>
      </w:del>
      <w:r>
        <w:t>%</w:t>
      </w:r>
      <w:del w:id="438" w:author="Avin Mathew" w:date="2012-06-22T10:39:00Z">
        <w:r w:rsidDel="00752C41">
          <w:delText>”</w:delText>
        </w:r>
      </w:del>
      <w:r>
        <w:t xml:space="preserve"> – Indicates one or more characters, any character is acceptable</w:t>
      </w:r>
    </w:p>
    <w:p w:rsidR="00A24EAB" w:rsidRDefault="00A24EAB" w:rsidP="00A24EAB">
      <w:pPr>
        <w:ind w:left="2700" w:hanging="1260"/>
      </w:pPr>
      <w:r>
        <w:lastRenderedPageBreak/>
        <w:t xml:space="preserve">Example 2: </w:t>
      </w:r>
      <w:r>
        <w:tab/>
        <w:t>The wildcard “ABC%” would match “ABCD”, “ABCDEF”, “ABC^4^*“, but not “ABC”</w:t>
      </w:r>
    </w:p>
    <w:p w:rsidR="00A24EAB" w:rsidRDefault="00A24EAB" w:rsidP="00A24EAB">
      <w:pPr>
        <w:ind w:left="720"/>
      </w:pPr>
      <w:del w:id="439" w:author="Avin Mathew" w:date="2012-06-22T10:40:00Z">
        <w:r w:rsidDel="00752C41">
          <w:delText>“</w:delText>
        </w:r>
      </w:del>
      <w:r>
        <w:t>?</w:t>
      </w:r>
      <w:del w:id="440" w:author="Avin Mathew" w:date="2012-06-22T10:40:00Z">
        <w:r w:rsidDel="00752C41">
          <w:delText>”</w:delText>
        </w:r>
      </w:del>
      <w:r>
        <w:t xml:space="preserve"> – Indicates zero or one characters at the specified position, any character is acceptable</w:t>
      </w:r>
    </w:p>
    <w:p w:rsidR="00A24EAB" w:rsidRDefault="00A24EAB" w:rsidP="00A24EAB">
      <w:pPr>
        <w:ind w:left="2700" w:hanging="1260"/>
      </w:pPr>
      <w:r>
        <w:t xml:space="preserve">Example 3: </w:t>
      </w:r>
      <w:r>
        <w:tab/>
        <w:t>The wildcard “ABC?” would match “ABCX”, “ABCD”, “ABC!“, “ABC”, but not “ABCDE” or “ABDC”</w:t>
      </w:r>
    </w:p>
    <w:p w:rsidR="00A24EAB" w:rsidRDefault="00752C41" w:rsidP="00A24EAB">
      <w:pPr>
        <w:ind w:left="720"/>
      </w:pPr>
      <w:ins w:id="441" w:author="Avin Mathew" w:date="2012-06-22T10:40:00Z">
        <w:r>
          <w:t xml:space="preserve">\ - Indicates </w:t>
        </w:r>
      </w:ins>
      <w:del w:id="442" w:author="Avin Mathew" w:date="2012-06-22T10:40:00Z">
        <w:r w:rsidR="00A24EAB" w:rsidDel="00752C41">
          <w:delText>T</w:delText>
        </w:r>
      </w:del>
      <w:ins w:id="443" w:author="Avin Mathew" w:date="2012-06-22T10:40:00Z">
        <w:r>
          <w:t>t</w:t>
        </w:r>
      </w:ins>
      <w:r w:rsidR="00A24EAB">
        <w:t xml:space="preserve">he </w:t>
      </w:r>
      <w:ins w:id="444" w:author="Avin Mathew" w:date="2012-06-22T10:40:00Z">
        <w:r>
          <w:t xml:space="preserve">following </w:t>
        </w:r>
      </w:ins>
      <w:r w:rsidR="00A24EAB">
        <w:t xml:space="preserve">character </w:t>
      </w:r>
      <w:del w:id="445" w:author="Avin Mathew" w:date="2012-06-22T10:40:00Z">
        <w:r w:rsidR="00A24EAB" w:rsidDel="00752C41">
          <w:delText xml:space="preserve">following a “\” </w:delText>
        </w:r>
      </w:del>
      <w:r w:rsidR="00A24EAB">
        <w:t>is considered a literal character, not a wildcard character</w:t>
      </w:r>
      <w:del w:id="446" w:author="Avin Mathew" w:date="2012-06-22T10:40:00Z">
        <w:r w:rsidR="00A24EAB" w:rsidDel="00752C41">
          <w:delText>.</w:delText>
        </w:r>
      </w:del>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t xml:space="preserve">Example 5: </w:t>
      </w:r>
      <w:r>
        <w:tab/>
        <w:t>A property ID of “\\\\USM 123” defines the property ID “\\USM 123”.</w:t>
      </w:r>
    </w:p>
    <w:p w:rsidR="000D52D4" w:rsidRDefault="00A24EAB" w:rsidP="00C32150">
      <w:pPr>
        <w:ind w:left="720"/>
        <w:rPr>
          <w:ins w:id="447" w:author="Avin Mathew" w:date="2012-06-22T10:10:00Z"/>
        </w:rPr>
      </w:pPr>
      <w:r>
        <w:t>Two consecutive backslash characters, i.e. “\\” are interpreted to be a single backslash character “\”.</w:t>
      </w:r>
    </w:p>
    <w:p w:rsidR="00D2007B" w:rsidRDefault="00D2007B" w:rsidP="00D2007B">
      <w:pPr>
        <w:pPrChange w:id="448" w:author="Avin Mathew" w:date="2012-06-22T10:10:00Z">
          <w:pPr>
            <w:ind w:left="720"/>
          </w:pPr>
        </w:pPrChange>
      </w:pPr>
      <w:ins w:id="449" w:author="Avin Mathew" w:date="2012-06-22T10:10:00Z">
        <w:r>
          <w:t>Note: the entire regular expression is implicit</w:t>
        </w:r>
      </w:ins>
      <w:ins w:id="450" w:author="Avin Mathew" w:date="2012-06-22T10:11:00Z">
        <w:r>
          <w:t>l</w:t>
        </w:r>
      </w:ins>
      <w:ins w:id="451" w:author="Avin Mathew" w:date="2012-06-22T10:10:00Z">
        <w:r>
          <w:t>y anchored</w:t>
        </w:r>
      </w:ins>
      <w:ins w:id="452" w:author="Avin Mathew" w:date="2012-06-22T10:16:00Z">
        <w:r>
          <w:t xml:space="preserve"> and its start and end. To </w:t>
        </w:r>
      </w:ins>
      <w:ins w:id="453" w:author="Avin Mathew" w:date="2012-06-22T10:17:00Z">
        <w:r>
          <w:t xml:space="preserve">accept all elements with the expression in the middle of their contents, use an expression along the lines </w:t>
        </w:r>
        <w:proofErr w:type="gramStart"/>
        <w:r>
          <w:t>of .</w:t>
        </w:r>
        <w:proofErr w:type="gramEnd"/>
        <w:r>
          <w:t>*expression.*.</w:t>
        </w:r>
      </w:ins>
    </w:p>
    <w:p w:rsidR="00246C65" w:rsidRDefault="00246C65">
      <w:pPr>
        <w:pStyle w:val="Heading2"/>
      </w:pPr>
      <w:bookmarkStart w:id="454" w:name="_Toc324923970"/>
      <w:r>
        <w:t>Fault Definitions</w:t>
      </w:r>
      <w:bookmarkEnd w:id="454"/>
    </w:p>
    <w:p w:rsidR="00246C65" w:rsidRDefault="00246C65" w:rsidP="00246C65">
      <w:pPr>
        <w:pStyle w:val="Heading3"/>
      </w:pPr>
      <w:bookmarkStart w:id="455" w:name="_Toc324923971"/>
      <w:proofErr w:type="spellStart"/>
      <w:r>
        <w:t>CreateRegistryFault</w:t>
      </w:r>
      <w:bookmarkEnd w:id="455"/>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71635F" w:rsidRDefault="00246C65"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5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00783A53" w:rsidRPr="0071635F">
              <w:rPr>
                <w:i/>
              </w:rPr>
              <w:t>cct:TextType</w:t>
            </w:r>
            <w:proofErr w:type="spellEnd"/>
            <w:r>
              <w:t>) [</w:t>
            </w:r>
            <w:r w:rsidR="00783A53">
              <w:t>0..</w:t>
            </w:r>
            <w:r>
              <w:t>1]</w:t>
            </w:r>
          </w:p>
        </w:tc>
      </w:tr>
    </w:tbl>
    <w:p w:rsidR="00783A53" w:rsidRDefault="00783A53" w:rsidP="00783A53">
      <w:pPr>
        <w:pStyle w:val="Heading3"/>
      </w:pPr>
      <w:bookmarkStart w:id="457" w:name="_Toc324923972"/>
      <w:proofErr w:type="spellStart"/>
      <w:r>
        <w:t>CreateCategoryFault</w:t>
      </w:r>
      <w:bookmarkEnd w:id="457"/>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71635F" w:rsidRDefault="00783A53"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58"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tc>
      </w:tr>
    </w:tbl>
    <w:p w:rsidR="00F02170" w:rsidRDefault="00F02170" w:rsidP="00F02170">
      <w:pPr>
        <w:pStyle w:val="Heading3"/>
      </w:pPr>
      <w:bookmarkStart w:id="459" w:name="_Toc324923973"/>
      <w:proofErr w:type="spellStart"/>
      <w:r>
        <w:t>RegistryNotFoundFault</w:t>
      </w:r>
      <w:bookmarkEnd w:id="459"/>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1"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RegistryIdentifier</w:t>
            </w:r>
            <w:proofErr w:type="spellEnd"/>
            <w:r>
              <w:t xml:space="preserve"> (</w:t>
            </w:r>
            <w:proofErr w:type="spellStart"/>
            <w:r w:rsidRPr="0071635F">
              <w:rPr>
                <w:i/>
              </w:rPr>
              <w:t>RegistryIdentifier</w:t>
            </w:r>
            <w:proofErr w:type="spellEnd"/>
            <w:r>
              <w:t xml:space="preserve">) [1], where </w:t>
            </w:r>
            <w:proofErr w:type="spellStart"/>
            <w:r w:rsidRPr="0071635F">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62" w:name="_Toc324923974"/>
      <w:proofErr w:type="spellStart"/>
      <w:r>
        <w:t>CategoryNotFoundFault</w:t>
      </w:r>
      <w:bookmarkEnd w:id="462"/>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CategoryIdentifier</w:t>
            </w:r>
            <w:proofErr w:type="spellEnd"/>
            <w:r>
              <w:t xml:space="preserve"> (</w:t>
            </w:r>
            <w:proofErr w:type="spellStart"/>
            <w:r w:rsidRPr="0071635F">
              <w:rPr>
                <w:i/>
              </w:rPr>
              <w:t>CategoryIdentifier</w:t>
            </w:r>
            <w:proofErr w:type="spellEnd"/>
            <w:r>
              <w:t xml:space="preserve">) [1], where </w:t>
            </w:r>
            <w:proofErr w:type="spellStart"/>
            <w:r w:rsidRPr="0071635F">
              <w:rPr>
                <w:i/>
              </w:rPr>
              <w:t>CategoryIdentifier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65" w:name="_Toc324923975"/>
      <w:proofErr w:type="spellStart"/>
      <w:r>
        <w:lastRenderedPageBreak/>
        <w:t>EntryNotFoundFault</w:t>
      </w:r>
      <w:bookmarkEnd w:id="465"/>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7"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68" w:name="_Toc324923976"/>
      <w:proofErr w:type="spellStart"/>
      <w:r>
        <w:t>PropertyNotFoundFault</w:t>
      </w:r>
      <w:bookmarkEnd w:id="468"/>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69"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7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71" w:name="_Toc324923977"/>
      <w:proofErr w:type="spellStart"/>
      <w:r>
        <w:t>DuplicateEntryFault</w:t>
      </w:r>
      <w:bookmarkEnd w:id="471"/>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7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7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74" w:name="_Toc324923978"/>
      <w:proofErr w:type="spellStart"/>
      <w:r>
        <w:t>DuplicatePropertyFault</w:t>
      </w:r>
      <w:bookmarkEnd w:id="474"/>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7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rsidP="0071635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7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Pr="0071635F" w:rsidDel="0071635F" w:rsidRDefault="00F02170" w:rsidP="0071635F">
      <w:pPr>
        <w:rPr>
          <w:del w:id="477" w:author="Avin Mathew" w:date="2012-06-22T10:22:00Z"/>
        </w:rPr>
        <w:pPrChange w:id="478" w:author="Avin Mathew" w:date="2012-06-22T10:22:00Z">
          <w:pPr>
            <w:spacing w:before="0" w:after="0"/>
            <w:jc w:val="left"/>
          </w:pPr>
        </w:pPrChange>
      </w:pPr>
    </w:p>
    <w:p w:rsidR="00246C65" w:rsidRPr="0071635F" w:rsidRDefault="00246C65" w:rsidP="0071635F">
      <w:pPr>
        <w:pPrChange w:id="479" w:author="Avin Mathew" w:date="2012-06-22T10:22:00Z">
          <w:pPr>
            <w:spacing w:before="0" w:after="0"/>
            <w:jc w:val="left"/>
          </w:pPr>
        </w:pPrChange>
      </w:pPr>
      <w:r w:rsidRPr="0071635F">
        <w:br w:type="page"/>
      </w:r>
    </w:p>
    <w:p w:rsidR="00B22B76" w:rsidRDefault="00776D90" w:rsidP="00776D90">
      <w:pPr>
        <w:pStyle w:val="Title"/>
      </w:pPr>
      <w:bookmarkStart w:id="480" w:name="_Toc324923979"/>
      <w:r>
        <w:lastRenderedPageBreak/>
        <w:t>Appendix A:</w:t>
      </w:r>
      <w:r w:rsidR="00471FF5">
        <w:t xml:space="preserve"> </w:t>
      </w:r>
      <w:proofErr w:type="spellStart"/>
      <w:r>
        <w:t>OpenO&amp;M</w:t>
      </w:r>
      <w:proofErr w:type="spellEnd"/>
      <w:r w:rsidR="00416985">
        <w:t xml:space="preserve"> D</w:t>
      </w:r>
      <w:r w:rsidR="00B22B76">
        <w:t>efined Properties</w:t>
      </w:r>
      <w:bookmarkEnd w:id="480"/>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481" w:name="_Toc324923980"/>
      <w:proofErr w:type="spellStart"/>
      <w:r w:rsidRPr="000D52D4">
        <w:t>Parent</w:t>
      </w:r>
      <w:r>
        <w:t>EntityID</w:t>
      </w:r>
      <w:bookmarkEnd w:id="481"/>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82" w:name="_Toc324923981"/>
      <w:proofErr w:type="spellStart"/>
      <w:r w:rsidRPr="000D52D4">
        <w:t>Child</w:t>
      </w:r>
      <w:r>
        <w:t>EntityID</w:t>
      </w:r>
      <w:bookmarkEnd w:id="482"/>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83" w:name="_Toc324923982"/>
      <w:proofErr w:type="spellStart"/>
      <w:r w:rsidRPr="001B5721">
        <w:t>PossibleEquivalentEntryID</w:t>
      </w:r>
      <w:bookmarkEnd w:id="483"/>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w:t>
      </w:r>
      <w:del w:id="484" w:author="Avin Mathew" w:date="2012-06-22T10:39:00Z">
        <w:r w:rsidDel="00752C41">
          <w:delText>r</w:delText>
        </w:r>
      </w:del>
      <w:ins w:id="485" w:author="Avin Mathew" w:date="2012-06-22T10:39:00Z">
        <w:r w:rsidR="00752C41">
          <w:t>f</w:t>
        </w:r>
      </w:ins>
      <w:r>
        <w:t xml:space="preserve"> equivalent IDs.</w:t>
      </w:r>
    </w:p>
    <w:p w:rsidR="00021B11" w:rsidRDefault="00021B11" w:rsidP="00B22B76">
      <w:r>
        <w:t>Examples:</w:t>
      </w:r>
    </w:p>
    <w:p w:rsidR="00021B11" w:rsidRDefault="00CB5C3C" w:rsidP="00837E46">
      <w:pPr>
        <w:pStyle w:val="Code"/>
        <w:pPrChange w:id="486" w:author="Avin Mathew" w:date="2012-06-22T10:41:00Z">
          <w:pPr>
            <w:pStyle w:val="Code"/>
          </w:pPr>
        </w:pPrChange>
      </w:pPr>
      <w:r>
        <w:t>[</w:t>
      </w:r>
      <w:del w:id="487" w:author="Avin Mathew" w:date="2012-06-22T10:28:00Z">
        <w:r w:rsidDel="0071635F">
          <w:delText xml:space="preserve"> </w:delText>
        </w:r>
      </w:del>
      <w:ins w:id="488" w:author="Avin Mathew" w:date="2012-06-22T10:30:00Z">
        <w:r w:rsidR="0071635F">
          <w:t xml:space="preserve"> </w:t>
        </w:r>
      </w:ins>
      <w:proofErr w:type="gramStart"/>
      <w:r>
        <w:t>{</w:t>
      </w:r>
      <w:ins w:id="489" w:author="Avin Mathew" w:date="2012-06-22T10:30:00Z">
        <w:r w:rsidR="0071635F">
          <w:t xml:space="preserve"> </w:t>
        </w:r>
      </w:ins>
      <w:r w:rsidR="008C7739">
        <w:t>"</w:t>
      </w:r>
      <w:proofErr w:type="spellStart"/>
      <w:proofErr w:type="gramEnd"/>
      <w:r w:rsidR="00021B11">
        <w:t>ID</w:t>
      </w:r>
      <w:r>
        <w:t>I</w:t>
      </w:r>
      <w:r w:rsidR="00021B11">
        <w:t>nSource</w:t>
      </w:r>
      <w:proofErr w:type="spellEnd"/>
      <w:r w:rsidR="00021B11">
        <w:t>": "TIC101",</w:t>
      </w:r>
      <w:ins w:id="490" w:author="Avin Mathew" w:date="2012-06-22T10:30:00Z">
        <w:r w:rsidR="0071635F">
          <w:t xml:space="preserve"> </w:t>
        </w:r>
      </w:ins>
      <w:del w:id="491" w:author="Avin Mathew" w:date="2012-06-22T10:28:00Z">
        <w:r w:rsidR="00021B11" w:rsidDel="0071635F">
          <w:delText xml:space="preserve"> </w:delText>
        </w:r>
      </w:del>
      <w:r w:rsidR="00021B11">
        <w:t>"</w:t>
      </w:r>
      <w:proofErr w:type="spellStart"/>
      <w:r w:rsidR="00021B11">
        <w:t>SourceID</w:t>
      </w:r>
      <w:proofErr w:type="spellEnd"/>
      <w:r w:rsidR="00021B11">
        <w:t>": "Thor"</w:t>
      </w:r>
      <w:ins w:id="492" w:author="Avin Mathew" w:date="2012-06-22T10:30:00Z">
        <w:r w:rsidR="0071635F">
          <w:t xml:space="preserve"> </w:t>
        </w:r>
      </w:ins>
      <w:r w:rsidR="00021B11">
        <w:t>} ]</w:t>
      </w:r>
    </w:p>
    <w:p w:rsidR="00021B11" w:rsidRDefault="00021B11" w:rsidP="00021B11">
      <w:pPr>
        <w:jc w:val="left"/>
      </w:pPr>
    </w:p>
    <w:p w:rsidR="00021B11" w:rsidRDefault="00CB5C3C" w:rsidP="0071635F">
      <w:pPr>
        <w:pStyle w:val="Code"/>
      </w:pPr>
      <w:proofErr w:type="gramStart"/>
      <w:r>
        <w:t>[ {</w:t>
      </w:r>
      <w:proofErr w:type="gramEnd"/>
      <w:ins w:id="493" w:author="Avin Mathew" w:date="2012-06-22T10:34:00Z">
        <w:r w:rsidR="00752C41">
          <w:t xml:space="preserve"> </w:t>
        </w:r>
      </w:ins>
      <w:r>
        <w:t>"</w:t>
      </w:r>
      <w:proofErr w:type="spellStart"/>
      <w:r w:rsidR="00021B11">
        <w:t>ID</w:t>
      </w:r>
      <w:r>
        <w:t>I</w:t>
      </w:r>
      <w:r w:rsidR="008C7739">
        <w:t>nSource</w:t>
      </w:r>
      <w:proofErr w:type="spellEnd"/>
      <w:r w:rsidR="008C7739">
        <w:t>": "TIC101",</w:t>
      </w:r>
      <w:del w:id="494" w:author="Avin Mathew" w:date="2012-06-22T10:30:00Z">
        <w:r w:rsidR="008C7739" w:rsidDel="00752C41">
          <w:delText xml:space="preserve"> </w:delText>
        </w:r>
      </w:del>
      <w:ins w:id="495" w:author="Avin Mathew" w:date="2012-06-22T10:34:00Z">
        <w:r w:rsidR="00752C41">
          <w:t xml:space="preserve"> </w:t>
        </w:r>
      </w:ins>
      <w:r w:rsidR="008C7739">
        <w:t>"</w:t>
      </w:r>
      <w:proofErr w:type="spellStart"/>
      <w:r w:rsidR="008C7739">
        <w:t>SourceID</w:t>
      </w:r>
      <w:proofErr w:type="spellEnd"/>
      <w:r w:rsidR="008C7739">
        <w:t>"</w:t>
      </w:r>
      <w:r w:rsidR="00021B11">
        <w:t>: "Thor",</w:t>
      </w:r>
      <w:del w:id="496" w:author="Avin Mathew" w:date="2012-06-22T10:30:00Z">
        <w:r w:rsidR="00021B11" w:rsidDel="00752C41">
          <w:delText xml:space="preserve"> </w:delText>
        </w:r>
      </w:del>
      <w:ins w:id="497" w:author="Avin Mathew" w:date="2012-06-22T10:34:00Z">
        <w:r w:rsidR="00752C41">
          <w:t xml:space="preserve"> </w:t>
        </w:r>
      </w:ins>
      <w:r w:rsidR="00021B11">
        <w:t>"</w:t>
      </w:r>
      <w:proofErr w:type="spellStart"/>
      <w:r>
        <w:t>P</w:t>
      </w:r>
      <w:r w:rsidR="00021B11">
        <w:t>ercentLikelihood</w:t>
      </w:r>
      <w:proofErr w:type="spellEnd"/>
      <w:r w:rsidR="00021B11">
        <w:t>": 20</w:t>
      </w:r>
      <w:ins w:id="498" w:author="Avin Mathew" w:date="2012-06-22T10:34:00Z">
        <w:r w:rsidR="00752C41">
          <w:t xml:space="preserve"> </w:t>
        </w:r>
      </w:ins>
      <w:r w:rsidR="00021B11">
        <w:t>} ]</w:t>
      </w:r>
    </w:p>
    <w:p w:rsidR="00021B11" w:rsidRDefault="00021B11" w:rsidP="00021B11">
      <w:pPr>
        <w:jc w:val="left"/>
      </w:pPr>
    </w:p>
    <w:p w:rsidR="00752C41" w:rsidRDefault="00CB5C3C" w:rsidP="00752C41">
      <w:pPr>
        <w:pStyle w:val="Code"/>
        <w:rPr>
          <w:ins w:id="499" w:author="Avin Mathew" w:date="2012-06-22T10:33:00Z"/>
        </w:rPr>
        <w:pPrChange w:id="500" w:author="Avin Mathew" w:date="2012-06-22T10:31:00Z">
          <w:pPr>
            <w:jc w:val="left"/>
          </w:pPr>
        </w:pPrChange>
      </w:pPr>
      <w:r>
        <w:t>[</w:t>
      </w:r>
    </w:p>
    <w:p w:rsidR="00021B11" w:rsidRDefault="00752C41" w:rsidP="00752C41">
      <w:pPr>
        <w:pStyle w:val="Code"/>
        <w:pPrChange w:id="501" w:author="Avin Mathew" w:date="2012-06-22T10:38:00Z">
          <w:pPr>
            <w:pStyle w:val="Code"/>
          </w:pPr>
        </w:pPrChange>
      </w:pPr>
      <w:ins w:id="502" w:author="Avin Mathew" w:date="2012-06-22T10:33:00Z">
        <w:r>
          <w:t xml:space="preserve">  </w:t>
        </w:r>
      </w:ins>
      <w:del w:id="503" w:author="Avin Mathew" w:date="2012-06-22T10:27:00Z">
        <w:r w:rsidR="00CB5C3C" w:rsidDel="0071635F">
          <w:delText xml:space="preserve"> </w:delText>
        </w:r>
      </w:del>
      <w:proofErr w:type="gramStart"/>
      <w:r w:rsidR="00CB5C3C">
        <w:t>{</w:t>
      </w:r>
      <w:ins w:id="504" w:author="Avin Mathew" w:date="2012-06-22T10:34:00Z">
        <w:r>
          <w:t xml:space="preserve"> </w:t>
        </w:r>
      </w:ins>
      <w:r w:rsidR="00CB5C3C">
        <w:t>"</w:t>
      </w:r>
      <w:proofErr w:type="spellStart"/>
      <w:proofErr w:type="gramEnd"/>
      <w:r w:rsidR="00021B11">
        <w:t>ID</w:t>
      </w:r>
      <w:r w:rsidR="00CB5C3C">
        <w:t>I</w:t>
      </w:r>
      <w:r w:rsidR="00021B11">
        <w:t>nSource</w:t>
      </w:r>
      <w:proofErr w:type="spellEnd"/>
      <w:r w:rsidR="00021B11">
        <w:t>"</w:t>
      </w:r>
      <w:del w:id="505" w:author="Avin Mathew" w:date="2012-06-22T10:31:00Z">
        <w:r w:rsidR="00021B11" w:rsidDel="00752C41">
          <w:delText xml:space="preserve"> </w:delText>
        </w:r>
      </w:del>
      <w:r w:rsidR="00021B11">
        <w:t>: "TIC101",</w:t>
      </w:r>
      <w:del w:id="506" w:author="Avin Mathew" w:date="2012-06-22T10:31:00Z">
        <w:r w:rsidR="00021B11" w:rsidDel="00752C41">
          <w:delText xml:space="preserve"> </w:delText>
        </w:r>
      </w:del>
      <w:ins w:id="507" w:author="Avin Mathew" w:date="2012-06-22T10:34:00Z">
        <w:r>
          <w:t xml:space="preserve"> </w:t>
        </w:r>
      </w:ins>
      <w:r w:rsidR="00021B11">
        <w:t>"</w:t>
      </w:r>
      <w:proofErr w:type="spellStart"/>
      <w:r w:rsidR="00021B11">
        <w:t>SourceID</w:t>
      </w:r>
      <w:proofErr w:type="spellEnd"/>
      <w:r w:rsidR="00021B11">
        <w:t>" : "Thor"</w:t>
      </w:r>
      <w:r w:rsidR="008C7739">
        <w:t>,</w:t>
      </w:r>
      <w:del w:id="508" w:author="Avin Mathew" w:date="2012-06-22T10:33:00Z">
        <w:r w:rsidR="008C7739" w:rsidDel="00752C41">
          <w:delText xml:space="preserve"> </w:delText>
        </w:r>
      </w:del>
      <w:ins w:id="509" w:author="Avin Mathew" w:date="2012-06-22T10:35:00Z">
        <w:r>
          <w:t xml:space="preserve"> </w:t>
        </w:r>
      </w:ins>
      <w:r w:rsidR="008C7739">
        <w:t>"</w:t>
      </w:r>
      <w:proofErr w:type="spellStart"/>
      <w:r w:rsidR="008C7739">
        <w:t>PercentLikelihood</w:t>
      </w:r>
      <w:proofErr w:type="spellEnd"/>
      <w:r w:rsidR="008C7739">
        <w:t>": 20</w:t>
      </w:r>
      <w:ins w:id="510" w:author="Avin Mathew" w:date="2012-06-22T10:38:00Z">
        <w:r>
          <w:t xml:space="preserve"> </w:t>
        </w:r>
      </w:ins>
      <w:r w:rsidR="00021B11">
        <w:t>},</w:t>
      </w:r>
    </w:p>
    <w:p w:rsidR="00752C41" w:rsidRDefault="00021B11" w:rsidP="00752C41">
      <w:pPr>
        <w:pStyle w:val="Code"/>
        <w:rPr>
          <w:ins w:id="511" w:author="Avin Mathew" w:date="2012-06-22T10:34:00Z"/>
        </w:rPr>
        <w:pPrChange w:id="512" w:author="Avin Mathew" w:date="2012-06-22T10:38:00Z">
          <w:pPr>
            <w:pStyle w:val="Code"/>
          </w:pPr>
        </w:pPrChange>
      </w:pPr>
      <w:del w:id="513" w:author="Avin Mathew" w:date="2012-06-22T10:33:00Z">
        <w:r w:rsidDel="00752C41">
          <w:tab/>
        </w:r>
      </w:del>
      <w:ins w:id="514" w:author="Avin Mathew" w:date="2012-06-22T10:33:00Z">
        <w:r w:rsidR="00752C41">
          <w:t xml:space="preserve">  </w:t>
        </w:r>
      </w:ins>
      <w:proofErr w:type="gramStart"/>
      <w:r w:rsidR="00CB5C3C">
        <w:t>{</w:t>
      </w:r>
      <w:ins w:id="515" w:author="Avin Mathew" w:date="2012-06-22T10:38:00Z">
        <w:r w:rsidR="00752C41">
          <w:t xml:space="preserve"> </w:t>
        </w:r>
      </w:ins>
      <w:r w:rsidR="00CB5C3C">
        <w:t>"</w:t>
      </w:r>
      <w:proofErr w:type="spellStart"/>
      <w:proofErr w:type="gramEnd"/>
      <w:r>
        <w:t>ID</w:t>
      </w:r>
      <w:r w:rsidR="00CB5C3C">
        <w:t>I</w:t>
      </w:r>
      <w:r>
        <w:t>nSource</w:t>
      </w:r>
      <w:proofErr w:type="spellEnd"/>
      <w:r>
        <w:t>"</w:t>
      </w:r>
      <w:del w:id="516" w:author="Avin Mathew" w:date="2012-06-22T10:34:00Z">
        <w:r w:rsidDel="00752C41">
          <w:delText xml:space="preserve"> </w:delText>
        </w:r>
      </w:del>
      <w:r>
        <w:t>: "T</w:t>
      </w:r>
      <w:r w:rsidR="008C7739">
        <w:t>101"</w:t>
      </w:r>
      <w:del w:id="517" w:author="Avin Mathew" w:date="2012-06-22T10:34:00Z">
        <w:r w:rsidR="008C7739" w:rsidDel="00752C41">
          <w:delText xml:space="preserve"> </w:delText>
        </w:r>
      </w:del>
      <w:r w:rsidR="008C7739">
        <w:t>,</w:t>
      </w:r>
      <w:del w:id="518" w:author="Avin Mathew" w:date="2012-06-22T10:34:00Z">
        <w:r w:rsidR="008C7739" w:rsidDel="00752C41">
          <w:delText xml:space="preserve"> </w:delText>
        </w:r>
      </w:del>
      <w:ins w:id="519" w:author="Avin Mathew" w:date="2012-06-22T10:38:00Z">
        <w:r w:rsidR="00752C41">
          <w:t xml:space="preserve"> </w:t>
        </w:r>
      </w:ins>
      <w:r w:rsidR="008C7739">
        <w:t>"</w:t>
      </w:r>
      <w:proofErr w:type="spellStart"/>
      <w:r w:rsidR="008C7739">
        <w:t>SourceID</w:t>
      </w:r>
      <w:proofErr w:type="spellEnd"/>
      <w:r w:rsidR="008C7739">
        <w:t>" : "Apollo"</w:t>
      </w:r>
      <w:ins w:id="520" w:author="Avin Mathew" w:date="2012-06-22T10:38:00Z">
        <w:r w:rsidR="00752C41">
          <w:t xml:space="preserve"> </w:t>
        </w:r>
      </w:ins>
      <w:r w:rsidR="008C7739">
        <w:t>}</w:t>
      </w:r>
      <w:del w:id="521" w:author="Avin Mathew" w:date="2012-06-22T10:34:00Z">
        <w:r w:rsidR="008C7739" w:rsidDel="00752C41">
          <w:delText xml:space="preserve"> </w:delText>
        </w:r>
      </w:del>
    </w:p>
    <w:p w:rsidR="00021B11" w:rsidRDefault="008C7739" w:rsidP="0071635F">
      <w:pPr>
        <w:pStyle w:val="Code"/>
      </w:pPr>
      <w:r>
        <w:t>]</w:t>
      </w:r>
    </w:p>
    <w:p w:rsidR="00F753D1" w:rsidRPr="0071635F" w:rsidRDefault="00F753D1" w:rsidP="0071635F">
      <w:pPr>
        <w:rPr>
          <w:ins w:id="522" w:author="Avin Mathew" w:date="2012-05-16T08:30:00Z"/>
        </w:rPr>
      </w:pPr>
      <w:ins w:id="523" w:author="Avin Mathew" w:date="2012-05-16T08:30:00Z">
        <w:r w:rsidRPr="0071635F">
          <w:br w:type="page"/>
        </w:r>
      </w:ins>
    </w:p>
    <w:p w:rsidR="00F753D1" w:rsidRDefault="00F753D1" w:rsidP="00F753D1">
      <w:pPr>
        <w:pStyle w:val="Title"/>
        <w:rPr>
          <w:ins w:id="524" w:author="Avin Mathew" w:date="2012-05-16T08:30:00Z"/>
        </w:rPr>
      </w:pPr>
      <w:bookmarkStart w:id="525" w:name="_Toc324923983"/>
      <w:ins w:id="526" w:author="Avin Mathew" w:date="2012-05-16T08:30:00Z">
        <w:r>
          <w:lastRenderedPageBreak/>
          <w:t>Annex A: OAGIS</w:t>
        </w:r>
      </w:ins>
      <w:ins w:id="527" w:author="Avin Mathew" w:date="2012-06-19T09:56:00Z">
        <w:r w:rsidR="00226FD3" w:rsidRPr="00226FD3">
          <w:rPr>
            <w:vertAlign w:val="superscript"/>
            <w:rPrChange w:id="528" w:author="Avin Mathew" w:date="2012-06-19T09:57:00Z">
              <w:rPr/>
            </w:rPrChange>
          </w:rPr>
          <w:t>®</w:t>
        </w:r>
      </w:ins>
      <w:ins w:id="529" w:author="Avin Mathew" w:date="2012-05-16T08:30:00Z">
        <w:r>
          <w:t>-Based Message Model</w:t>
        </w:r>
        <w:bookmarkEnd w:id="525"/>
      </w:ins>
    </w:p>
    <w:p w:rsidR="00E0426B" w:rsidRDefault="003739CA" w:rsidP="00471FF5">
      <w:pPr>
        <w:rPr>
          <w:ins w:id="530" w:author="Avin Mathew" w:date="2012-05-16T08:42:00Z"/>
        </w:rPr>
      </w:pPr>
      <w:ins w:id="531" w:author="Avin Mathew" w:date="2012-05-16T08:43:00Z">
        <w:r>
          <w:t>A</w:t>
        </w:r>
      </w:ins>
      <w:ins w:id="532" w:author="Avin Mathew" w:date="2012-05-16T08:33:00Z">
        <w:r w:rsidR="00F753D1">
          <w:t xml:space="preserve"> set of OAGIS</w:t>
        </w:r>
      </w:ins>
      <w:ins w:id="533" w:author="Avin Mathew" w:date="2012-06-19T09:57:00Z">
        <w:r w:rsidR="00226FD3" w:rsidRPr="00226FD3">
          <w:rPr>
            <w:vertAlign w:val="superscript"/>
            <w:rPrChange w:id="534" w:author="Avin Mathew" w:date="2012-06-19T09:57:00Z">
              <w:rPr/>
            </w:rPrChange>
          </w:rPr>
          <w:t>®</w:t>
        </w:r>
      </w:ins>
      <w:ins w:id="535" w:author="Avin Mathew" w:date="2012-05-16T08:33:00Z">
        <w:r w:rsidR="00F753D1">
          <w:t>-based Business Object Document</w:t>
        </w:r>
      </w:ins>
      <w:ins w:id="536" w:author="Avin Mathew" w:date="2012-05-16T08:34:00Z">
        <w:r w:rsidR="00F753D1">
          <w:t xml:space="preserve">s (BODs) </w:t>
        </w:r>
      </w:ins>
      <w:ins w:id="537" w:author="Avin Mathew" w:date="2012-05-16T08:43:00Z">
        <w:r>
          <w:t xml:space="preserve">are </w:t>
        </w:r>
      </w:ins>
      <w:ins w:id="538" w:author="Avin Mathew" w:date="2012-05-16T08:34:00Z">
        <w:r w:rsidR="00F753D1">
          <w:t>defined</w:t>
        </w:r>
      </w:ins>
      <w:ins w:id="539" w:author="Avin Mathew" w:date="2012-05-16T08:43:00Z">
        <w:r>
          <w:t xml:space="preserve"> </w:t>
        </w:r>
      </w:ins>
      <w:ins w:id="540" w:author="Avin Mathew" w:date="2012-05-16T09:18:00Z">
        <w:r w:rsidR="00F02950">
          <w:t xml:space="preserve">in this specification </w:t>
        </w:r>
      </w:ins>
      <w:ins w:id="541" w:author="Avin Mathew" w:date="2012-05-16T08:44:00Z">
        <w:r>
          <w:t>for use in a messaging-based environment</w:t>
        </w:r>
      </w:ins>
      <w:ins w:id="542" w:author="Avin Mathew" w:date="2012-05-16T09:18:00Z">
        <w:r w:rsidR="00F02950">
          <w:t xml:space="preserve"> (e.g. </w:t>
        </w:r>
      </w:ins>
      <w:proofErr w:type="spellStart"/>
      <w:ins w:id="543" w:author="Avin Mathew" w:date="2012-05-16T08:44:00Z">
        <w:r>
          <w:t>OpenO&amp;M</w:t>
        </w:r>
        <w:proofErr w:type="spellEnd"/>
        <w:r>
          <w:t xml:space="preserve"> I</w:t>
        </w:r>
      </w:ins>
      <w:ins w:id="544" w:author="Avin Mathew" w:date="2012-05-16T08:45:00Z">
        <w:r>
          <w:t>nformation Service Bus Model</w:t>
        </w:r>
      </w:ins>
      <w:ins w:id="545" w:author="Avin Mathew" w:date="2012-05-16T09:18:00Z">
        <w:r w:rsidR="00F02950">
          <w:t>)</w:t>
        </w:r>
      </w:ins>
      <w:ins w:id="546" w:author="Avin Mathew" w:date="2012-05-16T08:34:00Z">
        <w:r w:rsidR="00F753D1">
          <w:t>. The</w:t>
        </w:r>
      </w:ins>
      <w:ins w:id="547" w:author="Avin Mathew" w:date="2012-05-16T08:45:00Z">
        <w:r>
          <w:t xml:space="preserve"> messages</w:t>
        </w:r>
      </w:ins>
      <w:ins w:id="548" w:author="Avin Mathew" w:date="2012-05-16T08:46:00Z">
        <w:r>
          <w:t xml:space="preserve"> (located in the “4-BOD” folder)</w:t>
        </w:r>
      </w:ins>
      <w:ins w:id="549" w:author="Avin Mathew" w:date="2012-05-16T08:45:00Z">
        <w:r>
          <w:t xml:space="preserve"> are defined as XML Schema and leverage the OAGIS</w:t>
        </w:r>
      </w:ins>
      <w:ins w:id="550" w:author="Avin Mathew" w:date="2012-06-19T09:57:00Z">
        <w:r w:rsidR="00226FD3" w:rsidRPr="00226FD3">
          <w:rPr>
            <w:vertAlign w:val="superscript"/>
            <w:rPrChange w:id="551" w:author="Avin Mathew" w:date="2012-06-19T09:57:00Z">
              <w:rPr/>
            </w:rPrChange>
          </w:rPr>
          <w:t>®</w:t>
        </w:r>
      </w:ins>
      <w:ins w:id="552" w:author="Avin Mathew" w:date="2012-05-16T08:45:00Z">
        <w:r>
          <w:t xml:space="preserve"> XML Schemas</w:t>
        </w:r>
      </w:ins>
      <w:ins w:id="553" w:author="Avin Mathew" w:date="2012-06-19T10:00:00Z">
        <w:r w:rsidR="00226FD3">
          <w:t xml:space="preserve"> based on </w:t>
        </w:r>
      </w:ins>
      <w:ins w:id="554" w:author="Avin Mathew" w:date="2012-06-19T10:01:00Z">
        <w:r w:rsidR="00226FD3">
          <w:fldChar w:fldCharType="begin"/>
        </w:r>
        <w:r w:rsidR="00226FD3">
          <w:instrText xml:space="preserve"> HYPERLINK "http://www.oagi.org" </w:instrText>
        </w:r>
        <w:r w:rsidR="00226FD3">
          <w:fldChar w:fldCharType="separate"/>
        </w:r>
        <w:r w:rsidR="00226FD3" w:rsidRPr="00226FD3">
          <w:rPr>
            <w:rStyle w:val="Hyperlink"/>
          </w:rPr>
          <w:t>OAGIS Release 9.5.1</w:t>
        </w:r>
        <w:r w:rsidR="00226FD3">
          <w:fldChar w:fldCharType="end"/>
        </w:r>
      </w:ins>
      <w:ins w:id="555" w:author="Avin Mathew" w:date="2012-05-16T08:45:00Z">
        <w:r>
          <w:t xml:space="preserve"> (located </w:t>
        </w:r>
      </w:ins>
      <w:ins w:id="556" w:author="Avin Mathew" w:date="2012-05-16T08:46:00Z">
        <w:r>
          <w:t>in the “4-BOD/OAGIS” folder)</w:t>
        </w:r>
      </w:ins>
      <w:ins w:id="557" w:author="Avin Mathew" w:date="2012-05-16T08:45:00Z">
        <w:r>
          <w:t xml:space="preserve"> as well as the CIR Service </w:t>
        </w:r>
      </w:ins>
      <w:ins w:id="558" w:author="Avin Mathew" w:date="2012-05-16T08:46:00Z">
        <w:r>
          <w:t xml:space="preserve">Definition XML Schema (located in the </w:t>
        </w:r>
      </w:ins>
      <w:ins w:id="559" w:author="Avin Mathew" w:date="2012-05-16T08:47:00Z">
        <w:r>
          <w:t xml:space="preserve">“2-XSD” folder). </w:t>
        </w:r>
      </w:ins>
      <w:ins w:id="560" w:author="Avin Mathew" w:date="2012-05-16T09:00:00Z">
        <w:r w:rsidR="00DB5707">
          <w:t>While</w:t>
        </w:r>
      </w:ins>
      <w:ins w:id="561" w:author="Avin Mathew" w:date="2012-05-16T08:47:00Z">
        <w:r>
          <w:t xml:space="preserve"> </w:t>
        </w:r>
      </w:ins>
      <w:ins w:id="562" w:author="Avin Mathew" w:date="2012-05-16T09:00:00Z">
        <w:r w:rsidR="00DB5707">
          <w:t xml:space="preserve">the </w:t>
        </w:r>
      </w:ins>
      <w:ins w:id="563" w:author="Avin Mathew" w:date="2012-05-16T08:48:00Z">
        <w:r>
          <w:t xml:space="preserve">included </w:t>
        </w:r>
      </w:ins>
      <w:ins w:id="564" w:author="Avin Mathew" w:date="2012-05-16T08:47:00Z">
        <w:r>
          <w:t>OAGIS</w:t>
        </w:r>
      </w:ins>
      <w:ins w:id="565" w:author="Avin Mathew" w:date="2012-06-19T09:57:00Z">
        <w:r w:rsidR="00226FD3" w:rsidRPr="00226FD3">
          <w:rPr>
            <w:vertAlign w:val="superscript"/>
            <w:rPrChange w:id="566" w:author="Avin Mathew" w:date="2012-06-19T09:57:00Z">
              <w:rPr/>
            </w:rPrChange>
          </w:rPr>
          <w:t>®</w:t>
        </w:r>
      </w:ins>
      <w:ins w:id="567" w:author="Avin Mathew" w:date="2012-05-16T08:47:00Z">
        <w:r>
          <w:t xml:space="preserve"> XML Schemas </w:t>
        </w:r>
      </w:ins>
      <w:ins w:id="568" w:author="Avin Mathew" w:date="2012-05-16T09:01:00Z">
        <w:r w:rsidR="00DB5707">
          <w:t xml:space="preserve">have been </w:t>
        </w:r>
      </w:ins>
      <w:ins w:id="569" w:author="Avin Mathew" w:date="2012-05-16T09:02:00Z">
        <w:r w:rsidR="00DB5707">
          <w:t>edited</w:t>
        </w:r>
      </w:ins>
      <w:ins w:id="570" w:author="Avin Mathew" w:date="2012-05-16T09:01:00Z">
        <w:r w:rsidR="00DB5707">
          <w:t xml:space="preserve"> to serve the purposes of this CIR specification</w:t>
        </w:r>
      </w:ins>
      <w:ins w:id="571" w:author="Avin Mathew" w:date="2012-05-16T09:02:00Z">
        <w:r w:rsidR="00DB5707">
          <w:t>, they remain</w:t>
        </w:r>
      </w:ins>
      <w:ins w:id="572" w:author="Avin Mathew" w:date="2012-05-16T09:01:00Z">
        <w:r w:rsidR="00DB5707">
          <w:t xml:space="preserve"> </w:t>
        </w:r>
      </w:ins>
      <w:ins w:id="573" w:author="Avin Mathew" w:date="2012-05-16T08:49:00Z">
        <w:r>
          <w:t xml:space="preserve">a </w:t>
        </w:r>
      </w:ins>
      <w:ins w:id="574" w:author="Avin Mathew" w:date="2012-05-16T09:02:00Z">
        <w:r w:rsidR="00DB5707">
          <w:t xml:space="preserve">proper </w:t>
        </w:r>
      </w:ins>
      <w:ins w:id="575" w:author="Avin Mathew" w:date="2012-05-16T08:49:00Z">
        <w:r>
          <w:t xml:space="preserve">subset of the </w:t>
        </w:r>
      </w:ins>
      <w:ins w:id="576" w:author="Avin Mathew" w:date="2012-05-16T08:59:00Z">
        <w:r w:rsidR="000F0C42">
          <w:t>OAGIS</w:t>
        </w:r>
      </w:ins>
      <w:ins w:id="577" w:author="Avin Mathew" w:date="2012-06-19T09:57:00Z">
        <w:r w:rsidR="00226FD3" w:rsidRPr="00226FD3">
          <w:rPr>
            <w:vertAlign w:val="superscript"/>
            <w:rPrChange w:id="578" w:author="Avin Mathew" w:date="2012-06-19T09:57:00Z">
              <w:rPr/>
            </w:rPrChange>
          </w:rPr>
          <w:t>®</w:t>
        </w:r>
      </w:ins>
      <w:ins w:id="579" w:author="Avin Mathew" w:date="2012-05-16T08:49:00Z">
        <w:r>
          <w:t xml:space="preserve"> specification</w:t>
        </w:r>
      </w:ins>
      <w:ins w:id="580" w:author="Avin Mathew" w:date="2012-05-16T09:00:00Z">
        <w:r w:rsidR="00DB5707">
          <w:t xml:space="preserve"> </w:t>
        </w:r>
      </w:ins>
      <w:ins w:id="581" w:author="Avin Mathew" w:date="2012-05-16T09:02:00Z">
        <w:r w:rsidR="00DB5707">
          <w:t xml:space="preserve">and are </w:t>
        </w:r>
      </w:ins>
      <w:ins w:id="582" w:author="Avin Mathew" w:date="2012-05-16T09:04:00Z">
        <w:r w:rsidR="00DB5707">
          <w:t xml:space="preserve">also </w:t>
        </w:r>
      </w:ins>
      <w:ins w:id="583" w:author="Avin Mathew" w:date="2012-05-16T09:01:00Z">
        <w:r w:rsidR="00DB5707">
          <w:t xml:space="preserve">compatible with </w:t>
        </w:r>
      </w:ins>
      <w:ins w:id="584" w:author="Avin Mathew" w:date="2012-05-16T09:03:00Z">
        <w:r w:rsidR="00DB5707">
          <w:t>the original full definition</w:t>
        </w:r>
      </w:ins>
      <w:ins w:id="585" w:author="Avin Mathew" w:date="2012-05-16T08:59:00Z">
        <w:r w:rsidR="000F0C42">
          <w:t>.</w:t>
        </w:r>
      </w:ins>
    </w:p>
    <w:p w:rsidR="003739CA" w:rsidRDefault="003739CA" w:rsidP="003739CA">
      <w:pPr>
        <w:pStyle w:val="Heading2"/>
        <w:numPr>
          <w:ilvl w:val="0"/>
          <w:numId w:val="0"/>
        </w:numPr>
        <w:rPr>
          <w:ins w:id="586" w:author="Avin Mathew" w:date="2012-05-16T08:43:00Z"/>
        </w:rPr>
      </w:pPr>
      <w:bookmarkStart w:id="587" w:name="_Toc324923984"/>
      <w:ins w:id="588" w:author="Avin Mathew" w:date="2012-05-16T08:43:00Z">
        <w:r>
          <w:t>BOD Catalogue</w:t>
        </w:r>
        <w:bookmarkEnd w:id="587"/>
      </w:ins>
    </w:p>
    <w:p w:rsidR="003739CA" w:rsidRPr="009F5AFE" w:rsidRDefault="003739CA" w:rsidP="00DB5707">
      <w:pPr>
        <w:rPr>
          <w:ins w:id="589" w:author="Avin Mathew" w:date="2012-05-16T08:42:00Z"/>
        </w:rPr>
      </w:pPr>
      <w:ins w:id="590" w:author="Avin Mathew" w:date="2012-05-16T08:42:00Z">
        <w:r>
          <w:t xml:space="preserve">The following table is a complete listing of </w:t>
        </w:r>
      </w:ins>
      <w:ins w:id="591" w:author="Avin Mathew" w:date="2012-05-16T09:04:00Z">
        <w:r w:rsidR="00DB5707">
          <w:t xml:space="preserve">the CIR </w:t>
        </w:r>
      </w:ins>
      <w:ins w:id="592" w:author="Avin Mathew" w:date="2012-05-16T08:42:00Z">
        <w:r>
          <w:t>BODs with the corresponding Verb and Noun.</w:t>
        </w:r>
      </w:ins>
    </w:p>
    <w:tbl>
      <w:tblPr>
        <w:tblStyle w:val="TableGrid"/>
        <w:tblW w:w="0" w:type="auto"/>
        <w:tblLook w:val="0620" w:firstRow="1" w:lastRow="0" w:firstColumn="0" w:lastColumn="0" w:noHBand="1" w:noVBand="1"/>
        <w:tblPrChange w:id="593" w:author="Avin Mathew" w:date="2012-05-16T09:16:00Z">
          <w:tblPr>
            <w:tblW w:w="0" w:type="auto"/>
            <w:tblLook w:val="0620" w:firstRow="1" w:lastRow="0" w:firstColumn="0" w:lastColumn="0" w:noHBand="1" w:noVBand="1"/>
          </w:tblPr>
        </w:tblPrChange>
      </w:tblPr>
      <w:tblGrid>
        <w:gridCol w:w="4032"/>
        <w:gridCol w:w="1488"/>
        <w:gridCol w:w="3336"/>
        <w:tblGridChange w:id="594">
          <w:tblGrid>
            <w:gridCol w:w="4032"/>
            <w:gridCol w:w="1488"/>
            <w:gridCol w:w="3336"/>
          </w:tblGrid>
        </w:tblGridChange>
      </w:tblGrid>
      <w:tr w:rsidR="00DB5707" w:rsidRPr="00524D99" w:rsidTr="00F02950">
        <w:trPr>
          <w:cnfStyle w:val="100000000000" w:firstRow="1" w:lastRow="0" w:firstColumn="0" w:lastColumn="0" w:oddVBand="0" w:evenVBand="0" w:oddHBand="0" w:evenHBand="0" w:firstRowFirstColumn="0" w:firstRowLastColumn="0" w:lastRowFirstColumn="0" w:lastRowLastColumn="0"/>
          <w:ins w:id="595" w:author="Avin Mathew" w:date="2012-05-16T08:42:00Z"/>
        </w:trPr>
        <w:tc>
          <w:tcPr>
            <w:tcW w:w="4032" w:type="dxa"/>
            <w:tcPrChange w:id="596" w:author="Avin Mathew" w:date="2012-05-16T09:16:00Z">
              <w:tcPr>
                <w:tcW w:w="4032"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597" w:author="Avin Mathew" w:date="2012-05-16T08:42:00Z"/>
              </w:rPr>
            </w:pPr>
            <w:ins w:id="598" w:author="Avin Mathew" w:date="2012-05-16T08:42:00Z">
              <w:r w:rsidRPr="00DB5707">
                <w:t>BOD</w:t>
              </w:r>
            </w:ins>
          </w:p>
        </w:tc>
        <w:tc>
          <w:tcPr>
            <w:tcW w:w="1488" w:type="dxa"/>
            <w:tcPrChange w:id="599" w:author="Avin Mathew" w:date="2012-05-16T09:16:00Z">
              <w:tcPr>
                <w:tcW w:w="1488"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00" w:author="Avin Mathew" w:date="2012-05-16T08:42:00Z"/>
              </w:rPr>
            </w:pPr>
            <w:ins w:id="601" w:author="Avin Mathew" w:date="2012-05-16T08:42:00Z">
              <w:r w:rsidRPr="00DB5707">
                <w:t>Verb</w:t>
              </w:r>
            </w:ins>
          </w:p>
        </w:tc>
        <w:tc>
          <w:tcPr>
            <w:tcW w:w="3336" w:type="dxa"/>
            <w:tcPrChange w:id="602" w:author="Avin Mathew" w:date="2012-05-16T09:16:00Z">
              <w:tcPr>
                <w:tcW w:w="3336"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03" w:author="Avin Mathew" w:date="2012-05-16T08:42:00Z"/>
              </w:rPr>
            </w:pPr>
            <w:ins w:id="604" w:author="Avin Mathew" w:date="2012-05-16T08:42:00Z">
              <w:r w:rsidRPr="00DB5707">
                <w:t>Noun</w:t>
              </w:r>
            </w:ins>
          </w:p>
        </w:tc>
      </w:tr>
      <w:tr w:rsidR="00DB5707" w:rsidRPr="00524D99" w:rsidTr="00F02950">
        <w:trPr>
          <w:ins w:id="605" w:author="Avin Mathew" w:date="2012-05-16T08:42:00Z"/>
        </w:trPr>
        <w:tc>
          <w:tcPr>
            <w:tcW w:w="4032" w:type="dxa"/>
            <w:tcPrChange w:id="606" w:author="Avin Mathew" w:date="2012-05-16T09:16:00Z">
              <w:tcPr>
                <w:tcW w:w="4032" w:type="dxa"/>
              </w:tcPr>
            </w:tcPrChange>
          </w:tcPr>
          <w:p w:rsidR="003739CA" w:rsidRPr="00DB5707" w:rsidRDefault="00DB5707" w:rsidP="00DB5707">
            <w:pPr>
              <w:rPr>
                <w:ins w:id="607" w:author="Avin Mathew" w:date="2012-05-16T08:42:00Z"/>
              </w:rPr>
            </w:pPr>
            <w:proofErr w:type="spellStart"/>
            <w:ins w:id="608" w:author="Avin Mathew" w:date="2012-05-16T09:06:00Z">
              <w:r>
                <w:t>ProcessCreateRegistry</w:t>
              </w:r>
            </w:ins>
            <w:proofErr w:type="spellEnd"/>
          </w:p>
        </w:tc>
        <w:tc>
          <w:tcPr>
            <w:tcW w:w="1488" w:type="dxa"/>
            <w:tcPrChange w:id="609" w:author="Avin Mathew" w:date="2012-05-16T09:16:00Z">
              <w:tcPr>
                <w:tcW w:w="1488" w:type="dxa"/>
              </w:tcPr>
            </w:tcPrChange>
          </w:tcPr>
          <w:p w:rsidR="003739CA" w:rsidRPr="00DB5707" w:rsidRDefault="00DB5707" w:rsidP="00DB5707">
            <w:pPr>
              <w:rPr>
                <w:ins w:id="610" w:author="Avin Mathew" w:date="2012-05-16T08:42:00Z"/>
              </w:rPr>
            </w:pPr>
            <w:ins w:id="611" w:author="Avin Mathew" w:date="2012-05-16T09:06:00Z">
              <w:r>
                <w:t>Process</w:t>
              </w:r>
            </w:ins>
          </w:p>
        </w:tc>
        <w:tc>
          <w:tcPr>
            <w:tcW w:w="3336" w:type="dxa"/>
            <w:tcPrChange w:id="612" w:author="Avin Mathew" w:date="2012-05-16T09:16:00Z">
              <w:tcPr>
                <w:tcW w:w="3336" w:type="dxa"/>
              </w:tcPr>
            </w:tcPrChange>
          </w:tcPr>
          <w:p w:rsidR="003739CA" w:rsidRPr="00DB5707" w:rsidRDefault="00DB5707" w:rsidP="00DB5707">
            <w:pPr>
              <w:rPr>
                <w:ins w:id="613" w:author="Avin Mathew" w:date="2012-05-16T08:42:00Z"/>
              </w:rPr>
            </w:pPr>
            <w:proofErr w:type="spellStart"/>
            <w:ins w:id="614" w:author="Avin Mathew" w:date="2012-05-16T09:06:00Z">
              <w:r>
                <w:t>CreateRegistry</w:t>
              </w:r>
            </w:ins>
            <w:proofErr w:type="spellEnd"/>
          </w:p>
        </w:tc>
      </w:tr>
      <w:tr w:rsidR="00DB5707" w:rsidRPr="00524D99" w:rsidTr="00F02950">
        <w:trPr>
          <w:ins w:id="615" w:author="Avin Mathew" w:date="2012-05-16T09:07:00Z"/>
        </w:trPr>
        <w:tc>
          <w:tcPr>
            <w:tcW w:w="4032" w:type="dxa"/>
            <w:tcPrChange w:id="616" w:author="Avin Mathew" w:date="2012-05-16T09:16:00Z">
              <w:tcPr>
                <w:tcW w:w="4032" w:type="dxa"/>
              </w:tcPr>
            </w:tcPrChange>
          </w:tcPr>
          <w:p w:rsidR="00DB5707" w:rsidRDefault="00DB5707" w:rsidP="00DB5707">
            <w:pPr>
              <w:rPr>
                <w:ins w:id="617" w:author="Avin Mathew" w:date="2012-05-16T09:07:00Z"/>
              </w:rPr>
            </w:pPr>
            <w:proofErr w:type="spellStart"/>
            <w:ins w:id="618" w:author="Avin Mathew" w:date="2012-05-16T09:07:00Z">
              <w:r>
                <w:t>ProcessCreateEquivalentEntries</w:t>
              </w:r>
              <w:proofErr w:type="spellEnd"/>
            </w:ins>
          </w:p>
        </w:tc>
        <w:tc>
          <w:tcPr>
            <w:tcW w:w="1488" w:type="dxa"/>
            <w:tcPrChange w:id="619" w:author="Avin Mathew" w:date="2012-05-16T09:16:00Z">
              <w:tcPr>
                <w:tcW w:w="1488" w:type="dxa"/>
              </w:tcPr>
            </w:tcPrChange>
          </w:tcPr>
          <w:p w:rsidR="00DB5707" w:rsidRDefault="00F02950" w:rsidP="00DB5707">
            <w:pPr>
              <w:rPr>
                <w:ins w:id="620" w:author="Avin Mathew" w:date="2012-05-16T09:07:00Z"/>
              </w:rPr>
            </w:pPr>
            <w:ins w:id="621" w:author="Avin Mathew" w:date="2012-05-16T09:12:00Z">
              <w:r>
                <w:t>Process</w:t>
              </w:r>
            </w:ins>
          </w:p>
        </w:tc>
        <w:tc>
          <w:tcPr>
            <w:tcW w:w="3336" w:type="dxa"/>
            <w:tcPrChange w:id="622" w:author="Avin Mathew" w:date="2012-05-16T09:16:00Z">
              <w:tcPr>
                <w:tcW w:w="3336" w:type="dxa"/>
              </w:tcPr>
            </w:tcPrChange>
          </w:tcPr>
          <w:p w:rsidR="00DB5707" w:rsidRDefault="00F02950" w:rsidP="00DB5707">
            <w:pPr>
              <w:rPr>
                <w:ins w:id="623" w:author="Avin Mathew" w:date="2012-05-16T09:07:00Z"/>
              </w:rPr>
            </w:pPr>
            <w:proofErr w:type="spellStart"/>
            <w:ins w:id="624" w:author="Avin Mathew" w:date="2012-05-16T09:12:00Z">
              <w:r>
                <w:t>CreateEquivalentEntries</w:t>
              </w:r>
            </w:ins>
            <w:proofErr w:type="spellEnd"/>
          </w:p>
        </w:tc>
      </w:tr>
      <w:tr w:rsidR="00F02950" w:rsidRPr="00524D99" w:rsidTr="00F02950">
        <w:trPr>
          <w:ins w:id="625" w:author="Avin Mathew" w:date="2012-05-16T09:12:00Z"/>
        </w:trPr>
        <w:tc>
          <w:tcPr>
            <w:tcW w:w="4032" w:type="dxa"/>
            <w:tcPrChange w:id="626" w:author="Avin Mathew" w:date="2012-05-16T09:16:00Z">
              <w:tcPr>
                <w:tcW w:w="4032" w:type="dxa"/>
              </w:tcPr>
            </w:tcPrChange>
          </w:tcPr>
          <w:p w:rsidR="00F02950" w:rsidRDefault="00F02950" w:rsidP="00DB5707">
            <w:pPr>
              <w:rPr>
                <w:ins w:id="627" w:author="Avin Mathew" w:date="2012-05-16T09:12:00Z"/>
              </w:rPr>
            </w:pPr>
            <w:proofErr w:type="spellStart"/>
            <w:ins w:id="628" w:author="Avin Mathew" w:date="2012-05-16T09:12:00Z">
              <w:r>
                <w:t>ProcessUpdateRegistry</w:t>
              </w:r>
              <w:proofErr w:type="spellEnd"/>
            </w:ins>
          </w:p>
        </w:tc>
        <w:tc>
          <w:tcPr>
            <w:tcW w:w="1488" w:type="dxa"/>
            <w:tcPrChange w:id="629" w:author="Avin Mathew" w:date="2012-05-16T09:16:00Z">
              <w:tcPr>
                <w:tcW w:w="1488" w:type="dxa"/>
              </w:tcPr>
            </w:tcPrChange>
          </w:tcPr>
          <w:p w:rsidR="00F02950" w:rsidRDefault="00F02950" w:rsidP="00DB5707">
            <w:pPr>
              <w:rPr>
                <w:ins w:id="630" w:author="Avin Mathew" w:date="2012-05-16T09:12:00Z"/>
              </w:rPr>
            </w:pPr>
            <w:ins w:id="631" w:author="Avin Mathew" w:date="2012-05-16T09:12:00Z">
              <w:r>
                <w:t>Process</w:t>
              </w:r>
            </w:ins>
          </w:p>
        </w:tc>
        <w:tc>
          <w:tcPr>
            <w:tcW w:w="3336" w:type="dxa"/>
            <w:tcPrChange w:id="632" w:author="Avin Mathew" w:date="2012-05-16T09:16:00Z">
              <w:tcPr>
                <w:tcW w:w="3336" w:type="dxa"/>
              </w:tcPr>
            </w:tcPrChange>
          </w:tcPr>
          <w:p w:rsidR="00F02950" w:rsidRDefault="00F02950" w:rsidP="00DB5707">
            <w:pPr>
              <w:rPr>
                <w:ins w:id="633" w:author="Avin Mathew" w:date="2012-05-16T09:12:00Z"/>
              </w:rPr>
            </w:pPr>
            <w:proofErr w:type="spellStart"/>
            <w:ins w:id="634" w:author="Avin Mathew" w:date="2012-05-16T09:12:00Z">
              <w:r>
                <w:t>UpdateRegistry</w:t>
              </w:r>
              <w:proofErr w:type="spellEnd"/>
            </w:ins>
          </w:p>
        </w:tc>
      </w:tr>
      <w:tr w:rsidR="00F02950" w:rsidRPr="00524D99" w:rsidTr="00F02950">
        <w:trPr>
          <w:ins w:id="635" w:author="Avin Mathew" w:date="2012-05-16T09:12:00Z"/>
        </w:trPr>
        <w:tc>
          <w:tcPr>
            <w:tcW w:w="4032" w:type="dxa"/>
            <w:tcPrChange w:id="636" w:author="Avin Mathew" w:date="2012-05-16T09:16:00Z">
              <w:tcPr>
                <w:tcW w:w="4032" w:type="dxa"/>
              </w:tcPr>
            </w:tcPrChange>
          </w:tcPr>
          <w:p w:rsidR="00F02950" w:rsidRDefault="00F02950" w:rsidP="00DB5707">
            <w:pPr>
              <w:rPr>
                <w:ins w:id="637" w:author="Avin Mathew" w:date="2012-05-16T09:12:00Z"/>
              </w:rPr>
            </w:pPr>
            <w:proofErr w:type="spellStart"/>
            <w:ins w:id="638" w:author="Avin Mathew" w:date="2012-05-16T09:12:00Z">
              <w:r>
                <w:t>ProcessUpdateEntryCIRID</w:t>
              </w:r>
              <w:proofErr w:type="spellEnd"/>
            </w:ins>
          </w:p>
        </w:tc>
        <w:tc>
          <w:tcPr>
            <w:tcW w:w="1488" w:type="dxa"/>
            <w:tcPrChange w:id="639" w:author="Avin Mathew" w:date="2012-05-16T09:16:00Z">
              <w:tcPr>
                <w:tcW w:w="1488" w:type="dxa"/>
              </w:tcPr>
            </w:tcPrChange>
          </w:tcPr>
          <w:p w:rsidR="00F02950" w:rsidRDefault="00F02950" w:rsidP="00DB5707">
            <w:pPr>
              <w:rPr>
                <w:ins w:id="640" w:author="Avin Mathew" w:date="2012-05-16T09:12:00Z"/>
              </w:rPr>
            </w:pPr>
            <w:ins w:id="641" w:author="Avin Mathew" w:date="2012-05-16T09:12:00Z">
              <w:r>
                <w:t>Process</w:t>
              </w:r>
            </w:ins>
          </w:p>
        </w:tc>
        <w:tc>
          <w:tcPr>
            <w:tcW w:w="3336" w:type="dxa"/>
            <w:tcPrChange w:id="642" w:author="Avin Mathew" w:date="2012-05-16T09:16:00Z">
              <w:tcPr>
                <w:tcW w:w="3336" w:type="dxa"/>
              </w:tcPr>
            </w:tcPrChange>
          </w:tcPr>
          <w:p w:rsidR="00F02950" w:rsidRDefault="00F02950" w:rsidP="00DB5707">
            <w:pPr>
              <w:rPr>
                <w:ins w:id="643" w:author="Avin Mathew" w:date="2012-05-16T09:12:00Z"/>
              </w:rPr>
            </w:pPr>
            <w:proofErr w:type="spellStart"/>
            <w:ins w:id="644" w:author="Avin Mathew" w:date="2012-05-16T09:12:00Z">
              <w:r>
                <w:t>UpdateEntryCIRID</w:t>
              </w:r>
              <w:proofErr w:type="spellEnd"/>
            </w:ins>
          </w:p>
        </w:tc>
      </w:tr>
      <w:tr w:rsidR="00F02950" w:rsidRPr="00524D99" w:rsidTr="00F02950">
        <w:trPr>
          <w:ins w:id="645" w:author="Avin Mathew" w:date="2012-05-16T09:12:00Z"/>
        </w:trPr>
        <w:tc>
          <w:tcPr>
            <w:tcW w:w="4032" w:type="dxa"/>
            <w:tcPrChange w:id="646" w:author="Avin Mathew" w:date="2012-05-16T09:16:00Z">
              <w:tcPr>
                <w:tcW w:w="4032" w:type="dxa"/>
              </w:tcPr>
            </w:tcPrChange>
          </w:tcPr>
          <w:p w:rsidR="00F02950" w:rsidRDefault="00F02950" w:rsidP="00DB5707">
            <w:pPr>
              <w:rPr>
                <w:ins w:id="647" w:author="Avin Mathew" w:date="2012-05-16T09:12:00Z"/>
              </w:rPr>
            </w:pPr>
            <w:proofErr w:type="spellStart"/>
            <w:ins w:id="648" w:author="Avin Mathew" w:date="2012-05-16T09:12:00Z">
              <w:r>
                <w:t>ProcessDeleteRegistry</w:t>
              </w:r>
              <w:proofErr w:type="spellEnd"/>
            </w:ins>
          </w:p>
        </w:tc>
        <w:tc>
          <w:tcPr>
            <w:tcW w:w="1488" w:type="dxa"/>
            <w:tcPrChange w:id="649" w:author="Avin Mathew" w:date="2012-05-16T09:16:00Z">
              <w:tcPr>
                <w:tcW w:w="1488" w:type="dxa"/>
              </w:tcPr>
            </w:tcPrChange>
          </w:tcPr>
          <w:p w:rsidR="00F02950" w:rsidRDefault="00F02950" w:rsidP="00DB5707">
            <w:pPr>
              <w:rPr>
                <w:ins w:id="650" w:author="Avin Mathew" w:date="2012-05-16T09:12:00Z"/>
              </w:rPr>
            </w:pPr>
            <w:ins w:id="651" w:author="Avin Mathew" w:date="2012-05-16T09:12:00Z">
              <w:r>
                <w:t>Process</w:t>
              </w:r>
            </w:ins>
          </w:p>
        </w:tc>
        <w:tc>
          <w:tcPr>
            <w:tcW w:w="3336" w:type="dxa"/>
            <w:tcPrChange w:id="652" w:author="Avin Mathew" w:date="2012-05-16T09:16:00Z">
              <w:tcPr>
                <w:tcW w:w="3336" w:type="dxa"/>
              </w:tcPr>
            </w:tcPrChange>
          </w:tcPr>
          <w:p w:rsidR="00F02950" w:rsidRDefault="00F02950" w:rsidP="00DB5707">
            <w:pPr>
              <w:rPr>
                <w:ins w:id="653" w:author="Avin Mathew" w:date="2012-05-16T09:12:00Z"/>
              </w:rPr>
            </w:pPr>
            <w:proofErr w:type="spellStart"/>
            <w:ins w:id="654" w:author="Avin Mathew" w:date="2012-05-16T09:13:00Z">
              <w:r>
                <w:t>DeleteRegistry</w:t>
              </w:r>
            </w:ins>
            <w:proofErr w:type="spellEnd"/>
          </w:p>
        </w:tc>
      </w:tr>
      <w:tr w:rsidR="00F02950" w:rsidRPr="00524D99" w:rsidTr="00F02950">
        <w:trPr>
          <w:ins w:id="655" w:author="Avin Mathew" w:date="2012-05-16T09:13:00Z"/>
        </w:trPr>
        <w:tc>
          <w:tcPr>
            <w:tcW w:w="4032" w:type="dxa"/>
            <w:tcPrChange w:id="656" w:author="Avin Mathew" w:date="2012-05-16T09:16:00Z">
              <w:tcPr>
                <w:tcW w:w="4032" w:type="dxa"/>
              </w:tcPr>
            </w:tcPrChange>
          </w:tcPr>
          <w:p w:rsidR="00F02950" w:rsidRDefault="00F02950" w:rsidP="00DB5707">
            <w:pPr>
              <w:rPr>
                <w:ins w:id="657" w:author="Avin Mathew" w:date="2012-05-16T09:13:00Z"/>
              </w:rPr>
            </w:pPr>
            <w:proofErr w:type="spellStart"/>
            <w:ins w:id="658" w:author="Avin Mathew" w:date="2012-05-16T09:13:00Z">
              <w:r>
                <w:t>ProcessDeleteCategory</w:t>
              </w:r>
              <w:proofErr w:type="spellEnd"/>
            </w:ins>
          </w:p>
        </w:tc>
        <w:tc>
          <w:tcPr>
            <w:tcW w:w="1488" w:type="dxa"/>
            <w:tcPrChange w:id="659" w:author="Avin Mathew" w:date="2012-05-16T09:16:00Z">
              <w:tcPr>
                <w:tcW w:w="1488" w:type="dxa"/>
              </w:tcPr>
            </w:tcPrChange>
          </w:tcPr>
          <w:p w:rsidR="00F02950" w:rsidRDefault="00F02950" w:rsidP="00DB5707">
            <w:pPr>
              <w:rPr>
                <w:ins w:id="660" w:author="Avin Mathew" w:date="2012-05-16T09:13:00Z"/>
              </w:rPr>
            </w:pPr>
            <w:ins w:id="661" w:author="Avin Mathew" w:date="2012-05-16T09:13:00Z">
              <w:r>
                <w:t>Process</w:t>
              </w:r>
            </w:ins>
          </w:p>
        </w:tc>
        <w:tc>
          <w:tcPr>
            <w:tcW w:w="3336" w:type="dxa"/>
            <w:tcPrChange w:id="662" w:author="Avin Mathew" w:date="2012-05-16T09:16:00Z">
              <w:tcPr>
                <w:tcW w:w="3336" w:type="dxa"/>
              </w:tcPr>
            </w:tcPrChange>
          </w:tcPr>
          <w:p w:rsidR="00F02950" w:rsidRDefault="00F02950" w:rsidP="00DB5707">
            <w:pPr>
              <w:rPr>
                <w:ins w:id="663" w:author="Avin Mathew" w:date="2012-05-16T09:13:00Z"/>
              </w:rPr>
            </w:pPr>
            <w:proofErr w:type="spellStart"/>
            <w:ins w:id="664" w:author="Avin Mathew" w:date="2012-05-16T09:13:00Z">
              <w:r>
                <w:t>DeleteCategory</w:t>
              </w:r>
              <w:proofErr w:type="spellEnd"/>
            </w:ins>
          </w:p>
        </w:tc>
      </w:tr>
      <w:tr w:rsidR="00F02950" w:rsidRPr="00524D99" w:rsidTr="00F02950">
        <w:trPr>
          <w:ins w:id="665" w:author="Avin Mathew" w:date="2012-05-16T09:13:00Z"/>
        </w:trPr>
        <w:tc>
          <w:tcPr>
            <w:tcW w:w="4032" w:type="dxa"/>
            <w:tcPrChange w:id="666" w:author="Avin Mathew" w:date="2012-05-16T09:16:00Z">
              <w:tcPr>
                <w:tcW w:w="4032" w:type="dxa"/>
              </w:tcPr>
            </w:tcPrChange>
          </w:tcPr>
          <w:p w:rsidR="00F02950" w:rsidRDefault="00F02950" w:rsidP="00DB5707">
            <w:pPr>
              <w:rPr>
                <w:ins w:id="667" w:author="Avin Mathew" w:date="2012-05-16T09:13:00Z"/>
              </w:rPr>
            </w:pPr>
            <w:proofErr w:type="spellStart"/>
            <w:ins w:id="668" w:author="Avin Mathew" w:date="2012-05-16T09:13:00Z">
              <w:r>
                <w:t>ProcessDeleteEntries</w:t>
              </w:r>
              <w:proofErr w:type="spellEnd"/>
            </w:ins>
          </w:p>
        </w:tc>
        <w:tc>
          <w:tcPr>
            <w:tcW w:w="1488" w:type="dxa"/>
            <w:tcPrChange w:id="669" w:author="Avin Mathew" w:date="2012-05-16T09:16:00Z">
              <w:tcPr>
                <w:tcW w:w="1488" w:type="dxa"/>
              </w:tcPr>
            </w:tcPrChange>
          </w:tcPr>
          <w:p w:rsidR="00F02950" w:rsidRDefault="00F02950" w:rsidP="00DB5707">
            <w:pPr>
              <w:rPr>
                <w:ins w:id="670" w:author="Avin Mathew" w:date="2012-05-16T09:13:00Z"/>
              </w:rPr>
            </w:pPr>
            <w:ins w:id="671" w:author="Avin Mathew" w:date="2012-05-16T09:13:00Z">
              <w:r>
                <w:t>Process</w:t>
              </w:r>
            </w:ins>
          </w:p>
        </w:tc>
        <w:tc>
          <w:tcPr>
            <w:tcW w:w="3336" w:type="dxa"/>
            <w:tcPrChange w:id="672" w:author="Avin Mathew" w:date="2012-05-16T09:16:00Z">
              <w:tcPr>
                <w:tcW w:w="3336" w:type="dxa"/>
              </w:tcPr>
            </w:tcPrChange>
          </w:tcPr>
          <w:p w:rsidR="00F02950" w:rsidRDefault="00F02950" w:rsidP="00DB5707">
            <w:pPr>
              <w:rPr>
                <w:ins w:id="673" w:author="Avin Mathew" w:date="2012-05-16T09:13:00Z"/>
              </w:rPr>
            </w:pPr>
            <w:proofErr w:type="spellStart"/>
            <w:ins w:id="674" w:author="Avin Mathew" w:date="2012-05-16T09:13:00Z">
              <w:r>
                <w:t>DeleteEntries</w:t>
              </w:r>
              <w:proofErr w:type="spellEnd"/>
            </w:ins>
          </w:p>
        </w:tc>
      </w:tr>
      <w:tr w:rsidR="00F02950" w:rsidRPr="00524D99" w:rsidTr="00F02950">
        <w:trPr>
          <w:ins w:id="675" w:author="Avin Mathew" w:date="2012-05-16T09:13:00Z"/>
        </w:trPr>
        <w:tc>
          <w:tcPr>
            <w:tcW w:w="4032" w:type="dxa"/>
            <w:tcPrChange w:id="676" w:author="Avin Mathew" w:date="2012-05-16T09:16:00Z">
              <w:tcPr>
                <w:tcW w:w="4032" w:type="dxa"/>
              </w:tcPr>
            </w:tcPrChange>
          </w:tcPr>
          <w:p w:rsidR="00F02950" w:rsidRDefault="00F02950" w:rsidP="00DB5707">
            <w:pPr>
              <w:rPr>
                <w:ins w:id="677" w:author="Avin Mathew" w:date="2012-05-16T09:13:00Z"/>
              </w:rPr>
            </w:pPr>
            <w:proofErr w:type="spellStart"/>
            <w:ins w:id="678" w:author="Avin Mathew" w:date="2012-05-16T09:13:00Z">
              <w:r>
                <w:t>ProcessDeleteProperties</w:t>
              </w:r>
              <w:proofErr w:type="spellEnd"/>
            </w:ins>
          </w:p>
        </w:tc>
        <w:tc>
          <w:tcPr>
            <w:tcW w:w="1488" w:type="dxa"/>
            <w:tcPrChange w:id="679" w:author="Avin Mathew" w:date="2012-05-16T09:16:00Z">
              <w:tcPr>
                <w:tcW w:w="1488" w:type="dxa"/>
              </w:tcPr>
            </w:tcPrChange>
          </w:tcPr>
          <w:p w:rsidR="00F02950" w:rsidRDefault="00F02950" w:rsidP="00DB5707">
            <w:pPr>
              <w:rPr>
                <w:ins w:id="680" w:author="Avin Mathew" w:date="2012-05-16T09:13:00Z"/>
              </w:rPr>
            </w:pPr>
            <w:ins w:id="681" w:author="Avin Mathew" w:date="2012-05-16T09:13:00Z">
              <w:r>
                <w:t>Process</w:t>
              </w:r>
            </w:ins>
          </w:p>
        </w:tc>
        <w:tc>
          <w:tcPr>
            <w:tcW w:w="3336" w:type="dxa"/>
            <w:tcPrChange w:id="682" w:author="Avin Mathew" w:date="2012-05-16T09:16:00Z">
              <w:tcPr>
                <w:tcW w:w="3336" w:type="dxa"/>
              </w:tcPr>
            </w:tcPrChange>
          </w:tcPr>
          <w:p w:rsidR="00F02950" w:rsidRDefault="00F02950" w:rsidP="00DB5707">
            <w:pPr>
              <w:rPr>
                <w:ins w:id="683" w:author="Avin Mathew" w:date="2012-05-16T09:13:00Z"/>
              </w:rPr>
            </w:pPr>
            <w:proofErr w:type="spellStart"/>
            <w:ins w:id="684" w:author="Avin Mathew" w:date="2012-05-16T09:13:00Z">
              <w:r>
                <w:t>DeleteProperties</w:t>
              </w:r>
              <w:proofErr w:type="spellEnd"/>
            </w:ins>
          </w:p>
        </w:tc>
      </w:tr>
      <w:tr w:rsidR="00F02950" w:rsidRPr="00524D99" w:rsidTr="00F02950">
        <w:trPr>
          <w:ins w:id="685" w:author="Avin Mathew" w:date="2012-05-16T09:13:00Z"/>
        </w:trPr>
        <w:tc>
          <w:tcPr>
            <w:tcW w:w="4032" w:type="dxa"/>
            <w:tcPrChange w:id="686" w:author="Avin Mathew" w:date="2012-05-16T09:16:00Z">
              <w:tcPr>
                <w:tcW w:w="4032" w:type="dxa"/>
              </w:tcPr>
            </w:tcPrChange>
          </w:tcPr>
          <w:p w:rsidR="00F02950" w:rsidRDefault="00F02950" w:rsidP="00DB5707">
            <w:pPr>
              <w:rPr>
                <w:ins w:id="687" w:author="Avin Mathew" w:date="2012-05-16T09:13:00Z"/>
              </w:rPr>
            </w:pPr>
            <w:proofErr w:type="spellStart"/>
            <w:ins w:id="688" w:author="Avin Mathew" w:date="2012-05-16T09:13:00Z">
              <w:r>
                <w:t>GetRegistry</w:t>
              </w:r>
              <w:proofErr w:type="spellEnd"/>
            </w:ins>
          </w:p>
        </w:tc>
        <w:tc>
          <w:tcPr>
            <w:tcW w:w="1488" w:type="dxa"/>
            <w:tcPrChange w:id="689" w:author="Avin Mathew" w:date="2012-05-16T09:16:00Z">
              <w:tcPr>
                <w:tcW w:w="1488" w:type="dxa"/>
              </w:tcPr>
            </w:tcPrChange>
          </w:tcPr>
          <w:p w:rsidR="00F02950" w:rsidRDefault="00F02950" w:rsidP="00DB5707">
            <w:pPr>
              <w:rPr>
                <w:ins w:id="690" w:author="Avin Mathew" w:date="2012-05-16T09:13:00Z"/>
              </w:rPr>
            </w:pPr>
            <w:ins w:id="691" w:author="Avin Mathew" w:date="2012-05-16T09:13:00Z">
              <w:r>
                <w:t>Get</w:t>
              </w:r>
            </w:ins>
          </w:p>
        </w:tc>
        <w:tc>
          <w:tcPr>
            <w:tcW w:w="3336" w:type="dxa"/>
            <w:tcPrChange w:id="692" w:author="Avin Mathew" w:date="2012-05-16T09:16:00Z">
              <w:tcPr>
                <w:tcW w:w="3336" w:type="dxa"/>
              </w:tcPr>
            </w:tcPrChange>
          </w:tcPr>
          <w:p w:rsidR="00F02950" w:rsidRDefault="00F02950" w:rsidP="00DB5707">
            <w:pPr>
              <w:rPr>
                <w:ins w:id="693" w:author="Avin Mathew" w:date="2012-05-16T09:13:00Z"/>
              </w:rPr>
            </w:pPr>
            <w:proofErr w:type="spellStart"/>
            <w:ins w:id="694" w:author="Avin Mathew" w:date="2012-05-16T09:13:00Z">
              <w:r>
                <w:t>GetRegistry</w:t>
              </w:r>
              <w:proofErr w:type="spellEnd"/>
            </w:ins>
          </w:p>
        </w:tc>
      </w:tr>
      <w:tr w:rsidR="00F02950" w:rsidRPr="00524D99" w:rsidTr="00F02950">
        <w:trPr>
          <w:ins w:id="695" w:author="Avin Mathew" w:date="2012-05-16T09:14:00Z"/>
        </w:trPr>
        <w:tc>
          <w:tcPr>
            <w:tcW w:w="4032" w:type="dxa"/>
            <w:tcPrChange w:id="696" w:author="Avin Mathew" w:date="2012-05-16T09:16:00Z">
              <w:tcPr>
                <w:tcW w:w="4032" w:type="dxa"/>
              </w:tcPr>
            </w:tcPrChange>
          </w:tcPr>
          <w:p w:rsidR="00F02950" w:rsidRDefault="00F02950" w:rsidP="00DB5707">
            <w:pPr>
              <w:rPr>
                <w:ins w:id="697" w:author="Avin Mathew" w:date="2012-05-16T09:14:00Z"/>
              </w:rPr>
            </w:pPr>
            <w:proofErr w:type="spellStart"/>
            <w:ins w:id="698" w:author="Avin Mathew" w:date="2012-05-16T09:14:00Z">
              <w:r>
                <w:t>GetEquivalentEntries</w:t>
              </w:r>
              <w:proofErr w:type="spellEnd"/>
            </w:ins>
          </w:p>
        </w:tc>
        <w:tc>
          <w:tcPr>
            <w:tcW w:w="1488" w:type="dxa"/>
            <w:tcPrChange w:id="699" w:author="Avin Mathew" w:date="2012-05-16T09:16:00Z">
              <w:tcPr>
                <w:tcW w:w="1488" w:type="dxa"/>
              </w:tcPr>
            </w:tcPrChange>
          </w:tcPr>
          <w:p w:rsidR="00F02950" w:rsidRDefault="00F02950" w:rsidP="00DB5707">
            <w:pPr>
              <w:rPr>
                <w:ins w:id="700" w:author="Avin Mathew" w:date="2012-05-16T09:14:00Z"/>
              </w:rPr>
            </w:pPr>
            <w:ins w:id="701" w:author="Avin Mathew" w:date="2012-05-16T09:14:00Z">
              <w:r>
                <w:t>Get</w:t>
              </w:r>
            </w:ins>
          </w:p>
        </w:tc>
        <w:tc>
          <w:tcPr>
            <w:tcW w:w="3336" w:type="dxa"/>
            <w:tcPrChange w:id="702" w:author="Avin Mathew" w:date="2012-05-16T09:16:00Z">
              <w:tcPr>
                <w:tcW w:w="3336" w:type="dxa"/>
              </w:tcPr>
            </w:tcPrChange>
          </w:tcPr>
          <w:p w:rsidR="00F02950" w:rsidRDefault="00F02950" w:rsidP="00DB5707">
            <w:pPr>
              <w:rPr>
                <w:ins w:id="703" w:author="Avin Mathew" w:date="2012-05-16T09:14:00Z"/>
              </w:rPr>
            </w:pPr>
            <w:proofErr w:type="spellStart"/>
            <w:ins w:id="704" w:author="Avin Mathew" w:date="2012-05-16T09:14:00Z">
              <w:r>
                <w:t>GetEquivalentEntries</w:t>
              </w:r>
              <w:proofErr w:type="spellEnd"/>
            </w:ins>
          </w:p>
        </w:tc>
      </w:tr>
      <w:tr w:rsidR="00F02950" w:rsidRPr="00524D99" w:rsidTr="00F02950">
        <w:trPr>
          <w:ins w:id="705" w:author="Avin Mathew" w:date="2012-05-16T09:14:00Z"/>
        </w:trPr>
        <w:tc>
          <w:tcPr>
            <w:tcW w:w="4032" w:type="dxa"/>
            <w:tcPrChange w:id="706" w:author="Avin Mathew" w:date="2012-05-16T09:16:00Z">
              <w:tcPr>
                <w:tcW w:w="4032" w:type="dxa"/>
              </w:tcPr>
            </w:tcPrChange>
          </w:tcPr>
          <w:p w:rsidR="00F02950" w:rsidRDefault="00F02950" w:rsidP="00DB5707">
            <w:pPr>
              <w:rPr>
                <w:ins w:id="707" w:author="Avin Mathew" w:date="2012-05-16T09:14:00Z"/>
              </w:rPr>
            </w:pPr>
            <w:proofErr w:type="spellStart"/>
            <w:ins w:id="708" w:author="Avin Mathew" w:date="2012-05-16T09:14:00Z">
              <w:r>
                <w:t>GetEntriesByCIRID</w:t>
              </w:r>
              <w:proofErr w:type="spellEnd"/>
            </w:ins>
          </w:p>
        </w:tc>
        <w:tc>
          <w:tcPr>
            <w:tcW w:w="1488" w:type="dxa"/>
            <w:tcPrChange w:id="709" w:author="Avin Mathew" w:date="2012-05-16T09:16:00Z">
              <w:tcPr>
                <w:tcW w:w="1488" w:type="dxa"/>
              </w:tcPr>
            </w:tcPrChange>
          </w:tcPr>
          <w:p w:rsidR="00F02950" w:rsidRDefault="00F02950" w:rsidP="00DB5707">
            <w:pPr>
              <w:rPr>
                <w:ins w:id="710" w:author="Avin Mathew" w:date="2012-05-16T09:14:00Z"/>
              </w:rPr>
            </w:pPr>
            <w:ins w:id="711" w:author="Avin Mathew" w:date="2012-05-16T09:14:00Z">
              <w:r>
                <w:t>Get</w:t>
              </w:r>
            </w:ins>
          </w:p>
        </w:tc>
        <w:tc>
          <w:tcPr>
            <w:tcW w:w="3336" w:type="dxa"/>
            <w:tcPrChange w:id="712" w:author="Avin Mathew" w:date="2012-05-16T09:16:00Z">
              <w:tcPr>
                <w:tcW w:w="3336" w:type="dxa"/>
              </w:tcPr>
            </w:tcPrChange>
          </w:tcPr>
          <w:p w:rsidR="00F02950" w:rsidRDefault="00F02950" w:rsidP="00DB5707">
            <w:pPr>
              <w:rPr>
                <w:ins w:id="713" w:author="Avin Mathew" w:date="2012-05-16T09:14:00Z"/>
              </w:rPr>
            </w:pPr>
            <w:proofErr w:type="spellStart"/>
            <w:ins w:id="714" w:author="Avin Mathew" w:date="2012-05-16T09:14:00Z">
              <w:r>
                <w:t>GetEntriesByCIRID</w:t>
              </w:r>
              <w:proofErr w:type="spellEnd"/>
            </w:ins>
          </w:p>
        </w:tc>
      </w:tr>
      <w:tr w:rsidR="00F02950" w:rsidRPr="00524D99" w:rsidTr="00F02950">
        <w:trPr>
          <w:ins w:id="715" w:author="Avin Mathew" w:date="2012-05-16T09:14:00Z"/>
        </w:trPr>
        <w:tc>
          <w:tcPr>
            <w:tcW w:w="4032" w:type="dxa"/>
            <w:tcPrChange w:id="716" w:author="Avin Mathew" w:date="2012-05-16T09:16:00Z">
              <w:tcPr>
                <w:tcW w:w="4032" w:type="dxa"/>
              </w:tcPr>
            </w:tcPrChange>
          </w:tcPr>
          <w:p w:rsidR="00F02950" w:rsidRDefault="00F02950" w:rsidP="00DB5707">
            <w:pPr>
              <w:rPr>
                <w:ins w:id="717" w:author="Avin Mathew" w:date="2012-05-16T09:14:00Z"/>
              </w:rPr>
            </w:pPr>
            <w:proofErr w:type="spellStart"/>
            <w:ins w:id="718" w:author="Avin Mathew" w:date="2012-05-16T09:14:00Z">
              <w:r>
                <w:t>ShowRegistry</w:t>
              </w:r>
              <w:proofErr w:type="spellEnd"/>
            </w:ins>
          </w:p>
        </w:tc>
        <w:tc>
          <w:tcPr>
            <w:tcW w:w="1488" w:type="dxa"/>
            <w:tcPrChange w:id="719" w:author="Avin Mathew" w:date="2012-05-16T09:16:00Z">
              <w:tcPr>
                <w:tcW w:w="1488" w:type="dxa"/>
              </w:tcPr>
            </w:tcPrChange>
          </w:tcPr>
          <w:p w:rsidR="00F02950" w:rsidRDefault="00F02950" w:rsidP="00DB5707">
            <w:pPr>
              <w:rPr>
                <w:ins w:id="720" w:author="Avin Mathew" w:date="2012-05-16T09:14:00Z"/>
              </w:rPr>
            </w:pPr>
            <w:ins w:id="721" w:author="Avin Mathew" w:date="2012-05-16T09:14:00Z">
              <w:r>
                <w:t>Show</w:t>
              </w:r>
            </w:ins>
          </w:p>
        </w:tc>
        <w:tc>
          <w:tcPr>
            <w:tcW w:w="3336" w:type="dxa"/>
            <w:tcPrChange w:id="722" w:author="Avin Mathew" w:date="2012-05-16T09:16:00Z">
              <w:tcPr>
                <w:tcW w:w="3336" w:type="dxa"/>
              </w:tcPr>
            </w:tcPrChange>
          </w:tcPr>
          <w:p w:rsidR="00F02950" w:rsidRDefault="00F02950" w:rsidP="00DB5707">
            <w:pPr>
              <w:rPr>
                <w:ins w:id="723" w:author="Avin Mathew" w:date="2012-05-16T09:14:00Z"/>
              </w:rPr>
            </w:pPr>
            <w:proofErr w:type="spellStart"/>
            <w:ins w:id="724" w:author="Avin Mathew" w:date="2012-05-16T09:14:00Z">
              <w:r>
                <w:t>GetRegistryResponse</w:t>
              </w:r>
              <w:proofErr w:type="spellEnd"/>
            </w:ins>
          </w:p>
        </w:tc>
      </w:tr>
      <w:tr w:rsidR="00F02950" w:rsidRPr="00524D99" w:rsidTr="00F02950">
        <w:trPr>
          <w:ins w:id="725" w:author="Avin Mathew" w:date="2012-05-16T09:14:00Z"/>
        </w:trPr>
        <w:tc>
          <w:tcPr>
            <w:tcW w:w="4032" w:type="dxa"/>
            <w:tcPrChange w:id="726" w:author="Avin Mathew" w:date="2012-05-16T09:16:00Z">
              <w:tcPr>
                <w:tcW w:w="4032" w:type="dxa"/>
              </w:tcPr>
            </w:tcPrChange>
          </w:tcPr>
          <w:p w:rsidR="00F02950" w:rsidRDefault="00F02950" w:rsidP="00DB5707">
            <w:pPr>
              <w:rPr>
                <w:ins w:id="727" w:author="Avin Mathew" w:date="2012-05-16T09:14:00Z"/>
              </w:rPr>
            </w:pPr>
            <w:proofErr w:type="spellStart"/>
            <w:ins w:id="728" w:author="Avin Mathew" w:date="2012-05-16T09:14:00Z">
              <w:r>
                <w:t>ShowEquivalentEntries</w:t>
              </w:r>
              <w:proofErr w:type="spellEnd"/>
            </w:ins>
          </w:p>
        </w:tc>
        <w:tc>
          <w:tcPr>
            <w:tcW w:w="1488" w:type="dxa"/>
            <w:tcPrChange w:id="729" w:author="Avin Mathew" w:date="2012-05-16T09:16:00Z">
              <w:tcPr>
                <w:tcW w:w="1488" w:type="dxa"/>
              </w:tcPr>
            </w:tcPrChange>
          </w:tcPr>
          <w:p w:rsidR="00F02950" w:rsidRDefault="00F02950" w:rsidP="00DB5707">
            <w:pPr>
              <w:rPr>
                <w:ins w:id="730" w:author="Avin Mathew" w:date="2012-05-16T09:14:00Z"/>
              </w:rPr>
            </w:pPr>
            <w:ins w:id="731" w:author="Avin Mathew" w:date="2012-05-16T09:14:00Z">
              <w:r>
                <w:t>Show</w:t>
              </w:r>
            </w:ins>
          </w:p>
        </w:tc>
        <w:tc>
          <w:tcPr>
            <w:tcW w:w="3336" w:type="dxa"/>
            <w:tcPrChange w:id="732" w:author="Avin Mathew" w:date="2012-05-16T09:16:00Z">
              <w:tcPr>
                <w:tcW w:w="3336" w:type="dxa"/>
              </w:tcPr>
            </w:tcPrChange>
          </w:tcPr>
          <w:p w:rsidR="00F02950" w:rsidRDefault="00F02950" w:rsidP="00DB5707">
            <w:pPr>
              <w:rPr>
                <w:ins w:id="733" w:author="Avin Mathew" w:date="2012-05-16T09:14:00Z"/>
              </w:rPr>
            </w:pPr>
            <w:proofErr w:type="spellStart"/>
            <w:ins w:id="734" w:author="Avin Mathew" w:date="2012-05-16T09:14:00Z">
              <w:r>
                <w:t>GetEquivalentEntriesResponse</w:t>
              </w:r>
              <w:proofErr w:type="spellEnd"/>
            </w:ins>
          </w:p>
        </w:tc>
      </w:tr>
      <w:tr w:rsidR="00F02950" w:rsidRPr="00524D99" w:rsidTr="00F02950">
        <w:trPr>
          <w:ins w:id="735" w:author="Avin Mathew" w:date="2012-05-16T09:14:00Z"/>
        </w:trPr>
        <w:tc>
          <w:tcPr>
            <w:tcW w:w="4032" w:type="dxa"/>
            <w:tcPrChange w:id="736" w:author="Avin Mathew" w:date="2012-05-16T09:16:00Z">
              <w:tcPr>
                <w:tcW w:w="4032" w:type="dxa"/>
              </w:tcPr>
            </w:tcPrChange>
          </w:tcPr>
          <w:p w:rsidR="00F02950" w:rsidRDefault="00F02950" w:rsidP="00DB5707">
            <w:pPr>
              <w:rPr>
                <w:ins w:id="737" w:author="Avin Mathew" w:date="2012-05-16T09:14:00Z"/>
              </w:rPr>
            </w:pPr>
            <w:proofErr w:type="spellStart"/>
            <w:ins w:id="738" w:author="Avin Mathew" w:date="2012-05-16T09:14:00Z">
              <w:r>
                <w:t>ShowEntriesByCIRID</w:t>
              </w:r>
              <w:proofErr w:type="spellEnd"/>
            </w:ins>
          </w:p>
        </w:tc>
        <w:tc>
          <w:tcPr>
            <w:tcW w:w="1488" w:type="dxa"/>
            <w:tcPrChange w:id="739" w:author="Avin Mathew" w:date="2012-05-16T09:16:00Z">
              <w:tcPr>
                <w:tcW w:w="1488" w:type="dxa"/>
              </w:tcPr>
            </w:tcPrChange>
          </w:tcPr>
          <w:p w:rsidR="00F02950" w:rsidRDefault="00F02950" w:rsidP="00DB5707">
            <w:pPr>
              <w:rPr>
                <w:ins w:id="740" w:author="Avin Mathew" w:date="2012-05-16T09:14:00Z"/>
              </w:rPr>
            </w:pPr>
            <w:ins w:id="741" w:author="Avin Mathew" w:date="2012-05-16T09:15:00Z">
              <w:r>
                <w:t>Show</w:t>
              </w:r>
            </w:ins>
          </w:p>
        </w:tc>
        <w:tc>
          <w:tcPr>
            <w:tcW w:w="3336" w:type="dxa"/>
            <w:tcPrChange w:id="742" w:author="Avin Mathew" w:date="2012-05-16T09:16:00Z">
              <w:tcPr>
                <w:tcW w:w="3336" w:type="dxa"/>
              </w:tcPr>
            </w:tcPrChange>
          </w:tcPr>
          <w:p w:rsidR="00F02950" w:rsidRDefault="00F02950" w:rsidP="00F02950">
            <w:pPr>
              <w:rPr>
                <w:ins w:id="743" w:author="Avin Mathew" w:date="2012-05-16T09:14:00Z"/>
              </w:rPr>
            </w:pPr>
            <w:proofErr w:type="spellStart"/>
            <w:ins w:id="744" w:author="Avin Mathew" w:date="2012-05-16T09:15:00Z">
              <w:r>
                <w:t>GetEntriesByCIRIDResponse</w:t>
              </w:r>
            </w:ins>
            <w:proofErr w:type="spellEnd"/>
          </w:p>
        </w:tc>
      </w:tr>
    </w:tbl>
    <w:p w:rsidR="00DB5707" w:rsidRDefault="00DB5707" w:rsidP="00DB5707">
      <w:pPr>
        <w:pStyle w:val="Heading2"/>
        <w:numPr>
          <w:ilvl w:val="0"/>
          <w:numId w:val="0"/>
        </w:numPr>
        <w:rPr>
          <w:ins w:id="745" w:author="Avin Mathew" w:date="2012-05-16T09:05:00Z"/>
        </w:rPr>
      </w:pPr>
      <w:bookmarkStart w:id="746" w:name="_Toc324923985"/>
      <w:ins w:id="747" w:author="Avin Mathew" w:date="2012-05-16T09:05:00Z">
        <w:r>
          <w:t>Request/Response BODs</w:t>
        </w:r>
        <w:bookmarkEnd w:id="746"/>
      </w:ins>
    </w:p>
    <w:p w:rsidR="003739CA" w:rsidRPr="00DB5707" w:rsidRDefault="003739CA" w:rsidP="00DB5707">
      <w:pPr>
        <w:rPr>
          <w:ins w:id="748" w:author="Avin Mathew" w:date="2012-05-16T08:42:00Z"/>
        </w:rPr>
      </w:pPr>
      <w:commentRangeStart w:id="749"/>
      <w:ins w:id="750" w:author="Avin Mathew" w:date="2012-05-16T08:42:00Z">
        <w:r w:rsidRPr="00DB5707">
          <w:t xml:space="preserve">The following table correlates the </w:t>
        </w:r>
      </w:ins>
      <w:ins w:id="751" w:author="Avin Mathew" w:date="2012-05-16T09:19:00Z">
        <w:r w:rsidR="00F02950">
          <w:t xml:space="preserve">CIR </w:t>
        </w:r>
      </w:ins>
      <w:ins w:id="752" w:author="Avin Mathew" w:date="2012-05-16T08:42:00Z">
        <w:r w:rsidRPr="00DB5707">
          <w:t>response (</w:t>
        </w:r>
        <w:r w:rsidRPr="00DB5707">
          <w:rPr>
            <w:i/>
          </w:rPr>
          <w:t>Show</w:t>
        </w:r>
        <w:r w:rsidRPr="00DB5707">
          <w:t xml:space="preserve"> Verb) BOD for a given </w:t>
        </w:r>
      </w:ins>
      <w:ins w:id="753" w:author="Avin Mathew" w:date="2012-05-16T09:19:00Z">
        <w:r w:rsidR="00F02950">
          <w:t xml:space="preserve">CIR </w:t>
        </w:r>
      </w:ins>
      <w:ins w:id="754" w:author="Avin Mathew" w:date="2012-05-16T08:42:00Z">
        <w:r w:rsidRPr="00DB5707">
          <w:t>request (</w:t>
        </w:r>
        <w:r w:rsidRPr="00DB5707">
          <w:rPr>
            <w:i/>
          </w:rPr>
          <w:t>Get</w:t>
        </w:r>
        <w:r w:rsidRPr="00DB5707">
          <w:t xml:space="preserve"> Verb) BOD.</w:t>
        </w:r>
      </w:ins>
      <w:commentRangeEnd w:id="749"/>
      <w:ins w:id="755" w:author="Avin Mathew" w:date="2012-05-16T09:20:00Z">
        <w:r w:rsidR="00524D99">
          <w:rPr>
            <w:rStyle w:val="CommentReference"/>
          </w:rPr>
          <w:commentReference w:id="749"/>
        </w:r>
      </w:ins>
    </w:p>
    <w:tbl>
      <w:tblPr>
        <w:tblStyle w:val="TableGrid"/>
        <w:tblW w:w="0" w:type="auto"/>
        <w:tblLook w:val="0620" w:firstRow="1" w:lastRow="0" w:firstColumn="0" w:lastColumn="0" w:noHBand="1" w:noVBand="1"/>
      </w:tblPr>
      <w:tblGrid>
        <w:gridCol w:w="4403"/>
        <w:gridCol w:w="4453"/>
      </w:tblGrid>
      <w:tr w:rsidR="00F02950" w:rsidRPr="00524D99" w:rsidTr="00F02950">
        <w:trPr>
          <w:cnfStyle w:val="100000000000" w:firstRow="1" w:lastRow="0" w:firstColumn="0" w:lastColumn="0" w:oddVBand="0" w:evenVBand="0" w:oddHBand="0" w:evenHBand="0" w:firstRowFirstColumn="0" w:firstRowLastColumn="0" w:lastRowFirstColumn="0" w:lastRowLastColumn="0"/>
          <w:ins w:id="756" w:author="Avin Mathew" w:date="2012-05-16T08:42:00Z"/>
        </w:trPr>
        <w:tc>
          <w:tcPr>
            <w:tcW w:w="4403" w:type="dxa"/>
          </w:tcPr>
          <w:p w:rsidR="003739CA" w:rsidRPr="00DB5707" w:rsidRDefault="003739CA" w:rsidP="00DB5707">
            <w:pPr>
              <w:rPr>
                <w:ins w:id="757" w:author="Avin Mathew" w:date="2012-05-16T08:42:00Z"/>
              </w:rPr>
            </w:pPr>
            <w:ins w:id="758" w:author="Avin Mathew" w:date="2012-05-16T08:42:00Z">
              <w:r w:rsidRPr="00DB5707">
                <w:t>Request BOD</w:t>
              </w:r>
            </w:ins>
          </w:p>
        </w:tc>
        <w:tc>
          <w:tcPr>
            <w:tcW w:w="4453" w:type="dxa"/>
          </w:tcPr>
          <w:p w:rsidR="003739CA" w:rsidRPr="00DB5707" w:rsidRDefault="003739CA" w:rsidP="00DB5707">
            <w:pPr>
              <w:rPr>
                <w:ins w:id="759" w:author="Avin Mathew" w:date="2012-05-16T08:42:00Z"/>
              </w:rPr>
            </w:pPr>
            <w:ins w:id="760" w:author="Avin Mathew" w:date="2012-05-16T08:42:00Z">
              <w:r w:rsidRPr="00DB5707">
                <w:t>Response BOD</w:t>
              </w:r>
            </w:ins>
          </w:p>
        </w:tc>
      </w:tr>
      <w:tr w:rsidR="00F02950" w:rsidRPr="00524D99" w:rsidTr="00F02950">
        <w:trPr>
          <w:ins w:id="761" w:author="Avin Mathew" w:date="2012-05-16T08:42:00Z"/>
        </w:trPr>
        <w:tc>
          <w:tcPr>
            <w:tcW w:w="4403" w:type="dxa"/>
          </w:tcPr>
          <w:p w:rsidR="00F02950" w:rsidRPr="00DB5707" w:rsidRDefault="00F02950" w:rsidP="00DB5707">
            <w:pPr>
              <w:rPr>
                <w:ins w:id="762" w:author="Avin Mathew" w:date="2012-05-16T08:42:00Z"/>
              </w:rPr>
            </w:pPr>
            <w:proofErr w:type="spellStart"/>
            <w:ins w:id="763" w:author="Avin Mathew" w:date="2012-05-16T09:17:00Z">
              <w:r>
                <w:t>GetRegistry</w:t>
              </w:r>
            </w:ins>
            <w:proofErr w:type="spellEnd"/>
          </w:p>
        </w:tc>
        <w:tc>
          <w:tcPr>
            <w:tcW w:w="4453" w:type="dxa"/>
          </w:tcPr>
          <w:p w:rsidR="00F02950" w:rsidRPr="00DB5707" w:rsidRDefault="00F02950" w:rsidP="00DB5707">
            <w:pPr>
              <w:rPr>
                <w:ins w:id="764" w:author="Avin Mathew" w:date="2012-05-16T08:42:00Z"/>
              </w:rPr>
            </w:pPr>
            <w:proofErr w:type="spellStart"/>
            <w:ins w:id="765" w:author="Avin Mathew" w:date="2012-05-16T09:17:00Z">
              <w:r>
                <w:t>ShowRegistry</w:t>
              </w:r>
            </w:ins>
            <w:proofErr w:type="spellEnd"/>
          </w:p>
        </w:tc>
      </w:tr>
      <w:tr w:rsidR="00F02950" w:rsidRPr="00524D99" w:rsidTr="00F02950">
        <w:trPr>
          <w:ins w:id="766" w:author="Avin Mathew" w:date="2012-05-16T08:42:00Z"/>
        </w:trPr>
        <w:tc>
          <w:tcPr>
            <w:tcW w:w="4403" w:type="dxa"/>
          </w:tcPr>
          <w:p w:rsidR="00F02950" w:rsidRPr="00DB5707" w:rsidRDefault="00F02950" w:rsidP="00DB5707">
            <w:pPr>
              <w:rPr>
                <w:ins w:id="767" w:author="Avin Mathew" w:date="2012-05-16T08:42:00Z"/>
              </w:rPr>
            </w:pPr>
            <w:proofErr w:type="spellStart"/>
            <w:ins w:id="768" w:author="Avin Mathew" w:date="2012-05-16T09:17:00Z">
              <w:r>
                <w:t>GetEquivalentEntries</w:t>
              </w:r>
            </w:ins>
            <w:proofErr w:type="spellEnd"/>
          </w:p>
        </w:tc>
        <w:tc>
          <w:tcPr>
            <w:tcW w:w="4453" w:type="dxa"/>
          </w:tcPr>
          <w:p w:rsidR="00F02950" w:rsidRPr="00DB5707" w:rsidRDefault="00F02950" w:rsidP="00DB5707">
            <w:pPr>
              <w:rPr>
                <w:ins w:id="769" w:author="Avin Mathew" w:date="2012-05-16T08:42:00Z"/>
              </w:rPr>
            </w:pPr>
            <w:proofErr w:type="spellStart"/>
            <w:ins w:id="770" w:author="Avin Mathew" w:date="2012-05-16T09:17:00Z">
              <w:r>
                <w:t>ShowEquivalentEntries</w:t>
              </w:r>
            </w:ins>
            <w:proofErr w:type="spellEnd"/>
          </w:p>
        </w:tc>
      </w:tr>
      <w:tr w:rsidR="00F02950" w:rsidRPr="00524D99" w:rsidTr="00F02950">
        <w:trPr>
          <w:ins w:id="771" w:author="Avin Mathew" w:date="2012-05-16T08:42:00Z"/>
        </w:trPr>
        <w:tc>
          <w:tcPr>
            <w:tcW w:w="4403" w:type="dxa"/>
          </w:tcPr>
          <w:p w:rsidR="00F02950" w:rsidRPr="00DB5707" w:rsidRDefault="00F02950" w:rsidP="00DB5707">
            <w:pPr>
              <w:rPr>
                <w:ins w:id="772" w:author="Avin Mathew" w:date="2012-05-16T08:42:00Z"/>
              </w:rPr>
            </w:pPr>
            <w:proofErr w:type="spellStart"/>
            <w:ins w:id="773" w:author="Avin Mathew" w:date="2012-05-16T09:17:00Z">
              <w:r>
                <w:t>GetEntriesByCIRID</w:t>
              </w:r>
            </w:ins>
            <w:proofErr w:type="spellEnd"/>
          </w:p>
        </w:tc>
        <w:tc>
          <w:tcPr>
            <w:tcW w:w="4453" w:type="dxa"/>
          </w:tcPr>
          <w:p w:rsidR="00F02950" w:rsidRPr="00DB5707" w:rsidRDefault="00F02950" w:rsidP="00DB5707">
            <w:pPr>
              <w:rPr>
                <w:ins w:id="774" w:author="Avin Mathew" w:date="2012-05-16T08:42:00Z"/>
              </w:rPr>
            </w:pPr>
            <w:proofErr w:type="spellStart"/>
            <w:ins w:id="775" w:author="Avin Mathew" w:date="2012-05-16T09:17:00Z">
              <w:r>
                <w:t>ShowEntriesByCIRID</w:t>
              </w:r>
            </w:ins>
            <w:proofErr w:type="spellEnd"/>
          </w:p>
        </w:tc>
      </w:tr>
    </w:tbl>
    <w:p w:rsidR="003739CA" w:rsidRPr="00471FF5" w:rsidRDefault="003739CA" w:rsidP="00471FF5"/>
    <w:sectPr w:rsidR="003739CA" w:rsidRPr="00471FF5" w:rsidSect="00A97BE0">
      <w:headerReference w:type="default" r:id="rId12"/>
      <w:footerReference w:type="default" r:id="rId13"/>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4" w:author="Avin Mathew" w:date="2012-05-16T09:30:00Z" w:initials="AM">
    <w:p w:rsidR="00D2007B" w:rsidRDefault="00D2007B">
      <w:pPr>
        <w:pStyle w:val="CommentText"/>
      </w:pPr>
      <w:r>
        <w:rPr>
          <w:rStyle w:val="CommentReference"/>
        </w:rPr>
        <w:annotationRef/>
      </w:r>
    </w:p>
  </w:comment>
  <w:comment w:id="749" w:author="Avin Mathew" w:date="2012-05-16T09:30:00Z" w:initials="AM">
    <w:p w:rsidR="00D2007B" w:rsidRDefault="00D2007B">
      <w:pPr>
        <w:pStyle w:val="CommentText"/>
      </w:pPr>
      <w:r>
        <w:rPr>
          <w:rStyle w:val="CommentReference"/>
        </w:rPr>
        <w:annotationRef/>
      </w:r>
      <w:r>
        <w:t>Do we need Acknowledge BOD for the Process BODs?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841" w:rsidRDefault="00895841">
      <w:r>
        <w:separator/>
      </w:r>
    </w:p>
  </w:endnote>
  <w:endnote w:type="continuationSeparator" w:id="0">
    <w:p w:rsidR="00895841" w:rsidRDefault="0089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07B" w:rsidRDefault="00D2007B" w:rsidP="001A0BA9">
    <w:pPr>
      <w:pStyle w:val="Footer"/>
    </w:pPr>
    <w:r>
      <w:t>© 201</w:t>
    </w:r>
    <w:del w:id="776" w:author="Avin Mathew" w:date="2012-05-16T09:24:00Z">
      <w:r w:rsidDel="00524D99">
        <w:delText>1</w:delText>
      </w:r>
    </w:del>
    <w:ins w:id="777" w:author="Avin Mathew" w:date="2012-05-16T09:24:00Z">
      <w:r>
        <w:t>2</w:t>
      </w:r>
    </w:ins>
    <w:r>
      <w:t xml:space="preserve"> MIMOSA</w:t>
    </w:r>
    <w:r>
      <w:tab/>
      <w:t>v1.0 RC</w:t>
    </w:r>
    <w:del w:id="778" w:author="Avin Mathew" w:date="2012-05-16T07:58:00Z">
      <w:r w:rsidDel="0027453A">
        <w:delText>3</w:delText>
      </w:r>
    </w:del>
    <w:ins w:id="779" w:author="Avin Mathew" w:date="2012-05-16T07:58:00Z">
      <w:r>
        <w:t>4</w:t>
      </w:r>
    </w:ins>
    <w:r>
      <w:tab/>
    </w:r>
    <w:r>
      <w:rPr>
        <w:rStyle w:val="PageNumber"/>
      </w:rPr>
      <w:fldChar w:fldCharType="begin"/>
    </w:r>
    <w:r>
      <w:rPr>
        <w:rStyle w:val="PageNumber"/>
      </w:rPr>
      <w:instrText xml:space="preserve"> PAGE </w:instrText>
    </w:r>
    <w:r>
      <w:rPr>
        <w:rStyle w:val="PageNumber"/>
      </w:rPr>
      <w:fldChar w:fldCharType="separate"/>
    </w:r>
    <w:r w:rsidR="00837E46">
      <w:rPr>
        <w:rStyle w:val="PageNumber"/>
        <w:noProof/>
      </w:rPr>
      <w:t>15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841" w:rsidRDefault="00895841">
      <w:r>
        <w:separator/>
      </w:r>
    </w:p>
  </w:footnote>
  <w:footnote w:type="continuationSeparator" w:id="0">
    <w:p w:rsidR="00895841" w:rsidRDefault="00895841">
      <w:r>
        <w:continuationSeparator/>
      </w:r>
    </w:p>
  </w:footnote>
  <w:footnote w:id="1">
    <w:p w:rsidR="00D2007B" w:rsidRPr="00416985" w:rsidRDefault="00D2007B">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07B" w:rsidRDefault="00D2007B"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5pt;height:11.45pt" o:bullet="t">
        <v:imagedata r:id="rId1" o:title="msoC6"/>
      </v:shape>
    </w:pict>
  </w:numPicBullet>
  <w:abstractNum w:abstractNumId="0">
    <w:nsid w:val="FFFFFF7C"/>
    <w:multiLevelType w:val="singleLevel"/>
    <w:tmpl w:val="3A040DB0"/>
    <w:lvl w:ilvl="0">
      <w:start w:val="1"/>
      <w:numFmt w:val="decimal"/>
      <w:lvlText w:val="%1."/>
      <w:lvlJc w:val="left"/>
      <w:pPr>
        <w:tabs>
          <w:tab w:val="num" w:pos="1492"/>
        </w:tabs>
        <w:ind w:left="1492" w:hanging="360"/>
      </w:pPr>
    </w:lvl>
  </w:abstractNum>
  <w:abstractNum w:abstractNumId="1">
    <w:nsid w:val="FFFFFF7D"/>
    <w:multiLevelType w:val="singleLevel"/>
    <w:tmpl w:val="27F8995E"/>
    <w:lvl w:ilvl="0">
      <w:start w:val="1"/>
      <w:numFmt w:val="decimal"/>
      <w:lvlText w:val="%1."/>
      <w:lvlJc w:val="left"/>
      <w:pPr>
        <w:tabs>
          <w:tab w:val="num" w:pos="1209"/>
        </w:tabs>
        <w:ind w:left="1209" w:hanging="360"/>
      </w:pPr>
    </w:lvl>
  </w:abstractNum>
  <w:abstractNum w:abstractNumId="2">
    <w:nsid w:val="FFFFFF7F"/>
    <w:multiLevelType w:val="singleLevel"/>
    <w:tmpl w:val="C854C4B2"/>
    <w:lvl w:ilvl="0">
      <w:start w:val="1"/>
      <w:numFmt w:val="decimal"/>
      <w:lvlText w:val="%1."/>
      <w:lvlJc w:val="left"/>
      <w:pPr>
        <w:tabs>
          <w:tab w:val="num" w:pos="643"/>
        </w:tabs>
        <w:ind w:left="643" w:hanging="360"/>
      </w:pPr>
    </w:lvl>
  </w:abstractNum>
  <w:abstractNum w:abstractNumId="3">
    <w:nsid w:val="FFFFFF80"/>
    <w:multiLevelType w:val="singleLevel"/>
    <w:tmpl w:val="37702BF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2BD601A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6AC2F4E"/>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0DD2AFC4"/>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7F02D93C"/>
    <w:lvl w:ilvl="0">
      <w:start w:val="1"/>
      <w:numFmt w:val="decimal"/>
      <w:lvlText w:val="%1."/>
      <w:lvlJc w:val="left"/>
      <w:pPr>
        <w:tabs>
          <w:tab w:val="num" w:pos="360"/>
        </w:tabs>
        <w:ind w:left="360" w:hanging="360"/>
      </w:pPr>
    </w:lvl>
  </w:abstractNum>
  <w:abstractNum w:abstractNumId="8">
    <w:nsid w:val="FFFFFF89"/>
    <w:multiLevelType w:val="singleLevel"/>
    <w:tmpl w:val="02C46C28"/>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0"/>
  </w:num>
  <w:num w:numId="2">
    <w:abstractNumId w:val="26"/>
  </w:num>
  <w:num w:numId="3">
    <w:abstractNumId w:val="18"/>
  </w:num>
  <w:num w:numId="4">
    <w:abstractNumId w:val="28"/>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4"/>
  </w:num>
  <w:num w:numId="13">
    <w:abstractNumId w:val="25"/>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29"/>
  </w:num>
  <w:num w:numId="21">
    <w:abstractNumId w:val="27"/>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324F"/>
    <w:rsid w:val="0006594E"/>
    <w:rsid w:val="00086650"/>
    <w:rsid w:val="00087381"/>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59FA"/>
    <w:rsid w:val="0014020E"/>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EFE"/>
    <w:rsid w:val="00222822"/>
    <w:rsid w:val="0022692E"/>
    <w:rsid w:val="00226F55"/>
    <w:rsid w:val="00226FD3"/>
    <w:rsid w:val="002318C0"/>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3A78"/>
    <w:rsid w:val="004F215F"/>
    <w:rsid w:val="004F7D49"/>
    <w:rsid w:val="00517FCF"/>
    <w:rsid w:val="00521A14"/>
    <w:rsid w:val="00524D99"/>
    <w:rsid w:val="005250E0"/>
    <w:rsid w:val="00556A99"/>
    <w:rsid w:val="00574F5B"/>
    <w:rsid w:val="00585ECE"/>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635F"/>
    <w:rsid w:val="00717136"/>
    <w:rsid w:val="0072296A"/>
    <w:rsid w:val="007233FD"/>
    <w:rsid w:val="00742BDB"/>
    <w:rsid w:val="00743522"/>
    <w:rsid w:val="00752C41"/>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6A1"/>
    <w:rsid w:val="007E1A5A"/>
    <w:rsid w:val="00806160"/>
    <w:rsid w:val="00806CE9"/>
    <w:rsid w:val="00825EBD"/>
    <w:rsid w:val="00837E46"/>
    <w:rsid w:val="00855366"/>
    <w:rsid w:val="0085618A"/>
    <w:rsid w:val="00885B3A"/>
    <w:rsid w:val="00887CB1"/>
    <w:rsid w:val="00895841"/>
    <w:rsid w:val="008A4AE8"/>
    <w:rsid w:val="008B296C"/>
    <w:rsid w:val="008B6018"/>
    <w:rsid w:val="008B66E7"/>
    <w:rsid w:val="008C7739"/>
    <w:rsid w:val="008D4AFF"/>
    <w:rsid w:val="008F11EC"/>
    <w:rsid w:val="0090051F"/>
    <w:rsid w:val="009149CB"/>
    <w:rsid w:val="0091757E"/>
    <w:rsid w:val="00925F56"/>
    <w:rsid w:val="00927365"/>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1A58"/>
    <w:rsid w:val="00BB333A"/>
    <w:rsid w:val="00BB4166"/>
    <w:rsid w:val="00BC1064"/>
    <w:rsid w:val="00BC5948"/>
    <w:rsid w:val="00BC5DB9"/>
    <w:rsid w:val="00BC5FC2"/>
    <w:rsid w:val="00C02D9D"/>
    <w:rsid w:val="00C046BB"/>
    <w:rsid w:val="00C049C1"/>
    <w:rsid w:val="00C074D2"/>
    <w:rsid w:val="00C15D86"/>
    <w:rsid w:val="00C22E55"/>
    <w:rsid w:val="00C32150"/>
    <w:rsid w:val="00C54569"/>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E7B1D"/>
    <w:rsid w:val="00CF1F13"/>
    <w:rsid w:val="00CF5E22"/>
    <w:rsid w:val="00CF63E9"/>
    <w:rsid w:val="00D043F5"/>
    <w:rsid w:val="00D2007B"/>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37C"/>
    <w:rsid w:val="00ED68DD"/>
    <w:rsid w:val="00EE2C8C"/>
    <w:rsid w:val="00EE7D55"/>
    <w:rsid w:val="00EF4909"/>
    <w:rsid w:val="00F02170"/>
    <w:rsid w:val="00F02950"/>
    <w:rsid w:val="00F07C65"/>
    <w:rsid w:val="00F222B8"/>
    <w:rsid w:val="00F23978"/>
    <w:rsid w:val="00F268D8"/>
    <w:rsid w:val="00F26F99"/>
    <w:rsid w:val="00F37392"/>
    <w:rsid w:val="00F402A0"/>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8B7BC-DB34-40A2-80DA-19C214F2D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20</Pages>
  <Words>5066</Words>
  <Characters>28877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33876</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29</cp:revision>
  <cp:lastPrinted>2011-10-05T03:24:00Z</cp:lastPrinted>
  <dcterms:created xsi:type="dcterms:W3CDTF">2011-08-16T03:04:00Z</dcterms:created>
  <dcterms:modified xsi:type="dcterms:W3CDTF">2012-06-22T00:42:00Z</dcterms:modified>
</cp:coreProperties>
</file>